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0E6" w:rsidRDefault="003950E6" w:rsidP="00477BA2">
      <w:bookmarkStart w:id="0" w:name="_GoBack"/>
      <w:bookmarkEnd w:id="0"/>
    </w:p>
    <w:p w:rsidR="00A304F6" w:rsidRDefault="00A304F6" w:rsidP="00477BA2"/>
    <w:p w:rsidR="00644E3F" w:rsidRDefault="00644E3F" w:rsidP="00477BA2"/>
    <w:p w:rsidR="00644E3F" w:rsidRDefault="00644E3F" w:rsidP="00477BA2"/>
    <w:p w:rsidR="00644E3F" w:rsidRDefault="00644E3F" w:rsidP="00477BA2"/>
    <w:p w:rsidR="00644E3F" w:rsidRDefault="00644E3F" w:rsidP="00477BA2"/>
    <w:p w:rsidR="00644E3F" w:rsidRDefault="00B51AAD" w:rsidP="00477BA2">
      <w:r>
        <w:rPr>
          <w:noProof/>
        </w:rPr>
        <w:drawing>
          <wp:anchor distT="0" distB="0" distL="114300" distR="114300" simplePos="0" relativeHeight="251657728" behindDoc="0" locked="0" layoutInCell="1" allowOverlap="1">
            <wp:simplePos x="0" y="0"/>
            <wp:positionH relativeFrom="margin">
              <wp:posOffset>-171450</wp:posOffset>
            </wp:positionH>
            <wp:positionV relativeFrom="margin">
              <wp:posOffset>1133475</wp:posOffset>
            </wp:positionV>
            <wp:extent cx="5981700" cy="247650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81700" cy="2476500"/>
                    </a:xfrm>
                    <a:prstGeom prst="rect">
                      <a:avLst/>
                    </a:prstGeom>
                    <a:noFill/>
                    <a:ln w="9525">
                      <a:noFill/>
                      <a:miter lim="800000"/>
                      <a:headEnd/>
                      <a:tailEnd/>
                    </a:ln>
                  </pic:spPr>
                </pic:pic>
              </a:graphicData>
            </a:graphic>
          </wp:anchor>
        </w:drawing>
      </w:r>
    </w:p>
    <w:p w:rsidR="00644E3F" w:rsidRDefault="00644E3F" w:rsidP="00477BA2"/>
    <w:p w:rsidR="00644E3F" w:rsidRDefault="00644E3F" w:rsidP="00477BA2"/>
    <w:p w:rsidR="00644E3F" w:rsidRDefault="00644E3F" w:rsidP="00477BA2"/>
    <w:p w:rsidR="00A54FE3" w:rsidRDefault="00A54FE3" w:rsidP="00323EBC">
      <w:pPr>
        <w:pStyle w:val="ReportTitle"/>
        <w:tabs>
          <w:tab w:val="center" w:pos="5760"/>
        </w:tabs>
        <w:ind w:left="-720"/>
        <w:jc w:val="center"/>
        <w:rPr>
          <w:rFonts w:ascii="Times New Roman" w:hAnsi="Times New Roman" w:cs="Times New Roman"/>
          <w:sz w:val="60"/>
          <w:szCs w:val="60"/>
        </w:rPr>
      </w:pPr>
      <w:r>
        <w:rPr>
          <w:rFonts w:ascii="Times New Roman" w:hAnsi="Times New Roman" w:cs="Times New Roman"/>
          <w:sz w:val="60"/>
          <w:szCs w:val="60"/>
        </w:rPr>
        <w:t>BAYOU HEALTH Shared Plan</w:t>
      </w:r>
    </w:p>
    <w:p w:rsidR="00644E3F" w:rsidRPr="00001E62" w:rsidRDefault="00644E3F" w:rsidP="00323EBC">
      <w:pPr>
        <w:pStyle w:val="ReportTitle"/>
        <w:tabs>
          <w:tab w:val="center" w:pos="5760"/>
        </w:tabs>
        <w:ind w:left="-720"/>
        <w:jc w:val="center"/>
        <w:rPr>
          <w:rFonts w:ascii="Times New Roman" w:hAnsi="Times New Roman" w:cs="Times New Roman"/>
          <w:sz w:val="60"/>
          <w:szCs w:val="60"/>
        </w:rPr>
      </w:pPr>
      <w:r w:rsidRPr="00001E62">
        <w:rPr>
          <w:rFonts w:ascii="Times New Roman" w:hAnsi="Times New Roman" w:cs="Times New Roman"/>
          <w:sz w:val="60"/>
          <w:szCs w:val="60"/>
        </w:rPr>
        <w:t xml:space="preserve"> Systems</w:t>
      </w:r>
      <w:r w:rsidR="009A2922">
        <w:rPr>
          <w:rFonts w:ascii="Times New Roman" w:hAnsi="Times New Roman" w:cs="Times New Roman"/>
          <w:sz w:val="60"/>
          <w:szCs w:val="60"/>
        </w:rPr>
        <w:t xml:space="preserve"> </w:t>
      </w:r>
      <w:r w:rsidRPr="00001E62">
        <w:rPr>
          <w:rFonts w:ascii="Times New Roman" w:hAnsi="Times New Roman" w:cs="Times New Roman"/>
          <w:sz w:val="60"/>
          <w:szCs w:val="60"/>
        </w:rPr>
        <w:t xml:space="preserve">Companion </w:t>
      </w:r>
      <w:r w:rsidR="009A2922">
        <w:rPr>
          <w:rFonts w:ascii="Times New Roman" w:hAnsi="Times New Roman" w:cs="Times New Roman"/>
          <w:sz w:val="60"/>
          <w:szCs w:val="60"/>
        </w:rPr>
        <w:t>G</w:t>
      </w:r>
      <w:r w:rsidRPr="00001E62">
        <w:rPr>
          <w:rFonts w:ascii="Times New Roman" w:hAnsi="Times New Roman" w:cs="Times New Roman"/>
          <w:sz w:val="60"/>
          <w:szCs w:val="60"/>
        </w:rPr>
        <w:t>uide</w:t>
      </w:r>
    </w:p>
    <w:p w:rsidR="00644E3F" w:rsidRPr="00001E62" w:rsidRDefault="00644E3F" w:rsidP="00477BA2">
      <w:pPr>
        <w:autoSpaceDE w:val="0"/>
        <w:autoSpaceDN w:val="0"/>
        <w:adjustRightInd w:val="0"/>
        <w:rPr>
          <w:rFonts w:ascii="Times New Roman" w:hAnsi="Times New Roman" w:cs="Times New Roman"/>
          <w:szCs w:val="24"/>
        </w:rPr>
      </w:pPr>
    </w:p>
    <w:p w:rsidR="00644E3F" w:rsidRPr="00001E62" w:rsidRDefault="00644E3F" w:rsidP="00477BA2">
      <w:pPr>
        <w:autoSpaceDE w:val="0"/>
        <w:autoSpaceDN w:val="0"/>
        <w:adjustRightInd w:val="0"/>
        <w:rPr>
          <w:rFonts w:ascii="Times New Roman" w:hAnsi="Times New Roman" w:cs="Times New Roman"/>
          <w:szCs w:val="24"/>
        </w:rPr>
      </w:pPr>
    </w:p>
    <w:p w:rsidR="00644E3F" w:rsidRDefault="00644E3F" w:rsidP="00477BA2">
      <w:pPr>
        <w:autoSpaceDE w:val="0"/>
        <w:autoSpaceDN w:val="0"/>
        <w:adjustRightInd w:val="0"/>
        <w:rPr>
          <w:rFonts w:ascii="TimesNewRoman" w:hAnsi="TimesNewRoman" w:cs="TimesNewRoman"/>
          <w:szCs w:val="24"/>
        </w:rPr>
      </w:pPr>
    </w:p>
    <w:p w:rsidR="00A304F6" w:rsidRDefault="00BB1097" w:rsidP="00477BA2">
      <w:pPr>
        <w:autoSpaceDE w:val="0"/>
        <w:autoSpaceDN w:val="0"/>
        <w:adjustRightInd w:val="0"/>
        <w:jc w:val="center"/>
        <w:rPr>
          <w:rFonts w:ascii="Times New Roman" w:hAnsi="Times New Roman" w:cs="Times New Roman"/>
          <w:iCs/>
          <w:sz w:val="32"/>
          <w:szCs w:val="32"/>
        </w:rPr>
      </w:pPr>
      <w:r>
        <w:rPr>
          <w:rFonts w:ascii="Times New Roman" w:hAnsi="Times New Roman" w:cs="Times New Roman"/>
          <w:iCs/>
          <w:sz w:val="32"/>
          <w:szCs w:val="32"/>
        </w:rPr>
        <w:t>April</w:t>
      </w:r>
      <w:r w:rsidR="00072AB7">
        <w:rPr>
          <w:rFonts w:ascii="Times New Roman" w:hAnsi="Times New Roman" w:cs="Times New Roman"/>
          <w:iCs/>
          <w:sz w:val="32"/>
          <w:szCs w:val="32"/>
        </w:rPr>
        <w:t xml:space="preserve"> </w:t>
      </w:r>
      <w:r w:rsidR="004533DA">
        <w:rPr>
          <w:rFonts w:ascii="Times New Roman" w:hAnsi="Times New Roman" w:cs="Times New Roman"/>
          <w:iCs/>
          <w:sz w:val="32"/>
          <w:szCs w:val="32"/>
        </w:rPr>
        <w:t>2012</w:t>
      </w:r>
    </w:p>
    <w:p w:rsidR="005D391F" w:rsidRPr="00001E62" w:rsidRDefault="005D391F" w:rsidP="00477BA2">
      <w:pPr>
        <w:autoSpaceDE w:val="0"/>
        <w:autoSpaceDN w:val="0"/>
        <w:adjustRightInd w:val="0"/>
        <w:jc w:val="center"/>
        <w:rPr>
          <w:rFonts w:ascii="Times New Roman" w:hAnsi="Times New Roman" w:cs="Times New Roman"/>
          <w:iCs/>
          <w:sz w:val="32"/>
          <w:szCs w:val="32"/>
        </w:rPr>
      </w:pPr>
      <w:r>
        <w:rPr>
          <w:rFonts w:ascii="Times New Roman" w:hAnsi="Times New Roman" w:cs="Times New Roman"/>
          <w:iCs/>
          <w:sz w:val="32"/>
          <w:szCs w:val="32"/>
        </w:rPr>
        <w:t xml:space="preserve">Version </w:t>
      </w:r>
      <w:r w:rsidR="00BB1097">
        <w:rPr>
          <w:rFonts w:ascii="Times New Roman" w:hAnsi="Times New Roman" w:cs="Times New Roman"/>
          <w:iCs/>
          <w:sz w:val="32"/>
          <w:szCs w:val="32"/>
        </w:rPr>
        <w:t>3.0</w:t>
      </w:r>
    </w:p>
    <w:p w:rsidR="00A304F6" w:rsidRDefault="00A304F6" w:rsidP="00477BA2">
      <w:pPr>
        <w:autoSpaceDE w:val="0"/>
        <w:autoSpaceDN w:val="0"/>
        <w:adjustRightInd w:val="0"/>
        <w:rPr>
          <w:rFonts w:ascii="TimesNewRoman" w:hAnsi="TimesNewRoman" w:cs="TimesNewRoman"/>
          <w:szCs w:val="24"/>
        </w:rPr>
      </w:pPr>
    </w:p>
    <w:p w:rsidR="00A304F6" w:rsidRDefault="00A304F6" w:rsidP="00477BA2">
      <w:pPr>
        <w:autoSpaceDE w:val="0"/>
        <w:autoSpaceDN w:val="0"/>
        <w:adjustRightInd w:val="0"/>
        <w:rPr>
          <w:rFonts w:ascii="TimesNewRoman" w:hAnsi="TimesNewRoman" w:cs="TimesNewRoman"/>
          <w:szCs w:val="24"/>
        </w:rPr>
      </w:pPr>
    </w:p>
    <w:p w:rsidR="00A304F6" w:rsidRDefault="00A304F6" w:rsidP="00477BA2">
      <w:pPr>
        <w:autoSpaceDE w:val="0"/>
        <w:autoSpaceDN w:val="0"/>
        <w:adjustRightInd w:val="0"/>
        <w:rPr>
          <w:rFonts w:ascii="TimesNewRoman" w:hAnsi="TimesNewRoman" w:cs="TimesNewRoman"/>
          <w:szCs w:val="24"/>
        </w:rPr>
      </w:pPr>
    </w:p>
    <w:p w:rsidR="00A304F6" w:rsidRDefault="00A304F6" w:rsidP="00477BA2">
      <w:pPr>
        <w:autoSpaceDE w:val="0"/>
        <w:autoSpaceDN w:val="0"/>
        <w:adjustRightInd w:val="0"/>
        <w:rPr>
          <w:rFonts w:ascii="TimesNewRoman" w:hAnsi="TimesNewRoman" w:cs="TimesNewRoman"/>
          <w:szCs w:val="24"/>
        </w:rPr>
      </w:pPr>
    </w:p>
    <w:p w:rsidR="00A304F6" w:rsidRDefault="00A304F6" w:rsidP="00477BA2">
      <w:pPr>
        <w:autoSpaceDE w:val="0"/>
        <w:autoSpaceDN w:val="0"/>
        <w:adjustRightInd w:val="0"/>
        <w:rPr>
          <w:rFonts w:ascii="TimesNewRoman" w:hAnsi="TimesNewRoman" w:cs="TimesNewRoman"/>
          <w:szCs w:val="24"/>
        </w:rPr>
      </w:pPr>
    </w:p>
    <w:p w:rsidR="00987EAF" w:rsidRPr="007E4060" w:rsidRDefault="00987EAF" w:rsidP="00477BA2">
      <w:pPr>
        <w:autoSpaceDE w:val="0"/>
        <w:autoSpaceDN w:val="0"/>
        <w:adjustRightInd w:val="0"/>
        <w:rPr>
          <w:szCs w:val="24"/>
        </w:rPr>
      </w:pPr>
    </w:p>
    <w:p w:rsidR="004275BE" w:rsidRPr="00435F69" w:rsidRDefault="004275BE" w:rsidP="009A2922">
      <w:pPr>
        <w:pStyle w:val="Heading5"/>
        <w:tabs>
          <w:tab w:val="clear" w:pos="0"/>
          <w:tab w:val="num" w:pos="-720"/>
        </w:tabs>
        <w:ind w:left="-720"/>
        <w:rPr>
          <w:sz w:val="28"/>
          <w:szCs w:val="28"/>
        </w:rPr>
      </w:pPr>
      <w:r>
        <w:br w:type="page"/>
      </w:r>
      <w:r w:rsidR="0086388F">
        <w:rPr>
          <w:sz w:val="28"/>
          <w:szCs w:val="28"/>
        </w:rPr>
        <w:lastRenderedPageBreak/>
        <w:t>BAYOU HEALTH</w:t>
      </w:r>
      <w:r w:rsidR="00520108">
        <w:rPr>
          <w:sz w:val="28"/>
          <w:szCs w:val="28"/>
        </w:rPr>
        <w:t>-</w:t>
      </w:r>
      <w:r w:rsidR="008C6780">
        <w:rPr>
          <w:sz w:val="28"/>
          <w:szCs w:val="28"/>
        </w:rPr>
        <w:t>S</w:t>
      </w:r>
      <w:r w:rsidR="00520108">
        <w:rPr>
          <w:sz w:val="28"/>
          <w:szCs w:val="28"/>
        </w:rPr>
        <w:t xml:space="preserve"> Systems Companion Guide</w:t>
      </w:r>
    </w:p>
    <w:p w:rsidR="004275BE" w:rsidRPr="007E4060" w:rsidRDefault="00001E62" w:rsidP="00477BA2">
      <w:r>
        <w:t>DHH will provide maintenance of all d</w:t>
      </w:r>
      <w:r w:rsidRPr="007E4060">
        <w:t>ocumentation change</w:t>
      </w:r>
      <w:r>
        <w:t>s</w:t>
      </w:r>
      <w:r w:rsidRPr="007E4060">
        <w:t xml:space="preserve"> </w:t>
      </w:r>
      <w:r>
        <w:t>to</w:t>
      </w:r>
      <w:r w:rsidRPr="007E4060">
        <w:t xml:space="preserve"> this </w:t>
      </w:r>
      <w:r>
        <w:t xml:space="preserve">Guide </w:t>
      </w:r>
      <w:r w:rsidRPr="007E4060">
        <w:t xml:space="preserve">using the Change Control Table </w:t>
      </w:r>
      <w:r>
        <w:t xml:space="preserve">as </w:t>
      </w:r>
      <w:r w:rsidRPr="007E4060">
        <w:t>shown below</w:t>
      </w:r>
      <w:r>
        <w:t>.</w:t>
      </w:r>
    </w:p>
    <w:p w:rsidR="004275BE" w:rsidRDefault="004275BE" w:rsidP="00477BA2">
      <w:pPr>
        <w:rPr>
          <w:sz w:val="20"/>
        </w:rPr>
      </w:pPr>
    </w:p>
    <w:p w:rsidR="00644E3F" w:rsidRDefault="00644E3F" w:rsidP="00477BA2">
      <w:pPr>
        <w:rPr>
          <w:sz w:val="20"/>
        </w:rPr>
      </w:pPr>
    </w:p>
    <w:p w:rsidR="00644E3F" w:rsidRDefault="00644E3F" w:rsidP="00477BA2">
      <w:pPr>
        <w:rPr>
          <w:sz w:val="20"/>
        </w:rPr>
      </w:pPr>
    </w:p>
    <w:p w:rsidR="00644E3F" w:rsidRDefault="00644E3F" w:rsidP="00477BA2">
      <w:pPr>
        <w:rPr>
          <w:sz w:val="20"/>
        </w:rPr>
      </w:pPr>
    </w:p>
    <w:p w:rsidR="00644E3F" w:rsidRPr="00015BF4" w:rsidRDefault="00644E3F" w:rsidP="00323EBC">
      <w:pPr>
        <w:pStyle w:val="Caption"/>
        <w:tabs>
          <w:tab w:val="left" w:pos="2546"/>
        </w:tabs>
        <w:ind w:right="-1440"/>
        <w:jc w:val="both"/>
        <w:rPr>
          <w:color w:val="auto"/>
          <w:sz w:val="24"/>
          <w:szCs w:val="24"/>
        </w:rPr>
      </w:pPr>
      <w:r w:rsidRPr="00015BF4">
        <w:rPr>
          <w:color w:val="auto"/>
          <w:sz w:val="24"/>
          <w:szCs w:val="24"/>
        </w:rPr>
        <w:t>Change Control Table</w:t>
      </w:r>
      <w:r>
        <w:rPr>
          <w:color w:val="auto"/>
          <w:sz w:val="24"/>
          <w:szCs w:val="24"/>
        </w:rPr>
        <w:tab/>
      </w:r>
    </w:p>
    <w:tbl>
      <w:tblPr>
        <w:tblW w:w="10746" w:type="dxa"/>
        <w:tblInd w:w="-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4" w:type="dxa"/>
          <w:right w:w="144" w:type="dxa"/>
        </w:tblCellMar>
        <w:tblLook w:val="04A0" w:firstRow="1" w:lastRow="0" w:firstColumn="1" w:lastColumn="0" w:noHBand="0" w:noVBand="1"/>
      </w:tblPr>
      <w:tblGrid>
        <w:gridCol w:w="2250"/>
        <w:gridCol w:w="2280"/>
        <w:gridCol w:w="2600"/>
        <w:gridCol w:w="2108"/>
        <w:gridCol w:w="1508"/>
      </w:tblGrid>
      <w:tr w:rsidR="00644E3F" w:rsidTr="00ED1D5F">
        <w:trPr>
          <w:cantSplit/>
          <w:trHeight w:val="440"/>
        </w:trPr>
        <w:tc>
          <w:tcPr>
            <w:tcW w:w="2250" w:type="dxa"/>
            <w:shd w:val="clear" w:color="auto" w:fill="EEECE1" w:themeFill="background2"/>
          </w:tcPr>
          <w:p w:rsidR="00644E3F" w:rsidRPr="0003787F" w:rsidRDefault="00644E3F" w:rsidP="00477BA2">
            <w:pPr>
              <w:pStyle w:val="Caption"/>
              <w:rPr>
                <w:color w:val="auto"/>
              </w:rPr>
            </w:pPr>
            <w:r w:rsidRPr="0003787F">
              <w:rPr>
                <w:color w:val="auto"/>
              </w:rPr>
              <w:t>Author of Change</w:t>
            </w:r>
          </w:p>
        </w:tc>
        <w:tc>
          <w:tcPr>
            <w:tcW w:w="2280" w:type="dxa"/>
            <w:shd w:val="clear" w:color="auto" w:fill="EEECE1" w:themeFill="background2"/>
          </w:tcPr>
          <w:p w:rsidR="00644E3F" w:rsidRPr="0003787F" w:rsidRDefault="00644E3F" w:rsidP="00477BA2">
            <w:pPr>
              <w:pStyle w:val="Caption"/>
              <w:tabs>
                <w:tab w:val="right" w:pos="1992"/>
              </w:tabs>
              <w:rPr>
                <w:color w:val="auto"/>
              </w:rPr>
            </w:pPr>
            <w:r w:rsidRPr="0003787F">
              <w:rPr>
                <w:color w:val="auto"/>
              </w:rPr>
              <w:t>Sections Changed</w:t>
            </w:r>
            <w:r>
              <w:rPr>
                <w:color w:val="auto"/>
              </w:rPr>
              <w:tab/>
            </w:r>
          </w:p>
        </w:tc>
        <w:tc>
          <w:tcPr>
            <w:tcW w:w="2600" w:type="dxa"/>
            <w:shd w:val="clear" w:color="auto" w:fill="EEECE1" w:themeFill="background2"/>
          </w:tcPr>
          <w:p w:rsidR="00644E3F" w:rsidRPr="0003787F" w:rsidRDefault="00644E3F" w:rsidP="00477BA2">
            <w:pPr>
              <w:pStyle w:val="Caption"/>
              <w:rPr>
                <w:color w:val="auto"/>
              </w:rPr>
            </w:pPr>
            <w:r w:rsidRPr="0003787F">
              <w:rPr>
                <w:color w:val="auto"/>
              </w:rPr>
              <w:t>Descriptions</w:t>
            </w:r>
          </w:p>
        </w:tc>
        <w:tc>
          <w:tcPr>
            <w:tcW w:w="2108" w:type="dxa"/>
            <w:shd w:val="clear" w:color="auto" w:fill="EEECE1" w:themeFill="background2"/>
          </w:tcPr>
          <w:p w:rsidR="00644E3F" w:rsidRPr="0003787F" w:rsidRDefault="00644E3F" w:rsidP="00477BA2">
            <w:pPr>
              <w:pStyle w:val="Caption"/>
              <w:rPr>
                <w:color w:val="auto"/>
              </w:rPr>
            </w:pPr>
            <w:r w:rsidRPr="0003787F">
              <w:rPr>
                <w:color w:val="auto"/>
              </w:rPr>
              <w:t>Reason</w:t>
            </w:r>
          </w:p>
        </w:tc>
        <w:tc>
          <w:tcPr>
            <w:tcW w:w="1508" w:type="dxa"/>
            <w:shd w:val="clear" w:color="auto" w:fill="EEECE1" w:themeFill="background2"/>
          </w:tcPr>
          <w:p w:rsidR="00644E3F" w:rsidRPr="0003787F" w:rsidRDefault="00644E3F" w:rsidP="00477BA2">
            <w:pPr>
              <w:pStyle w:val="Caption"/>
              <w:rPr>
                <w:rStyle w:val="BookTitle"/>
                <w:b/>
                <w:color w:val="auto"/>
              </w:rPr>
            </w:pPr>
            <w:r w:rsidRPr="0003787F">
              <w:rPr>
                <w:rStyle w:val="BookTitle"/>
                <w:b/>
                <w:color w:val="auto"/>
              </w:rPr>
              <w:t>Date</w:t>
            </w:r>
          </w:p>
        </w:tc>
      </w:tr>
      <w:tr w:rsidR="00644E3F" w:rsidTr="00213F3B">
        <w:trPr>
          <w:cantSplit/>
          <w:trHeight w:val="440"/>
        </w:trPr>
        <w:tc>
          <w:tcPr>
            <w:tcW w:w="2250" w:type="dxa"/>
          </w:tcPr>
          <w:p w:rsidR="00644E3F" w:rsidRPr="0003787F" w:rsidRDefault="00FC50DC" w:rsidP="00477BA2">
            <w:pPr>
              <w:pStyle w:val="Caption"/>
              <w:rPr>
                <w:color w:val="auto"/>
              </w:rPr>
            </w:pPr>
            <w:r>
              <w:rPr>
                <w:color w:val="auto"/>
              </w:rPr>
              <w:t>Darlene White</w:t>
            </w:r>
          </w:p>
        </w:tc>
        <w:tc>
          <w:tcPr>
            <w:tcW w:w="2280" w:type="dxa"/>
          </w:tcPr>
          <w:p w:rsidR="00644E3F" w:rsidRPr="0003787F" w:rsidRDefault="00FC50DC" w:rsidP="00477BA2">
            <w:pPr>
              <w:pStyle w:val="Caption"/>
              <w:rPr>
                <w:color w:val="auto"/>
              </w:rPr>
            </w:pPr>
            <w:r>
              <w:rPr>
                <w:color w:val="auto"/>
              </w:rPr>
              <w:t>2</w:t>
            </w:r>
          </w:p>
        </w:tc>
        <w:tc>
          <w:tcPr>
            <w:tcW w:w="2600" w:type="dxa"/>
          </w:tcPr>
          <w:p w:rsidR="00644E3F" w:rsidRPr="0003787F" w:rsidRDefault="00FC50DC" w:rsidP="00477BA2">
            <w:pPr>
              <w:pStyle w:val="Caption"/>
              <w:rPr>
                <w:color w:val="auto"/>
              </w:rPr>
            </w:pPr>
            <w:r>
              <w:rPr>
                <w:color w:val="auto"/>
              </w:rPr>
              <w:t>Category II CPT Codes</w:t>
            </w:r>
          </w:p>
        </w:tc>
        <w:tc>
          <w:tcPr>
            <w:tcW w:w="2108" w:type="dxa"/>
          </w:tcPr>
          <w:p w:rsidR="00644E3F" w:rsidRPr="0003787F" w:rsidRDefault="00FC50DC" w:rsidP="00477BA2">
            <w:pPr>
              <w:pStyle w:val="Caption"/>
              <w:rPr>
                <w:color w:val="auto"/>
              </w:rPr>
            </w:pPr>
            <w:r>
              <w:rPr>
                <w:color w:val="auto"/>
              </w:rPr>
              <w:t>Removal of language</w:t>
            </w:r>
          </w:p>
        </w:tc>
        <w:tc>
          <w:tcPr>
            <w:tcW w:w="1508" w:type="dxa"/>
          </w:tcPr>
          <w:p w:rsidR="00644E3F" w:rsidRPr="0003787F" w:rsidRDefault="00FC50DC" w:rsidP="00477BA2">
            <w:pPr>
              <w:pStyle w:val="Caption"/>
              <w:rPr>
                <w:rStyle w:val="BookTitle"/>
                <w:b/>
                <w:color w:val="auto"/>
              </w:rPr>
            </w:pPr>
            <w:r>
              <w:rPr>
                <w:rStyle w:val="BookTitle"/>
                <w:b/>
                <w:color w:val="auto"/>
              </w:rPr>
              <w:t>7/20/2011</w:t>
            </w:r>
          </w:p>
        </w:tc>
      </w:tr>
      <w:tr w:rsidR="00644E3F" w:rsidTr="00213F3B">
        <w:trPr>
          <w:cantSplit/>
          <w:trHeight w:val="440"/>
        </w:trPr>
        <w:tc>
          <w:tcPr>
            <w:tcW w:w="2250" w:type="dxa"/>
          </w:tcPr>
          <w:p w:rsidR="00644E3F" w:rsidRPr="0003787F" w:rsidRDefault="007512A5" w:rsidP="00477BA2">
            <w:pPr>
              <w:pStyle w:val="Caption"/>
              <w:rPr>
                <w:color w:val="auto"/>
              </w:rPr>
            </w:pPr>
            <w:r>
              <w:rPr>
                <w:color w:val="auto"/>
              </w:rPr>
              <w:t>Darlene White</w:t>
            </w:r>
          </w:p>
        </w:tc>
        <w:tc>
          <w:tcPr>
            <w:tcW w:w="2280" w:type="dxa"/>
          </w:tcPr>
          <w:p w:rsidR="00644E3F" w:rsidRPr="0003787F" w:rsidRDefault="007512A5" w:rsidP="00477BA2">
            <w:pPr>
              <w:pStyle w:val="Caption"/>
              <w:rPr>
                <w:color w:val="auto"/>
              </w:rPr>
            </w:pPr>
            <w:r>
              <w:rPr>
                <w:color w:val="auto"/>
              </w:rPr>
              <w:t>Appendix D</w:t>
            </w:r>
          </w:p>
        </w:tc>
        <w:tc>
          <w:tcPr>
            <w:tcW w:w="2600" w:type="dxa"/>
          </w:tcPr>
          <w:p w:rsidR="00644E3F" w:rsidRPr="0003787F" w:rsidRDefault="007512A5" w:rsidP="00477BA2">
            <w:pPr>
              <w:pStyle w:val="Caption"/>
              <w:rPr>
                <w:color w:val="auto"/>
              </w:rPr>
            </w:pPr>
            <w:r>
              <w:rPr>
                <w:color w:val="auto"/>
              </w:rPr>
              <w:t>Claim Detail</w:t>
            </w:r>
          </w:p>
        </w:tc>
        <w:tc>
          <w:tcPr>
            <w:tcW w:w="2108" w:type="dxa"/>
          </w:tcPr>
          <w:p w:rsidR="00644E3F" w:rsidRPr="0003787F" w:rsidRDefault="007512A5" w:rsidP="00477BA2">
            <w:pPr>
              <w:pStyle w:val="Caption"/>
              <w:rPr>
                <w:color w:val="auto"/>
              </w:rPr>
            </w:pPr>
            <w:r>
              <w:rPr>
                <w:color w:val="auto"/>
              </w:rPr>
              <w:t>Included PA</w:t>
            </w:r>
          </w:p>
        </w:tc>
        <w:tc>
          <w:tcPr>
            <w:tcW w:w="1508" w:type="dxa"/>
          </w:tcPr>
          <w:p w:rsidR="00644E3F" w:rsidRPr="0003787F" w:rsidRDefault="007512A5" w:rsidP="00477BA2">
            <w:pPr>
              <w:pStyle w:val="Caption"/>
              <w:rPr>
                <w:rStyle w:val="BookTitle"/>
                <w:b/>
                <w:color w:val="auto"/>
              </w:rPr>
            </w:pPr>
            <w:r>
              <w:rPr>
                <w:rStyle w:val="BookTitle"/>
                <w:b/>
                <w:color w:val="auto"/>
              </w:rPr>
              <w:t>7/27/2011</w:t>
            </w:r>
          </w:p>
        </w:tc>
      </w:tr>
      <w:tr w:rsidR="00644E3F" w:rsidTr="00213F3B">
        <w:trPr>
          <w:cantSplit/>
          <w:trHeight w:val="440"/>
        </w:trPr>
        <w:tc>
          <w:tcPr>
            <w:tcW w:w="2250" w:type="dxa"/>
          </w:tcPr>
          <w:p w:rsidR="00644E3F" w:rsidRPr="0003787F" w:rsidRDefault="00600473" w:rsidP="00477BA2">
            <w:pPr>
              <w:pStyle w:val="Caption"/>
              <w:rPr>
                <w:color w:val="auto"/>
              </w:rPr>
            </w:pPr>
            <w:r>
              <w:rPr>
                <w:color w:val="auto"/>
              </w:rPr>
              <w:t>Darlene White</w:t>
            </w:r>
          </w:p>
        </w:tc>
        <w:tc>
          <w:tcPr>
            <w:tcW w:w="2280" w:type="dxa"/>
          </w:tcPr>
          <w:p w:rsidR="00644E3F" w:rsidRPr="0003787F" w:rsidRDefault="00600473" w:rsidP="00477BA2">
            <w:pPr>
              <w:pStyle w:val="Caption"/>
              <w:rPr>
                <w:color w:val="auto"/>
              </w:rPr>
            </w:pPr>
            <w:r>
              <w:rPr>
                <w:color w:val="auto"/>
              </w:rPr>
              <w:t>1</w:t>
            </w:r>
          </w:p>
        </w:tc>
        <w:tc>
          <w:tcPr>
            <w:tcW w:w="2600" w:type="dxa"/>
          </w:tcPr>
          <w:p w:rsidR="00644E3F" w:rsidRPr="0003787F" w:rsidRDefault="00600473" w:rsidP="00477BA2">
            <w:pPr>
              <w:pStyle w:val="Caption"/>
              <w:rPr>
                <w:color w:val="auto"/>
              </w:rPr>
            </w:pPr>
            <w:r>
              <w:rPr>
                <w:color w:val="auto"/>
              </w:rPr>
              <w:t>Twenty-four (24) Month Claims History</w:t>
            </w:r>
          </w:p>
        </w:tc>
        <w:tc>
          <w:tcPr>
            <w:tcW w:w="2108" w:type="dxa"/>
          </w:tcPr>
          <w:p w:rsidR="00644E3F" w:rsidRPr="0003787F" w:rsidRDefault="005A1D58" w:rsidP="005A1D58">
            <w:pPr>
              <w:pStyle w:val="Caption"/>
              <w:rPr>
                <w:color w:val="auto"/>
              </w:rPr>
            </w:pPr>
            <w:r>
              <w:rPr>
                <w:color w:val="auto"/>
              </w:rPr>
              <w:t>Further clarification added</w:t>
            </w:r>
          </w:p>
        </w:tc>
        <w:tc>
          <w:tcPr>
            <w:tcW w:w="1508" w:type="dxa"/>
          </w:tcPr>
          <w:p w:rsidR="00644E3F" w:rsidRPr="0003787F" w:rsidRDefault="00600473" w:rsidP="00477BA2">
            <w:pPr>
              <w:pStyle w:val="Caption"/>
              <w:rPr>
                <w:rStyle w:val="BookTitle"/>
                <w:b/>
                <w:color w:val="auto"/>
              </w:rPr>
            </w:pPr>
            <w:r>
              <w:rPr>
                <w:rStyle w:val="BookTitle"/>
                <w:b/>
                <w:color w:val="auto"/>
              </w:rPr>
              <w:t>7/27/2011</w:t>
            </w:r>
          </w:p>
        </w:tc>
      </w:tr>
      <w:tr w:rsidR="00600473" w:rsidTr="00213F3B">
        <w:trPr>
          <w:cantSplit/>
          <w:trHeight w:val="440"/>
        </w:trPr>
        <w:tc>
          <w:tcPr>
            <w:tcW w:w="2250" w:type="dxa"/>
          </w:tcPr>
          <w:p w:rsidR="00600473" w:rsidRPr="0003787F" w:rsidRDefault="00600473" w:rsidP="00477BA2">
            <w:pPr>
              <w:pStyle w:val="Caption"/>
              <w:rPr>
                <w:color w:val="auto"/>
              </w:rPr>
            </w:pPr>
            <w:r>
              <w:rPr>
                <w:color w:val="auto"/>
              </w:rPr>
              <w:t>Darlene White</w:t>
            </w:r>
          </w:p>
        </w:tc>
        <w:tc>
          <w:tcPr>
            <w:tcW w:w="2280" w:type="dxa"/>
          </w:tcPr>
          <w:p w:rsidR="00600473" w:rsidRPr="0003787F" w:rsidRDefault="005A1D58" w:rsidP="00477BA2">
            <w:pPr>
              <w:pStyle w:val="Caption"/>
              <w:rPr>
                <w:color w:val="auto"/>
              </w:rPr>
            </w:pPr>
            <w:r>
              <w:rPr>
                <w:color w:val="auto"/>
              </w:rPr>
              <w:t>1</w:t>
            </w:r>
          </w:p>
        </w:tc>
        <w:tc>
          <w:tcPr>
            <w:tcW w:w="2600" w:type="dxa"/>
          </w:tcPr>
          <w:p w:rsidR="00600473" w:rsidRPr="0003787F" w:rsidRDefault="005A1D58" w:rsidP="00477BA2">
            <w:pPr>
              <w:pStyle w:val="Caption"/>
              <w:rPr>
                <w:color w:val="auto"/>
              </w:rPr>
            </w:pPr>
            <w:r>
              <w:rPr>
                <w:color w:val="auto"/>
              </w:rPr>
              <w:t>Batch Submissions</w:t>
            </w:r>
          </w:p>
        </w:tc>
        <w:tc>
          <w:tcPr>
            <w:tcW w:w="2108" w:type="dxa"/>
          </w:tcPr>
          <w:p w:rsidR="00600473" w:rsidRPr="0003787F" w:rsidRDefault="005A1D58" w:rsidP="005A1D58">
            <w:pPr>
              <w:pStyle w:val="Caption"/>
              <w:rPr>
                <w:color w:val="auto"/>
              </w:rPr>
            </w:pPr>
            <w:r>
              <w:rPr>
                <w:color w:val="auto"/>
              </w:rPr>
              <w:t>Further clarification added</w:t>
            </w:r>
          </w:p>
        </w:tc>
        <w:tc>
          <w:tcPr>
            <w:tcW w:w="1508" w:type="dxa"/>
          </w:tcPr>
          <w:p w:rsidR="00600473" w:rsidRPr="0003787F" w:rsidRDefault="005A1D58" w:rsidP="00477BA2">
            <w:pPr>
              <w:pStyle w:val="Caption"/>
              <w:rPr>
                <w:rStyle w:val="BookTitle"/>
                <w:b/>
                <w:color w:val="auto"/>
              </w:rPr>
            </w:pPr>
            <w:r>
              <w:rPr>
                <w:rStyle w:val="BookTitle"/>
                <w:b/>
                <w:color w:val="auto"/>
              </w:rPr>
              <w:t>7/27/2011</w:t>
            </w:r>
          </w:p>
        </w:tc>
      </w:tr>
      <w:tr w:rsidR="00600473" w:rsidTr="00213F3B">
        <w:trPr>
          <w:cantSplit/>
          <w:trHeight w:val="440"/>
        </w:trPr>
        <w:tc>
          <w:tcPr>
            <w:tcW w:w="2250" w:type="dxa"/>
          </w:tcPr>
          <w:p w:rsidR="00600473" w:rsidRPr="0003787F" w:rsidRDefault="0012150B" w:rsidP="00477BA2">
            <w:pPr>
              <w:pStyle w:val="Caption"/>
              <w:rPr>
                <w:color w:val="auto"/>
              </w:rPr>
            </w:pPr>
            <w:r>
              <w:rPr>
                <w:color w:val="auto"/>
              </w:rPr>
              <w:t>Darlene White</w:t>
            </w:r>
          </w:p>
        </w:tc>
        <w:tc>
          <w:tcPr>
            <w:tcW w:w="2280" w:type="dxa"/>
          </w:tcPr>
          <w:p w:rsidR="00600473" w:rsidRPr="0003787F" w:rsidRDefault="0012150B" w:rsidP="00477BA2">
            <w:pPr>
              <w:pStyle w:val="Caption"/>
              <w:rPr>
                <w:color w:val="auto"/>
              </w:rPr>
            </w:pPr>
            <w:r>
              <w:rPr>
                <w:color w:val="auto"/>
              </w:rPr>
              <w:t>2</w:t>
            </w:r>
          </w:p>
        </w:tc>
        <w:tc>
          <w:tcPr>
            <w:tcW w:w="2600" w:type="dxa"/>
          </w:tcPr>
          <w:p w:rsidR="00600473" w:rsidRPr="0003787F" w:rsidRDefault="00242384" w:rsidP="00477BA2">
            <w:pPr>
              <w:pStyle w:val="Caption"/>
              <w:rPr>
                <w:color w:val="auto"/>
              </w:rPr>
            </w:pPr>
            <w:r>
              <w:rPr>
                <w:color w:val="auto"/>
              </w:rPr>
              <w:t>Transaction Type</w:t>
            </w:r>
          </w:p>
        </w:tc>
        <w:tc>
          <w:tcPr>
            <w:tcW w:w="2108" w:type="dxa"/>
          </w:tcPr>
          <w:p w:rsidR="00600473" w:rsidRPr="0003787F" w:rsidRDefault="00242384" w:rsidP="00477BA2">
            <w:pPr>
              <w:pStyle w:val="Caption"/>
              <w:rPr>
                <w:color w:val="auto"/>
              </w:rPr>
            </w:pPr>
            <w:r>
              <w:rPr>
                <w:color w:val="auto"/>
              </w:rPr>
              <w:t>Update of Provider and Specialty Type Codes</w:t>
            </w:r>
          </w:p>
        </w:tc>
        <w:tc>
          <w:tcPr>
            <w:tcW w:w="1508" w:type="dxa"/>
          </w:tcPr>
          <w:p w:rsidR="00600473" w:rsidRPr="0003787F" w:rsidRDefault="00242384" w:rsidP="00477BA2">
            <w:pPr>
              <w:pStyle w:val="Caption"/>
              <w:rPr>
                <w:rStyle w:val="BookTitle"/>
                <w:b/>
                <w:color w:val="auto"/>
              </w:rPr>
            </w:pPr>
            <w:r>
              <w:rPr>
                <w:rStyle w:val="BookTitle"/>
                <w:b/>
                <w:color w:val="auto"/>
              </w:rPr>
              <w:t>7/27/2011</w:t>
            </w:r>
          </w:p>
        </w:tc>
      </w:tr>
      <w:tr w:rsidR="0012150B" w:rsidTr="00213F3B">
        <w:trPr>
          <w:cantSplit/>
          <w:trHeight w:val="440"/>
        </w:trPr>
        <w:tc>
          <w:tcPr>
            <w:tcW w:w="2250" w:type="dxa"/>
          </w:tcPr>
          <w:p w:rsidR="0012150B" w:rsidRPr="0003787F" w:rsidRDefault="00963719" w:rsidP="00477BA2">
            <w:pPr>
              <w:pStyle w:val="Caption"/>
              <w:rPr>
                <w:color w:val="auto"/>
              </w:rPr>
            </w:pPr>
            <w:r>
              <w:rPr>
                <w:color w:val="auto"/>
              </w:rPr>
              <w:t>Darlene White</w:t>
            </w:r>
          </w:p>
        </w:tc>
        <w:tc>
          <w:tcPr>
            <w:tcW w:w="2280" w:type="dxa"/>
          </w:tcPr>
          <w:p w:rsidR="0012150B" w:rsidRPr="0003787F" w:rsidRDefault="00963719" w:rsidP="00477BA2">
            <w:pPr>
              <w:pStyle w:val="Caption"/>
              <w:rPr>
                <w:color w:val="auto"/>
              </w:rPr>
            </w:pPr>
            <w:r>
              <w:rPr>
                <w:color w:val="auto"/>
              </w:rPr>
              <w:t>Appendix D</w:t>
            </w:r>
          </w:p>
        </w:tc>
        <w:tc>
          <w:tcPr>
            <w:tcW w:w="2600" w:type="dxa"/>
          </w:tcPr>
          <w:p w:rsidR="0012150B" w:rsidRPr="0003787F" w:rsidRDefault="00963719" w:rsidP="00477BA2">
            <w:pPr>
              <w:pStyle w:val="Caption"/>
              <w:rPr>
                <w:color w:val="auto"/>
              </w:rPr>
            </w:pPr>
            <w:r>
              <w:rPr>
                <w:color w:val="auto"/>
              </w:rPr>
              <w:t>Claims Processing Flowchart</w:t>
            </w:r>
          </w:p>
        </w:tc>
        <w:tc>
          <w:tcPr>
            <w:tcW w:w="2108" w:type="dxa"/>
          </w:tcPr>
          <w:p w:rsidR="0012150B" w:rsidRPr="0003787F" w:rsidRDefault="00963719" w:rsidP="00477BA2">
            <w:pPr>
              <w:pStyle w:val="Caption"/>
              <w:rPr>
                <w:color w:val="auto"/>
              </w:rPr>
            </w:pPr>
            <w:r>
              <w:rPr>
                <w:color w:val="auto"/>
              </w:rPr>
              <w:t>Added to provide further clarification</w:t>
            </w:r>
          </w:p>
        </w:tc>
        <w:tc>
          <w:tcPr>
            <w:tcW w:w="1508" w:type="dxa"/>
          </w:tcPr>
          <w:p w:rsidR="0012150B" w:rsidRPr="0003787F" w:rsidRDefault="00963719" w:rsidP="00477BA2">
            <w:pPr>
              <w:pStyle w:val="Caption"/>
              <w:rPr>
                <w:rStyle w:val="BookTitle"/>
                <w:b/>
                <w:color w:val="auto"/>
              </w:rPr>
            </w:pPr>
            <w:r>
              <w:rPr>
                <w:rStyle w:val="BookTitle"/>
                <w:b/>
                <w:color w:val="auto"/>
              </w:rPr>
              <w:t>7/27/2011</w:t>
            </w:r>
          </w:p>
        </w:tc>
      </w:tr>
      <w:tr w:rsidR="00963719" w:rsidTr="00213F3B">
        <w:trPr>
          <w:cantSplit/>
          <w:trHeight w:val="440"/>
        </w:trPr>
        <w:tc>
          <w:tcPr>
            <w:tcW w:w="2250" w:type="dxa"/>
          </w:tcPr>
          <w:p w:rsidR="00963719" w:rsidRPr="0003787F" w:rsidRDefault="002028E7" w:rsidP="00477BA2">
            <w:pPr>
              <w:pStyle w:val="Caption"/>
              <w:rPr>
                <w:color w:val="auto"/>
              </w:rPr>
            </w:pPr>
            <w:r>
              <w:rPr>
                <w:color w:val="auto"/>
              </w:rPr>
              <w:t>Darlene White</w:t>
            </w:r>
          </w:p>
        </w:tc>
        <w:tc>
          <w:tcPr>
            <w:tcW w:w="2280" w:type="dxa"/>
          </w:tcPr>
          <w:p w:rsidR="00963719" w:rsidRPr="0003787F" w:rsidRDefault="002028E7" w:rsidP="00477BA2">
            <w:pPr>
              <w:pStyle w:val="Caption"/>
              <w:rPr>
                <w:color w:val="auto"/>
              </w:rPr>
            </w:pPr>
            <w:r>
              <w:rPr>
                <w:color w:val="auto"/>
              </w:rPr>
              <w:t>Appendix E</w:t>
            </w:r>
          </w:p>
        </w:tc>
        <w:tc>
          <w:tcPr>
            <w:tcW w:w="2600" w:type="dxa"/>
          </w:tcPr>
          <w:p w:rsidR="00963719" w:rsidRPr="0003787F" w:rsidRDefault="002028E7" w:rsidP="00477BA2">
            <w:pPr>
              <w:pStyle w:val="Caption"/>
              <w:rPr>
                <w:color w:val="auto"/>
              </w:rPr>
            </w:pPr>
            <w:r>
              <w:rPr>
                <w:color w:val="auto"/>
              </w:rPr>
              <w:t>Provider Directory/Network Provider and Subcontractor Registry</w:t>
            </w:r>
          </w:p>
        </w:tc>
        <w:tc>
          <w:tcPr>
            <w:tcW w:w="2108" w:type="dxa"/>
          </w:tcPr>
          <w:p w:rsidR="00963719" w:rsidRPr="0003787F" w:rsidRDefault="002028E7" w:rsidP="00477BA2">
            <w:pPr>
              <w:pStyle w:val="Caption"/>
              <w:rPr>
                <w:color w:val="auto"/>
              </w:rPr>
            </w:pPr>
            <w:r>
              <w:rPr>
                <w:color w:val="auto"/>
              </w:rPr>
              <w:t>Updated Specialty Codes</w:t>
            </w:r>
          </w:p>
        </w:tc>
        <w:tc>
          <w:tcPr>
            <w:tcW w:w="1508" w:type="dxa"/>
          </w:tcPr>
          <w:p w:rsidR="00963719" w:rsidRPr="0003787F" w:rsidRDefault="002028E7" w:rsidP="00477BA2">
            <w:pPr>
              <w:pStyle w:val="Caption"/>
              <w:rPr>
                <w:rStyle w:val="BookTitle"/>
                <w:b/>
                <w:color w:val="auto"/>
              </w:rPr>
            </w:pPr>
            <w:r>
              <w:rPr>
                <w:rStyle w:val="BookTitle"/>
                <w:b/>
                <w:color w:val="auto"/>
              </w:rPr>
              <w:t>7/27/2011</w:t>
            </w:r>
          </w:p>
        </w:tc>
      </w:tr>
      <w:tr w:rsidR="00711463" w:rsidTr="00213F3B">
        <w:trPr>
          <w:cantSplit/>
          <w:trHeight w:val="440"/>
        </w:trPr>
        <w:tc>
          <w:tcPr>
            <w:tcW w:w="2250" w:type="dxa"/>
          </w:tcPr>
          <w:p w:rsidR="00711463" w:rsidRDefault="00711463" w:rsidP="00477BA2">
            <w:pPr>
              <w:pStyle w:val="Caption"/>
              <w:rPr>
                <w:color w:val="auto"/>
              </w:rPr>
            </w:pPr>
            <w:r>
              <w:rPr>
                <w:color w:val="auto"/>
              </w:rPr>
              <w:t>Darlene White</w:t>
            </w:r>
          </w:p>
        </w:tc>
        <w:tc>
          <w:tcPr>
            <w:tcW w:w="2280" w:type="dxa"/>
          </w:tcPr>
          <w:p w:rsidR="00E04E0D" w:rsidRDefault="00785179">
            <w:pPr>
              <w:pStyle w:val="Caption"/>
              <w:rPr>
                <w:color w:val="auto"/>
              </w:rPr>
            </w:pPr>
            <w:r>
              <w:rPr>
                <w:color w:val="auto"/>
              </w:rPr>
              <w:t xml:space="preserve">Appendix D </w:t>
            </w:r>
          </w:p>
          <w:p w:rsidR="00E04E0D" w:rsidRDefault="00785179">
            <w:pPr>
              <w:pStyle w:val="Caption"/>
              <w:rPr>
                <w:color w:val="auto"/>
              </w:rPr>
            </w:pPr>
            <w:r>
              <w:rPr>
                <w:color w:val="auto"/>
              </w:rPr>
              <w:t xml:space="preserve">Appendix H </w:t>
            </w:r>
          </w:p>
          <w:p w:rsidR="00E04E0D" w:rsidRDefault="00785179" w:rsidP="00752889">
            <w:pPr>
              <w:pStyle w:val="Caption"/>
              <w:rPr>
                <w:color w:val="auto"/>
              </w:rPr>
            </w:pPr>
            <w:r>
              <w:rPr>
                <w:color w:val="auto"/>
              </w:rPr>
              <w:t xml:space="preserve">Appendix </w:t>
            </w:r>
            <w:r w:rsidR="00752889">
              <w:rPr>
                <w:color w:val="auto"/>
              </w:rPr>
              <w:t>I</w:t>
            </w:r>
          </w:p>
        </w:tc>
        <w:tc>
          <w:tcPr>
            <w:tcW w:w="2600" w:type="dxa"/>
          </w:tcPr>
          <w:p w:rsidR="00E04E0D" w:rsidRDefault="00785179">
            <w:pPr>
              <w:pStyle w:val="Caption"/>
              <w:rPr>
                <w:color w:val="auto"/>
              </w:rPr>
            </w:pPr>
            <w:r>
              <w:rPr>
                <w:color w:val="auto"/>
              </w:rPr>
              <w:t>Claims File layout changes and other file layouts (820, PA/Precert, Provider, Diagnosis, CLIA)</w:t>
            </w:r>
          </w:p>
        </w:tc>
        <w:tc>
          <w:tcPr>
            <w:tcW w:w="2108" w:type="dxa"/>
          </w:tcPr>
          <w:p w:rsidR="00223115" w:rsidRDefault="00785179" w:rsidP="00477BA2">
            <w:pPr>
              <w:pStyle w:val="Caption"/>
              <w:rPr>
                <w:color w:val="auto"/>
              </w:rPr>
            </w:pPr>
            <w:r>
              <w:rPr>
                <w:color w:val="auto"/>
              </w:rPr>
              <w:t>Updated claim file layout and added new files</w:t>
            </w:r>
            <w:r w:rsidR="00B0199F">
              <w:rPr>
                <w:color w:val="auto"/>
              </w:rPr>
              <w:t xml:space="preserve"> layouts</w:t>
            </w:r>
            <w:r w:rsidR="00223115">
              <w:rPr>
                <w:color w:val="auto"/>
              </w:rPr>
              <w:t xml:space="preserve"> to Appendix D</w:t>
            </w:r>
            <w:r>
              <w:rPr>
                <w:color w:val="auto"/>
              </w:rPr>
              <w:t xml:space="preserve">.  </w:t>
            </w:r>
          </w:p>
          <w:p w:rsidR="00711463" w:rsidRDefault="00785179" w:rsidP="00752889">
            <w:pPr>
              <w:pStyle w:val="Caption"/>
              <w:rPr>
                <w:color w:val="auto"/>
              </w:rPr>
            </w:pPr>
            <w:r>
              <w:rPr>
                <w:color w:val="auto"/>
              </w:rPr>
              <w:t xml:space="preserve">Added Appendix H (common data elements) and Appendix </w:t>
            </w:r>
            <w:r w:rsidR="00752889">
              <w:rPr>
                <w:color w:val="auto"/>
              </w:rPr>
              <w:t>I</w:t>
            </w:r>
            <w:r>
              <w:rPr>
                <w:color w:val="auto"/>
              </w:rPr>
              <w:t xml:space="preserve"> (LMMIS Claims Processing Edits)</w:t>
            </w:r>
          </w:p>
        </w:tc>
        <w:tc>
          <w:tcPr>
            <w:tcW w:w="1508" w:type="dxa"/>
          </w:tcPr>
          <w:p w:rsidR="00E04E0D" w:rsidRDefault="00711463" w:rsidP="00926BFE">
            <w:pPr>
              <w:pStyle w:val="Caption"/>
              <w:rPr>
                <w:rStyle w:val="BookTitle"/>
                <w:b/>
                <w:color w:val="auto"/>
              </w:rPr>
            </w:pPr>
            <w:r>
              <w:rPr>
                <w:rStyle w:val="BookTitle"/>
                <w:b/>
                <w:color w:val="auto"/>
              </w:rPr>
              <w:t>9/</w:t>
            </w:r>
            <w:r w:rsidR="004A4FF9">
              <w:rPr>
                <w:rStyle w:val="BookTitle"/>
                <w:b/>
                <w:color w:val="auto"/>
              </w:rPr>
              <w:t>1</w:t>
            </w:r>
            <w:r>
              <w:rPr>
                <w:rStyle w:val="BookTitle"/>
                <w:b/>
                <w:color w:val="auto"/>
              </w:rPr>
              <w:t>/2011</w:t>
            </w:r>
            <w:r w:rsidR="00785179">
              <w:rPr>
                <w:rStyle w:val="BookTitle"/>
                <w:b/>
                <w:color w:val="auto"/>
              </w:rPr>
              <w:t xml:space="preserve"> – 9/1</w:t>
            </w:r>
            <w:r w:rsidR="00926BFE">
              <w:rPr>
                <w:rStyle w:val="BookTitle"/>
                <w:b/>
                <w:color w:val="auto"/>
              </w:rPr>
              <w:t>9</w:t>
            </w:r>
            <w:r w:rsidR="00785179">
              <w:rPr>
                <w:rStyle w:val="BookTitle"/>
                <w:b/>
                <w:color w:val="auto"/>
              </w:rPr>
              <w:t>/2011</w:t>
            </w:r>
          </w:p>
        </w:tc>
      </w:tr>
      <w:tr w:rsidR="005D391F" w:rsidTr="00213F3B">
        <w:trPr>
          <w:cantSplit/>
          <w:trHeight w:val="440"/>
        </w:trPr>
        <w:tc>
          <w:tcPr>
            <w:tcW w:w="2250" w:type="dxa"/>
          </w:tcPr>
          <w:p w:rsidR="005D391F" w:rsidRDefault="005D391F" w:rsidP="00477BA2">
            <w:pPr>
              <w:pStyle w:val="Caption"/>
              <w:rPr>
                <w:color w:val="auto"/>
              </w:rPr>
            </w:pPr>
            <w:r>
              <w:rPr>
                <w:color w:val="auto"/>
              </w:rPr>
              <w:t>Darlene White</w:t>
            </w:r>
          </w:p>
        </w:tc>
        <w:tc>
          <w:tcPr>
            <w:tcW w:w="2280" w:type="dxa"/>
          </w:tcPr>
          <w:p w:rsidR="005D391F" w:rsidRDefault="005D391F">
            <w:pPr>
              <w:pStyle w:val="Caption"/>
              <w:rPr>
                <w:color w:val="auto"/>
              </w:rPr>
            </w:pPr>
            <w:r>
              <w:rPr>
                <w:color w:val="auto"/>
              </w:rPr>
              <w:t>Appendix D</w:t>
            </w:r>
          </w:p>
        </w:tc>
        <w:tc>
          <w:tcPr>
            <w:tcW w:w="2600" w:type="dxa"/>
          </w:tcPr>
          <w:p w:rsidR="005D391F" w:rsidRPr="00443DD4" w:rsidRDefault="005D391F" w:rsidP="00BF3F51">
            <w:pPr>
              <w:pStyle w:val="Caption"/>
              <w:rPr>
                <w:rFonts w:asciiTheme="minorHAnsi" w:hAnsiTheme="minorHAnsi"/>
                <w:color w:val="auto"/>
              </w:rPr>
            </w:pPr>
            <w:r w:rsidRPr="00443DD4">
              <w:rPr>
                <w:color w:val="auto"/>
              </w:rPr>
              <w:t xml:space="preserve">Updated Provider Negotiated Rates File layout </w:t>
            </w:r>
          </w:p>
          <w:p w:rsidR="0079181F" w:rsidRPr="00443DD4" w:rsidRDefault="0079181F" w:rsidP="00883182">
            <w:pPr>
              <w:rPr>
                <w:b/>
              </w:rPr>
            </w:pPr>
            <w:r w:rsidRPr="00443DD4">
              <w:rPr>
                <w:rFonts w:asciiTheme="minorHAnsi" w:hAnsiTheme="minorHAnsi"/>
                <w:b/>
                <w:sz w:val="18"/>
                <w:szCs w:val="18"/>
              </w:rPr>
              <w:t xml:space="preserve">Added Appendix </w:t>
            </w:r>
            <w:r w:rsidR="00883182" w:rsidRPr="00443DD4">
              <w:rPr>
                <w:rFonts w:asciiTheme="minorHAnsi" w:hAnsiTheme="minorHAnsi"/>
                <w:b/>
                <w:sz w:val="18"/>
                <w:szCs w:val="18"/>
              </w:rPr>
              <w:t>J</w:t>
            </w:r>
            <w:r w:rsidRPr="00443DD4">
              <w:rPr>
                <w:rFonts w:asciiTheme="minorHAnsi" w:hAnsiTheme="minorHAnsi"/>
                <w:b/>
                <w:sz w:val="18"/>
                <w:szCs w:val="18"/>
              </w:rPr>
              <w:t xml:space="preserve"> – CCN TPL Discovery Web page screens</w:t>
            </w:r>
          </w:p>
        </w:tc>
        <w:tc>
          <w:tcPr>
            <w:tcW w:w="2108" w:type="dxa"/>
          </w:tcPr>
          <w:p w:rsidR="005D391F" w:rsidRPr="008F2C50" w:rsidRDefault="0079181F" w:rsidP="00BF3F51">
            <w:pPr>
              <w:pStyle w:val="Caption"/>
              <w:rPr>
                <w:rFonts w:asciiTheme="minorHAnsi" w:hAnsiTheme="minorHAnsi"/>
                <w:color w:val="auto"/>
              </w:rPr>
            </w:pPr>
            <w:r w:rsidRPr="0079181F">
              <w:rPr>
                <w:rFonts w:asciiTheme="minorHAnsi" w:hAnsiTheme="minorHAnsi"/>
                <w:color w:val="auto"/>
              </w:rPr>
              <w:t>Due to an error</w:t>
            </w:r>
          </w:p>
          <w:p w:rsidR="0079181F" w:rsidRPr="00443DD4" w:rsidRDefault="0079181F" w:rsidP="0079181F">
            <w:pPr>
              <w:rPr>
                <w:rFonts w:asciiTheme="minorHAnsi" w:hAnsiTheme="minorHAnsi"/>
                <w:b/>
              </w:rPr>
            </w:pPr>
            <w:r w:rsidRPr="00443DD4">
              <w:rPr>
                <w:rFonts w:asciiTheme="minorHAnsi" w:hAnsiTheme="minorHAnsi"/>
                <w:b/>
                <w:sz w:val="18"/>
                <w:szCs w:val="18"/>
              </w:rPr>
              <w:t>Updates as requested by CCN-S organizations at Q&amp;A meeting</w:t>
            </w:r>
          </w:p>
        </w:tc>
        <w:tc>
          <w:tcPr>
            <w:tcW w:w="1508" w:type="dxa"/>
          </w:tcPr>
          <w:p w:rsidR="005D391F" w:rsidRPr="008F2C50" w:rsidRDefault="0079181F" w:rsidP="00C83732">
            <w:pPr>
              <w:pStyle w:val="Caption"/>
              <w:rPr>
                <w:rStyle w:val="BookTitle"/>
                <w:rFonts w:asciiTheme="minorHAnsi" w:hAnsiTheme="minorHAnsi"/>
                <w:b/>
                <w:color w:val="auto"/>
              </w:rPr>
            </w:pPr>
            <w:r w:rsidRPr="0079181F">
              <w:rPr>
                <w:rStyle w:val="BookTitle"/>
                <w:rFonts w:asciiTheme="minorHAnsi" w:hAnsiTheme="minorHAnsi"/>
                <w:b/>
                <w:color w:val="auto"/>
              </w:rPr>
              <w:t>9/26/2011</w:t>
            </w:r>
          </w:p>
        </w:tc>
      </w:tr>
      <w:tr w:rsidR="0026527F" w:rsidTr="00213F3B">
        <w:trPr>
          <w:cantSplit/>
          <w:trHeight w:val="440"/>
        </w:trPr>
        <w:tc>
          <w:tcPr>
            <w:tcW w:w="2250" w:type="dxa"/>
          </w:tcPr>
          <w:p w:rsidR="0026527F" w:rsidRDefault="0026527F" w:rsidP="00477BA2">
            <w:pPr>
              <w:pStyle w:val="Caption"/>
              <w:rPr>
                <w:color w:val="auto"/>
              </w:rPr>
            </w:pPr>
            <w:r>
              <w:rPr>
                <w:color w:val="auto"/>
              </w:rPr>
              <w:lastRenderedPageBreak/>
              <w:t>Darlene White</w:t>
            </w:r>
          </w:p>
        </w:tc>
        <w:tc>
          <w:tcPr>
            <w:tcW w:w="2280" w:type="dxa"/>
          </w:tcPr>
          <w:p w:rsidR="0026527F" w:rsidRPr="009F5C3E" w:rsidRDefault="0026527F" w:rsidP="0026527F">
            <w:pPr>
              <w:pStyle w:val="Caption"/>
              <w:rPr>
                <w:color w:val="auto"/>
              </w:rPr>
            </w:pPr>
            <w:r w:rsidRPr="009F5C3E">
              <w:rPr>
                <w:color w:val="auto"/>
              </w:rPr>
              <w:t xml:space="preserve">Section 1 </w:t>
            </w:r>
          </w:p>
          <w:p w:rsidR="0026527F" w:rsidRPr="009F5C3E" w:rsidRDefault="0026527F" w:rsidP="0026527F">
            <w:pPr>
              <w:pStyle w:val="Caption"/>
              <w:rPr>
                <w:color w:val="auto"/>
              </w:rPr>
            </w:pPr>
            <w:r w:rsidRPr="009F5C3E">
              <w:rPr>
                <w:color w:val="auto"/>
              </w:rPr>
              <w:t xml:space="preserve">Section 2 </w:t>
            </w:r>
          </w:p>
          <w:p w:rsidR="0026527F" w:rsidRPr="009F5C3E" w:rsidRDefault="0026527F" w:rsidP="0026527F">
            <w:pPr>
              <w:pStyle w:val="Caption"/>
              <w:rPr>
                <w:color w:val="auto"/>
              </w:rPr>
            </w:pPr>
            <w:r w:rsidRPr="009F5C3E">
              <w:rPr>
                <w:color w:val="auto"/>
              </w:rPr>
              <w:t>Section 4</w:t>
            </w:r>
          </w:p>
          <w:p w:rsidR="0026527F" w:rsidRPr="009F5C3E" w:rsidRDefault="0026527F" w:rsidP="0026527F">
            <w:pPr>
              <w:pStyle w:val="Caption"/>
              <w:rPr>
                <w:color w:val="auto"/>
              </w:rPr>
            </w:pPr>
            <w:r w:rsidRPr="009F5C3E">
              <w:rPr>
                <w:color w:val="auto"/>
              </w:rPr>
              <w:t xml:space="preserve"> Appendix D</w:t>
            </w:r>
          </w:p>
          <w:p w:rsidR="0026527F" w:rsidRPr="009F5C3E" w:rsidRDefault="0026527F" w:rsidP="0026527F">
            <w:pPr>
              <w:pStyle w:val="Caption"/>
              <w:rPr>
                <w:color w:val="auto"/>
              </w:rPr>
            </w:pPr>
            <w:r w:rsidRPr="009F5C3E">
              <w:rPr>
                <w:color w:val="auto"/>
              </w:rPr>
              <w:t xml:space="preserve">Appendix </w:t>
            </w:r>
            <w:r>
              <w:rPr>
                <w:color w:val="auto"/>
              </w:rPr>
              <w:t>E</w:t>
            </w:r>
          </w:p>
          <w:p w:rsidR="0026527F" w:rsidRDefault="0026527F">
            <w:pPr>
              <w:pStyle w:val="Caption"/>
              <w:rPr>
                <w:color w:val="auto"/>
              </w:rPr>
            </w:pPr>
            <w:r w:rsidRPr="009F5C3E">
              <w:rPr>
                <w:color w:val="auto"/>
              </w:rPr>
              <w:t xml:space="preserve">Appendix </w:t>
            </w:r>
            <w:r>
              <w:rPr>
                <w:color w:val="auto"/>
              </w:rPr>
              <w:t>H</w:t>
            </w:r>
          </w:p>
          <w:p w:rsidR="00504340" w:rsidRPr="00504340" w:rsidRDefault="00504340" w:rsidP="00504340">
            <w:pPr>
              <w:rPr>
                <w:rFonts w:asciiTheme="minorHAnsi" w:hAnsiTheme="minorHAnsi" w:cstheme="minorHAnsi"/>
                <w:b/>
                <w:sz w:val="18"/>
                <w:szCs w:val="18"/>
              </w:rPr>
            </w:pPr>
            <w:r w:rsidRPr="00504340">
              <w:rPr>
                <w:rFonts w:asciiTheme="minorHAnsi" w:hAnsiTheme="minorHAnsi" w:cstheme="minorHAnsi"/>
                <w:b/>
                <w:sz w:val="18"/>
                <w:szCs w:val="18"/>
              </w:rPr>
              <w:t>Appendix K</w:t>
            </w:r>
          </w:p>
        </w:tc>
        <w:tc>
          <w:tcPr>
            <w:tcW w:w="2600" w:type="dxa"/>
          </w:tcPr>
          <w:p w:rsidR="0026527F" w:rsidRPr="009F5C3E" w:rsidRDefault="0026527F" w:rsidP="0026527F">
            <w:pPr>
              <w:pStyle w:val="Caption"/>
              <w:rPr>
                <w:color w:val="auto"/>
              </w:rPr>
            </w:pPr>
            <w:r w:rsidRPr="009F5C3E">
              <w:rPr>
                <w:color w:val="auto"/>
              </w:rPr>
              <w:t xml:space="preserve">Section 1, information on BATCH SUBMISSIONS </w:t>
            </w:r>
          </w:p>
          <w:p w:rsidR="0026527F" w:rsidRPr="009F5C3E" w:rsidRDefault="0026527F" w:rsidP="0026527F">
            <w:pPr>
              <w:pStyle w:val="Caption"/>
              <w:rPr>
                <w:color w:val="auto"/>
              </w:rPr>
            </w:pPr>
            <w:r w:rsidRPr="009F5C3E">
              <w:rPr>
                <w:color w:val="auto"/>
              </w:rPr>
              <w:t xml:space="preserve">Section 2, information on ICN and Claims Adjustments Information </w:t>
            </w:r>
          </w:p>
          <w:p w:rsidR="0026527F" w:rsidRPr="009F5C3E" w:rsidRDefault="0026527F" w:rsidP="0026527F">
            <w:pPr>
              <w:pStyle w:val="Caption"/>
              <w:rPr>
                <w:color w:val="auto"/>
              </w:rPr>
            </w:pPr>
            <w:r w:rsidRPr="009F5C3E">
              <w:rPr>
                <w:color w:val="auto"/>
              </w:rPr>
              <w:t>Section 4, Updated Files Table to clarify 834 data</w:t>
            </w:r>
          </w:p>
          <w:p w:rsidR="0026527F" w:rsidRPr="009F5C3E" w:rsidRDefault="0026527F" w:rsidP="0026527F">
            <w:pPr>
              <w:pStyle w:val="Caption"/>
              <w:rPr>
                <w:color w:val="auto"/>
              </w:rPr>
            </w:pPr>
            <w:r w:rsidRPr="009F5C3E">
              <w:rPr>
                <w:color w:val="auto"/>
              </w:rPr>
              <w:t xml:space="preserve"> Appendix D: updated Claim Detail file (added claim payment date); updated Prior Authorizations History File (added PA Line Amount Used); updated Provider File (added urban-rural indicator) </w:t>
            </w:r>
            <w:r>
              <w:rPr>
                <w:color w:val="auto"/>
              </w:rPr>
              <w:t>updated 820 File format to include REF to store procedure code</w:t>
            </w:r>
          </w:p>
          <w:p w:rsidR="0026527F" w:rsidRPr="009F5C3E" w:rsidRDefault="0026527F" w:rsidP="0026527F">
            <w:pPr>
              <w:pStyle w:val="Caption"/>
              <w:rPr>
                <w:color w:val="auto"/>
              </w:rPr>
            </w:pPr>
            <w:r w:rsidRPr="009F5C3E">
              <w:rPr>
                <w:color w:val="auto"/>
              </w:rPr>
              <w:t xml:space="preserve">Appendix </w:t>
            </w:r>
            <w:r>
              <w:rPr>
                <w:color w:val="auto"/>
              </w:rPr>
              <w:t>E</w:t>
            </w:r>
            <w:r w:rsidRPr="009F5C3E">
              <w:rPr>
                <w:color w:val="auto"/>
              </w:rPr>
              <w:t xml:space="preserve">: Included Sample Provider Registry Edit Report </w:t>
            </w:r>
          </w:p>
          <w:p w:rsidR="0026527F" w:rsidRDefault="0026527F" w:rsidP="00BF3F51">
            <w:pPr>
              <w:pStyle w:val="Caption"/>
              <w:rPr>
                <w:color w:val="auto"/>
              </w:rPr>
            </w:pPr>
            <w:r w:rsidRPr="009F5C3E">
              <w:rPr>
                <w:color w:val="auto"/>
              </w:rPr>
              <w:t xml:space="preserve">Appendix </w:t>
            </w:r>
            <w:r>
              <w:rPr>
                <w:color w:val="auto"/>
              </w:rPr>
              <w:t>H</w:t>
            </w:r>
            <w:r w:rsidRPr="009F5C3E">
              <w:rPr>
                <w:color w:val="auto"/>
              </w:rPr>
              <w:t>: added GSA to Region crosswalk</w:t>
            </w:r>
          </w:p>
          <w:p w:rsidR="00504340" w:rsidRPr="00504340" w:rsidRDefault="00504340" w:rsidP="00504340">
            <w:pPr>
              <w:rPr>
                <w:rFonts w:asciiTheme="minorHAnsi" w:hAnsiTheme="minorHAnsi" w:cstheme="minorHAnsi"/>
                <w:b/>
                <w:sz w:val="18"/>
                <w:szCs w:val="18"/>
              </w:rPr>
            </w:pPr>
            <w:r w:rsidRPr="00504340">
              <w:rPr>
                <w:rFonts w:asciiTheme="minorHAnsi" w:hAnsiTheme="minorHAnsi" w:cstheme="minorHAnsi"/>
                <w:b/>
                <w:sz w:val="18"/>
                <w:szCs w:val="18"/>
              </w:rPr>
              <w:t>Appendix K:  added Scopes of Coverage</w:t>
            </w:r>
          </w:p>
        </w:tc>
        <w:tc>
          <w:tcPr>
            <w:tcW w:w="2108" w:type="dxa"/>
          </w:tcPr>
          <w:p w:rsidR="0026527F" w:rsidRPr="009F5C3E" w:rsidRDefault="0026527F" w:rsidP="0026527F">
            <w:pPr>
              <w:pStyle w:val="Caption"/>
              <w:rPr>
                <w:rFonts w:asciiTheme="minorHAnsi" w:hAnsiTheme="minorHAnsi"/>
                <w:color w:val="auto"/>
              </w:rPr>
            </w:pPr>
            <w:r>
              <w:rPr>
                <w:rFonts w:asciiTheme="minorHAnsi" w:hAnsiTheme="minorHAnsi"/>
                <w:color w:val="auto"/>
              </w:rPr>
              <w:t>Claims</w:t>
            </w:r>
            <w:r w:rsidRPr="009F5C3E">
              <w:rPr>
                <w:rFonts w:asciiTheme="minorHAnsi" w:hAnsiTheme="minorHAnsi"/>
                <w:color w:val="auto"/>
              </w:rPr>
              <w:t xml:space="preserve"> submission and adjustments information</w:t>
            </w:r>
          </w:p>
          <w:p w:rsidR="0026527F" w:rsidRPr="0079181F" w:rsidRDefault="0026527F" w:rsidP="00BF3F51">
            <w:pPr>
              <w:pStyle w:val="Caption"/>
              <w:rPr>
                <w:rFonts w:asciiTheme="minorHAnsi" w:hAnsiTheme="minorHAnsi"/>
                <w:color w:val="auto"/>
              </w:rPr>
            </w:pPr>
            <w:r w:rsidRPr="009F5C3E">
              <w:rPr>
                <w:rFonts w:asciiTheme="minorHAnsi" w:hAnsiTheme="minorHAnsi"/>
                <w:color w:val="auto"/>
              </w:rPr>
              <w:t>Extract File layouts</w:t>
            </w:r>
          </w:p>
        </w:tc>
        <w:tc>
          <w:tcPr>
            <w:tcW w:w="1508" w:type="dxa"/>
          </w:tcPr>
          <w:p w:rsidR="0026527F" w:rsidRPr="0079181F" w:rsidRDefault="0026527F" w:rsidP="00C83732">
            <w:pPr>
              <w:pStyle w:val="Caption"/>
              <w:rPr>
                <w:rStyle w:val="BookTitle"/>
                <w:rFonts w:asciiTheme="minorHAnsi" w:hAnsiTheme="minorHAnsi"/>
                <w:b/>
                <w:color w:val="auto"/>
              </w:rPr>
            </w:pPr>
            <w:r>
              <w:rPr>
                <w:rStyle w:val="BookTitle"/>
                <w:rFonts w:asciiTheme="minorHAnsi" w:hAnsiTheme="minorHAnsi"/>
                <w:b/>
                <w:color w:val="auto"/>
              </w:rPr>
              <w:t>10/10/2011 to 10/12/2011</w:t>
            </w:r>
          </w:p>
        </w:tc>
      </w:tr>
      <w:tr w:rsidR="009D19DF" w:rsidTr="00213F3B">
        <w:trPr>
          <w:cantSplit/>
          <w:trHeight w:val="440"/>
        </w:trPr>
        <w:tc>
          <w:tcPr>
            <w:tcW w:w="2250" w:type="dxa"/>
          </w:tcPr>
          <w:p w:rsidR="009D19DF" w:rsidRDefault="009D19DF" w:rsidP="00477BA2">
            <w:pPr>
              <w:pStyle w:val="Caption"/>
              <w:rPr>
                <w:color w:val="auto"/>
              </w:rPr>
            </w:pPr>
            <w:r>
              <w:rPr>
                <w:color w:val="auto"/>
              </w:rPr>
              <w:t xml:space="preserve">Darlene White </w:t>
            </w:r>
          </w:p>
        </w:tc>
        <w:tc>
          <w:tcPr>
            <w:tcW w:w="2280" w:type="dxa"/>
          </w:tcPr>
          <w:p w:rsidR="009D19DF" w:rsidRPr="009F5C3E" w:rsidRDefault="009D19DF" w:rsidP="0026527F">
            <w:pPr>
              <w:pStyle w:val="Caption"/>
              <w:rPr>
                <w:color w:val="auto"/>
              </w:rPr>
            </w:pPr>
            <w:r>
              <w:rPr>
                <w:color w:val="auto"/>
              </w:rPr>
              <w:t>Appendix K</w:t>
            </w:r>
          </w:p>
        </w:tc>
        <w:tc>
          <w:tcPr>
            <w:tcW w:w="2600" w:type="dxa"/>
          </w:tcPr>
          <w:p w:rsidR="009D19DF" w:rsidRPr="009F5C3E" w:rsidRDefault="009D19DF" w:rsidP="0026527F">
            <w:pPr>
              <w:pStyle w:val="Caption"/>
              <w:rPr>
                <w:color w:val="auto"/>
              </w:rPr>
            </w:pPr>
            <w:r>
              <w:rPr>
                <w:color w:val="auto"/>
              </w:rPr>
              <w:t>Administrative Fee Payments Crosswalk and Aid Category and Type Cases definitions</w:t>
            </w:r>
          </w:p>
        </w:tc>
        <w:tc>
          <w:tcPr>
            <w:tcW w:w="2108" w:type="dxa"/>
          </w:tcPr>
          <w:p w:rsidR="009D19DF" w:rsidRDefault="009D19DF" w:rsidP="0026527F">
            <w:pPr>
              <w:pStyle w:val="Caption"/>
              <w:rPr>
                <w:rFonts w:asciiTheme="minorHAnsi" w:hAnsiTheme="minorHAnsi"/>
                <w:color w:val="auto"/>
              </w:rPr>
            </w:pPr>
          </w:p>
        </w:tc>
        <w:tc>
          <w:tcPr>
            <w:tcW w:w="1508" w:type="dxa"/>
          </w:tcPr>
          <w:p w:rsidR="009D19DF" w:rsidRDefault="009D19DF" w:rsidP="00C83732">
            <w:pPr>
              <w:pStyle w:val="Caption"/>
              <w:rPr>
                <w:rStyle w:val="BookTitle"/>
                <w:rFonts w:asciiTheme="minorHAnsi" w:hAnsiTheme="minorHAnsi"/>
                <w:b/>
                <w:color w:val="auto"/>
              </w:rPr>
            </w:pPr>
            <w:r>
              <w:rPr>
                <w:rStyle w:val="BookTitle"/>
                <w:rFonts w:asciiTheme="minorHAnsi" w:hAnsiTheme="minorHAnsi"/>
                <w:b/>
                <w:color w:val="auto"/>
              </w:rPr>
              <w:t>10/28/2011</w:t>
            </w:r>
          </w:p>
        </w:tc>
      </w:tr>
      <w:tr w:rsidR="00DD3ABC" w:rsidTr="00213F3B">
        <w:trPr>
          <w:cantSplit/>
          <w:trHeight w:val="440"/>
        </w:trPr>
        <w:tc>
          <w:tcPr>
            <w:tcW w:w="2250" w:type="dxa"/>
          </w:tcPr>
          <w:p w:rsidR="00DD3ABC" w:rsidRPr="003814AB" w:rsidRDefault="00DD3ABC" w:rsidP="00477BA2">
            <w:pPr>
              <w:pStyle w:val="Caption"/>
              <w:rPr>
                <w:color w:val="auto"/>
              </w:rPr>
            </w:pPr>
            <w:r w:rsidRPr="003814AB">
              <w:rPr>
                <w:color w:val="auto"/>
              </w:rPr>
              <w:t>Darlene White</w:t>
            </w:r>
          </w:p>
        </w:tc>
        <w:tc>
          <w:tcPr>
            <w:tcW w:w="2280" w:type="dxa"/>
          </w:tcPr>
          <w:p w:rsidR="00E02DEB" w:rsidRPr="003814AB" w:rsidRDefault="00E02DEB" w:rsidP="0026527F">
            <w:pPr>
              <w:pStyle w:val="Caption"/>
              <w:rPr>
                <w:rFonts w:asciiTheme="minorHAnsi" w:hAnsiTheme="minorHAnsi"/>
                <w:color w:val="auto"/>
              </w:rPr>
            </w:pPr>
            <w:r w:rsidRPr="003814AB">
              <w:rPr>
                <w:rFonts w:asciiTheme="minorHAnsi" w:hAnsiTheme="minorHAnsi"/>
                <w:color w:val="auto"/>
              </w:rPr>
              <w:t>Appendix D</w:t>
            </w:r>
          </w:p>
          <w:p w:rsidR="00DD3ABC" w:rsidRPr="003814AB" w:rsidRDefault="00DD3ABC" w:rsidP="0026527F">
            <w:pPr>
              <w:pStyle w:val="Caption"/>
              <w:rPr>
                <w:rFonts w:asciiTheme="minorHAnsi" w:hAnsiTheme="minorHAnsi"/>
                <w:color w:val="auto"/>
              </w:rPr>
            </w:pPr>
            <w:r w:rsidRPr="003814AB">
              <w:rPr>
                <w:rFonts w:asciiTheme="minorHAnsi" w:hAnsiTheme="minorHAnsi"/>
                <w:color w:val="auto"/>
              </w:rPr>
              <w:t>Appendix E</w:t>
            </w:r>
          </w:p>
          <w:p w:rsidR="003814AB" w:rsidRPr="003814AB" w:rsidRDefault="003814AB" w:rsidP="003814AB">
            <w:pPr>
              <w:rPr>
                <w:rFonts w:asciiTheme="minorHAnsi" w:hAnsiTheme="minorHAnsi"/>
                <w:b/>
                <w:sz w:val="18"/>
                <w:szCs w:val="18"/>
              </w:rPr>
            </w:pPr>
            <w:r w:rsidRPr="003814AB">
              <w:rPr>
                <w:rFonts w:asciiTheme="minorHAnsi" w:hAnsiTheme="minorHAnsi"/>
                <w:b/>
                <w:sz w:val="18"/>
                <w:szCs w:val="18"/>
              </w:rPr>
              <w:t>Appendix I</w:t>
            </w:r>
          </w:p>
        </w:tc>
        <w:tc>
          <w:tcPr>
            <w:tcW w:w="2600" w:type="dxa"/>
          </w:tcPr>
          <w:p w:rsidR="00E02DEB" w:rsidRPr="003814AB" w:rsidRDefault="00E02DEB" w:rsidP="0026527F">
            <w:pPr>
              <w:pStyle w:val="Caption"/>
              <w:rPr>
                <w:rFonts w:asciiTheme="minorHAnsi" w:hAnsiTheme="minorHAnsi"/>
                <w:color w:val="auto"/>
              </w:rPr>
            </w:pPr>
            <w:r w:rsidRPr="003814AB">
              <w:rPr>
                <w:rFonts w:asciiTheme="minorHAnsi" w:hAnsiTheme="minorHAnsi"/>
                <w:color w:val="auto"/>
              </w:rPr>
              <w:t>Updated 820 File layout to correct RMR segment issue.</w:t>
            </w:r>
          </w:p>
          <w:p w:rsidR="00DD3ABC" w:rsidRPr="003814AB" w:rsidRDefault="00DD3ABC" w:rsidP="0026527F">
            <w:pPr>
              <w:pStyle w:val="Caption"/>
              <w:rPr>
                <w:rFonts w:asciiTheme="minorHAnsi" w:hAnsiTheme="minorHAnsi"/>
                <w:color w:val="auto"/>
              </w:rPr>
            </w:pPr>
            <w:r w:rsidRPr="003814AB">
              <w:rPr>
                <w:rFonts w:asciiTheme="minorHAnsi" w:hAnsiTheme="minorHAnsi"/>
                <w:color w:val="auto"/>
              </w:rPr>
              <w:t>Updated Provider Registry Edit Report with additional edit code values</w:t>
            </w:r>
          </w:p>
          <w:p w:rsidR="003814AB" w:rsidRPr="003814AB" w:rsidRDefault="003814AB" w:rsidP="003814AB">
            <w:pPr>
              <w:rPr>
                <w:rFonts w:asciiTheme="minorHAnsi" w:hAnsiTheme="minorHAnsi"/>
                <w:b/>
                <w:sz w:val="18"/>
                <w:szCs w:val="18"/>
              </w:rPr>
            </w:pPr>
            <w:r w:rsidRPr="003814AB">
              <w:rPr>
                <w:rFonts w:asciiTheme="minorHAnsi" w:hAnsiTheme="minorHAnsi"/>
                <w:b/>
                <w:sz w:val="18"/>
                <w:szCs w:val="18"/>
              </w:rPr>
              <w:t>Updated Edit codes dispositions</w:t>
            </w:r>
          </w:p>
        </w:tc>
        <w:tc>
          <w:tcPr>
            <w:tcW w:w="2108" w:type="dxa"/>
          </w:tcPr>
          <w:p w:rsidR="00DD3ABC" w:rsidRDefault="00DD3ABC" w:rsidP="0026527F">
            <w:pPr>
              <w:pStyle w:val="Caption"/>
              <w:rPr>
                <w:rFonts w:asciiTheme="minorHAnsi" w:hAnsiTheme="minorHAnsi"/>
                <w:color w:val="auto"/>
              </w:rPr>
            </w:pPr>
          </w:p>
        </w:tc>
        <w:tc>
          <w:tcPr>
            <w:tcW w:w="1508" w:type="dxa"/>
          </w:tcPr>
          <w:p w:rsidR="00DD3ABC" w:rsidRDefault="00DD3ABC" w:rsidP="003814AB">
            <w:pPr>
              <w:pStyle w:val="Caption"/>
              <w:rPr>
                <w:rStyle w:val="BookTitle"/>
                <w:rFonts w:asciiTheme="minorHAnsi" w:hAnsiTheme="minorHAnsi"/>
                <w:b/>
                <w:color w:val="auto"/>
              </w:rPr>
            </w:pPr>
            <w:r>
              <w:rPr>
                <w:rStyle w:val="BookTitle"/>
                <w:rFonts w:asciiTheme="minorHAnsi" w:hAnsiTheme="minorHAnsi"/>
                <w:b/>
                <w:color w:val="auto"/>
              </w:rPr>
              <w:t>11/2</w:t>
            </w:r>
            <w:r w:rsidR="003814AB">
              <w:rPr>
                <w:rStyle w:val="BookTitle"/>
                <w:rFonts w:asciiTheme="minorHAnsi" w:hAnsiTheme="minorHAnsi"/>
                <w:b/>
                <w:color w:val="auto"/>
              </w:rPr>
              <w:t>9</w:t>
            </w:r>
            <w:r>
              <w:rPr>
                <w:rStyle w:val="BookTitle"/>
                <w:rFonts w:asciiTheme="minorHAnsi" w:hAnsiTheme="minorHAnsi"/>
                <w:b/>
                <w:color w:val="auto"/>
              </w:rPr>
              <w:t>/2011</w:t>
            </w:r>
          </w:p>
        </w:tc>
      </w:tr>
      <w:tr w:rsidR="00F27835" w:rsidTr="00213F3B">
        <w:trPr>
          <w:cantSplit/>
          <w:trHeight w:val="440"/>
        </w:trPr>
        <w:tc>
          <w:tcPr>
            <w:tcW w:w="2250" w:type="dxa"/>
          </w:tcPr>
          <w:p w:rsidR="00F27835" w:rsidRPr="003814AB" w:rsidRDefault="00F27835" w:rsidP="00477BA2">
            <w:pPr>
              <w:pStyle w:val="Caption"/>
              <w:rPr>
                <w:color w:val="auto"/>
              </w:rPr>
            </w:pPr>
            <w:r>
              <w:rPr>
                <w:color w:val="auto"/>
              </w:rPr>
              <w:t>Darlene White</w:t>
            </w:r>
          </w:p>
        </w:tc>
        <w:tc>
          <w:tcPr>
            <w:tcW w:w="2280" w:type="dxa"/>
          </w:tcPr>
          <w:p w:rsidR="00F27835" w:rsidRPr="003814AB" w:rsidRDefault="00F27835" w:rsidP="0026527F">
            <w:pPr>
              <w:pStyle w:val="Caption"/>
              <w:rPr>
                <w:rFonts w:asciiTheme="minorHAnsi" w:hAnsiTheme="minorHAnsi"/>
                <w:color w:val="auto"/>
              </w:rPr>
            </w:pPr>
            <w:r>
              <w:rPr>
                <w:rFonts w:asciiTheme="minorHAnsi" w:hAnsiTheme="minorHAnsi"/>
                <w:color w:val="auto"/>
              </w:rPr>
              <w:t>Appendix E</w:t>
            </w:r>
          </w:p>
        </w:tc>
        <w:tc>
          <w:tcPr>
            <w:tcW w:w="2600" w:type="dxa"/>
          </w:tcPr>
          <w:p w:rsidR="00F27835" w:rsidRPr="003814AB" w:rsidRDefault="00F27835" w:rsidP="0026527F">
            <w:pPr>
              <w:pStyle w:val="Caption"/>
              <w:rPr>
                <w:rFonts w:asciiTheme="minorHAnsi" w:hAnsiTheme="minorHAnsi"/>
                <w:color w:val="auto"/>
              </w:rPr>
            </w:pPr>
            <w:r>
              <w:rPr>
                <w:rFonts w:asciiTheme="minorHAnsi" w:hAnsiTheme="minorHAnsi"/>
                <w:color w:val="auto"/>
              </w:rPr>
              <w:t>Changed Provider Registry File format: Provider Name</w:t>
            </w:r>
            <w:r w:rsidR="001B2A82">
              <w:rPr>
                <w:rFonts w:asciiTheme="minorHAnsi" w:hAnsiTheme="minorHAnsi"/>
                <w:color w:val="auto"/>
              </w:rPr>
              <w:t xml:space="preserve"> (record position </w:t>
            </w:r>
            <w:r w:rsidR="001B2A82" w:rsidRPr="001A44B2">
              <w:rPr>
                <w:color w:val="000000"/>
              </w:rPr>
              <w:t>45-74</w:t>
            </w:r>
            <w:r w:rsidR="001B2A82">
              <w:rPr>
                <w:color w:val="000000"/>
              </w:rPr>
              <w:t>)</w:t>
            </w:r>
            <w:r>
              <w:rPr>
                <w:rFonts w:asciiTheme="minorHAnsi" w:hAnsiTheme="minorHAnsi"/>
                <w:color w:val="auto"/>
              </w:rPr>
              <w:t xml:space="preserve"> is now a structured </w:t>
            </w:r>
            <w:r w:rsidR="001B2A82">
              <w:rPr>
                <w:rFonts w:asciiTheme="minorHAnsi" w:hAnsiTheme="minorHAnsi"/>
                <w:color w:val="auto"/>
              </w:rPr>
              <w:t xml:space="preserve">format. </w:t>
            </w:r>
          </w:p>
        </w:tc>
        <w:tc>
          <w:tcPr>
            <w:tcW w:w="2108" w:type="dxa"/>
          </w:tcPr>
          <w:p w:rsidR="00F27835" w:rsidRDefault="00F27835" w:rsidP="0026527F">
            <w:pPr>
              <w:pStyle w:val="Caption"/>
              <w:rPr>
                <w:rFonts w:asciiTheme="minorHAnsi" w:hAnsiTheme="minorHAnsi"/>
                <w:color w:val="auto"/>
              </w:rPr>
            </w:pPr>
          </w:p>
        </w:tc>
        <w:tc>
          <w:tcPr>
            <w:tcW w:w="1508" w:type="dxa"/>
          </w:tcPr>
          <w:p w:rsidR="00F27835" w:rsidRDefault="00F27835" w:rsidP="003814AB">
            <w:pPr>
              <w:pStyle w:val="Caption"/>
              <w:rPr>
                <w:rStyle w:val="BookTitle"/>
                <w:rFonts w:asciiTheme="minorHAnsi" w:hAnsiTheme="minorHAnsi"/>
                <w:b/>
                <w:color w:val="auto"/>
              </w:rPr>
            </w:pPr>
            <w:r>
              <w:rPr>
                <w:rStyle w:val="BookTitle"/>
                <w:rFonts w:asciiTheme="minorHAnsi" w:hAnsiTheme="minorHAnsi"/>
                <w:b/>
                <w:color w:val="auto"/>
              </w:rPr>
              <w:t>12/6/2011</w:t>
            </w:r>
          </w:p>
        </w:tc>
      </w:tr>
      <w:tr w:rsidR="002A3C51" w:rsidTr="00213F3B">
        <w:trPr>
          <w:cantSplit/>
          <w:trHeight w:val="440"/>
        </w:trPr>
        <w:tc>
          <w:tcPr>
            <w:tcW w:w="2250" w:type="dxa"/>
          </w:tcPr>
          <w:p w:rsidR="002A3C51" w:rsidRDefault="002A3C51" w:rsidP="00477BA2">
            <w:pPr>
              <w:pStyle w:val="Caption"/>
              <w:rPr>
                <w:color w:val="auto"/>
              </w:rPr>
            </w:pPr>
            <w:r>
              <w:rPr>
                <w:color w:val="auto"/>
              </w:rPr>
              <w:t>Darlene White</w:t>
            </w:r>
          </w:p>
        </w:tc>
        <w:tc>
          <w:tcPr>
            <w:tcW w:w="2280" w:type="dxa"/>
          </w:tcPr>
          <w:p w:rsidR="002A3C51" w:rsidRDefault="002A3C51" w:rsidP="0026527F">
            <w:pPr>
              <w:pStyle w:val="Caption"/>
              <w:rPr>
                <w:rFonts w:asciiTheme="minorHAnsi" w:hAnsiTheme="minorHAnsi"/>
                <w:color w:val="auto"/>
              </w:rPr>
            </w:pPr>
            <w:r>
              <w:rPr>
                <w:rFonts w:asciiTheme="minorHAnsi" w:hAnsiTheme="minorHAnsi"/>
                <w:color w:val="auto"/>
              </w:rPr>
              <w:t>Appendix I</w:t>
            </w:r>
          </w:p>
        </w:tc>
        <w:tc>
          <w:tcPr>
            <w:tcW w:w="2600" w:type="dxa"/>
          </w:tcPr>
          <w:p w:rsidR="0022443F" w:rsidRDefault="002A3C51" w:rsidP="0022443F">
            <w:pPr>
              <w:pStyle w:val="Caption"/>
              <w:spacing w:after="0"/>
              <w:rPr>
                <w:rFonts w:asciiTheme="minorHAnsi" w:hAnsiTheme="minorHAnsi"/>
                <w:color w:val="auto"/>
              </w:rPr>
            </w:pPr>
            <w:r>
              <w:rPr>
                <w:rFonts w:asciiTheme="minorHAnsi" w:hAnsiTheme="minorHAnsi"/>
                <w:color w:val="auto"/>
              </w:rPr>
              <w:t>Updated Edit codes dispositions</w:t>
            </w:r>
            <w:r w:rsidR="0022443F">
              <w:rPr>
                <w:rFonts w:asciiTheme="minorHAnsi" w:hAnsiTheme="minorHAnsi"/>
                <w:color w:val="auto"/>
              </w:rPr>
              <w:t>.  The dispositions for the following edit codes were changed</w:t>
            </w:r>
            <w:r w:rsidR="00161B7E">
              <w:rPr>
                <w:rFonts w:asciiTheme="minorHAnsi" w:hAnsiTheme="minorHAnsi"/>
                <w:color w:val="auto"/>
              </w:rPr>
              <w:t xml:space="preserve"> as shown</w:t>
            </w:r>
            <w:r w:rsidR="0022443F">
              <w:rPr>
                <w:rFonts w:asciiTheme="minorHAnsi" w:hAnsiTheme="minorHAnsi"/>
                <w:color w:val="auto"/>
              </w:rPr>
              <w:t xml:space="preserve">: </w:t>
            </w:r>
          </w:p>
          <w:p w:rsidR="0022443F" w:rsidRDefault="0022443F" w:rsidP="0022443F">
            <w:pPr>
              <w:pStyle w:val="Caption"/>
              <w:spacing w:after="0"/>
              <w:rPr>
                <w:rFonts w:asciiTheme="minorHAnsi" w:hAnsiTheme="minorHAnsi"/>
                <w:color w:val="auto"/>
              </w:rPr>
            </w:pPr>
            <w:r>
              <w:rPr>
                <w:rFonts w:asciiTheme="minorHAnsi" w:hAnsiTheme="minorHAnsi"/>
                <w:color w:val="auto"/>
              </w:rPr>
              <w:t xml:space="preserve">010-off, </w:t>
            </w:r>
          </w:p>
          <w:p w:rsidR="0022443F" w:rsidRDefault="0022443F" w:rsidP="0022443F">
            <w:pPr>
              <w:pStyle w:val="Caption"/>
              <w:spacing w:after="0"/>
              <w:rPr>
                <w:rFonts w:asciiTheme="minorHAnsi" w:hAnsiTheme="minorHAnsi"/>
                <w:color w:val="auto"/>
              </w:rPr>
            </w:pPr>
            <w:r>
              <w:rPr>
                <w:rFonts w:asciiTheme="minorHAnsi" w:hAnsiTheme="minorHAnsi"/>
                <w:color w:val="auto"/>
              </w:rPr>
              <w:t xml:space="preserve">187-off, </w:t>
            </w:r>
          </w:p>
          <w:p w:rsidR="0022443F" w:rsidRDefault="0022443F" w:rsidP="0022443F">
            <w:pPr>
              <w:pStyle w:val="Caption"/>
              <w:spacing w:after="0"/>
              <w:rPr>
                <w:rFonts w:asciiTheme="minorHAnsi" w:hAnsiTheme="minorHAnsi"/>
                <w:color w:val="auto"/>
              </w:rPr>
            </w:pPr>
            <w:r>
              <w:rPr>
                <w:rFonts w:asciiTheme="minorHAnsi" w:hAnsiTheme="minorHAnsi"/>
                <w:color w:val="auto"/>
              </w:rPr>
              <w:t xml:space="preserve">730-off, </w:t>
            </w:r>
          </w:p>
          <w:p w:rsidR="0022443F" w:rsidRDefault="0022443F" w:rsidP="0022443F">
            <w:pPr>
              <w:pStyle w:val="Caption"/>
              <w:spacing w:after="0"/>
              <w:rPr>
                <w:rFonts w:asciiTheme="minorHAnsi" w:hAnsiTheme="minorHAnsi"/>
                <w:color w:val="auto"/>
              </w:rPr>
            </w:pPr>
            <w:r>
              <w:rPr>
                <w:rFonts w:asciiTheme="minorHAnsi" w:hAnsiTheme="minorHAnsi"/>
                <w:color w:val="auto"/>
              </w:rPr>
              <w:t xml:space="preserve">784-off, </w:t>
            </w:r>
          </w:p>
          <w:p w:rsidR="0022443F" w:rsidRDefault="0022443F" w:rsidP="0022443F">
            <w:pPr>
              <w:pStyle w:val="Caption"/>
              <w:spacing w:after="0"/>
              <w:rPr>
                <w:rFonts w:asciiTheme="minorHAnsi" w:hAnsiTheme="minorHAnsi"/>
                <w:color w:val="auto"/>
              </w:rPr>
            </w:pPr>
            <w:r>
              <w:rPr>
                <w:rFonts w:asciiTheme="minorHAnsi" w:hAnsiTheme="minorHAnsi"/>
                <w:color w:val="auto"/>
              </w:rPr>
              <w:t xml:space="preserve">915-off, </w:t>
            </w:r>
          </w:p>
          <w:p w:rsidR="0022443F" w:rsidRPr="0022443F" w:rsidRDefault="0022443F" w:rsidP="0022443F">
            <w:pPr>
              <w:pStyle w:val="Caption"/>
              <w:spacing w:after="0"/>
              <w:rPr>
                <w:rFonts w:asciiTheme="minorHAnsi" w:hAnsiTheme="minorHAnsi"/>
                <w:color w:val="auto"/>
              </w:rPr>
            </w:pPr>
            <w:r>
              <w:rPr>
                <w:rFonts w:asciiTheme="minorHAnsi" w:hAnsiTheme="minorHAnsi"/>
                <w:color w:val="auto"/>
              </w:rPr>
              <w:t>916-off.</w:t>
            </w:r>
          </w:p>
        </w:tc>
        <w:tc>
          <w:tcPr>
            <w:tcW w:w="2108" w:type="dxa"/>
          </w:tcPr>
          <w:p w:rsidR="002A3C51" w:rsidRDefault="002A3C51" w:rsidP="0026527F">
            <w:pPr>
              <w:pStyle w:val="Caption"/>
              <w:rPr>
                <w:rFonts w:asciiTheme="minorHAnsi" w:hAnsiTheme="minorHAnsi"/>
                <w:color w:val="auto"/>
              </w:rPr>
            </w:pPr>
          </w:p>
        </w:tc>
        <w:tc>
          <w:tcPr>
            <w:tcW w:w="1508" w:type="dxa"/>
          </w:tcPr>
          <w:p w:rsidR="002A3C51" w:rsidRDefault="002A3C51" w:rsidP="003814AB">
            <w:pPr>
              <w:pStyle w:val="Caption"/>
              <w:rPr>
                <w:rStyle w:val="BookTitle"/>
                <w:rFonts w:asciiTheme="minorHAnsi" w:hAnsiTheme="minorHAnsi"/>
                <w:b/>
                <w:color w:val="auto"/>
              </w:rPr>
            </w:pPr>
            <w:r>
              <w:rPr>
                <w:rStyle w:val="BookTitle"/>
                <w:rFonts w:asciiTheme="minorHAnsi" w:hAnsiTheme="minorHAnsi"/>
                <w:b/>
                <w:color w:val="auto"/>
              </w:rPr>
              <w:t>12/7/2011</w:t>
            </w:r>
          </w:p>
        </w:tc>
      </w:tr>
      <w:tr w:rsidR="00D61712" w:rsidTr="00213F3B">
        <w:trPr>
          <w:cantSplit/>
          <w:trHeight w:val="440"/>
        </w:trPr>
        <w:tc>
          <w:tcPr>
            <w:tcW w:w="2250" w:type="dxa"/>
          </w:tcPr>
          <w:p w:rsidR="00D61712" w:rsidRDefault="00D61712" w:rsidP="00477BA2">
            <w:pPr>
              <w:pStyle w:val="Caption"/>
              <w:rPr>
                <w:color w:val="auto"/>
              </w:rPr>
            </w:pPr>
            <w:r>
              <w:rPr>
                <w:color w:val="auto"/>
              </w:rPr>
              <w:t>Darlene White</w:t>
            </w:r>
          </w:p>
        </w:tc>
        <w:tc>
          <w:tcPr>
            <w:tcW w:w="2280" w:type="dxa"/>
          </w:tcPr>
          <w:p w:rsidR="00D61712" w:rsidRDefault="00D61712" w:rsidP="0026527F">
            <w:pPr>
              <w:pStyle w:val="Caption"/>
              <w:rPr>
                <w:rFonts w:asciiTheme="minorHAnsi" w:hAnsiTheme="minorHAnsi"/>
                <w:color w:val="auto"/>
              </w:rPr>
            </w:pPr>
            <w:r>
              <w:rPr>
                <w:rFonts w:asciiTheme="minorHAnsi" w:hAnsiTheme="minorHAnsi"/>
                <w:color w:val="auto"/>
              </w:rPr>
              <w:t>Appendix I</w:t>
            </w:r>
          </w:p>
        </w:tc>
        <w:tc>
          <w:tcPr>
            <w:tcW w:w="2600" w:type="dxa"/>
          </w:tcPr>
          <w:p w:rsidR="00D61712" w:rsidRPr="00D61712" w:rsidRDefault="00D61712" w:rsidP="00D61712">
            <w:pPr>
              <w:pStyle w:val="Caption"/>
              <w:spacing w:after="0"/>
              <w:rPr>
                <w:rFonts w:asciiTheme="minorHAnsi" w:hAnsiTheme="minorHAnsi"/>
                <w:color w:val="auto"/>
              </w:rPr>
            </w:pPr>
            <w:r>
              <w:rPr>
                <w:rFonts w:asciiTheme="minorHAnsi" w:hAnsiTheme="minorHAnsi"/>
                <w:color w:val="auto"/>
              </w:rPr>
              <w:t>Updated Edit code disposition for 664:  Set to E (EOB).</w:t>
            </w:r>
          </w:p>
        </w:tc>
        <w:tc>
          <w:tcPr>
            <w:tcW w:w="2108" w:type="dxa"/>
          </w:tcPr>
          <w:p w:rsidR="00D61712" w:rsidRDefault="00D61712" w:rsidP="0026527F">
            <w:pPr>
              <w:pStyle w:val="Caption"/>
              <w:rPr>
                <w:rFonts w:asciiTheme="minorHAnsi" w:hAnsiTheme="minorHAnsi"/>
                <w:color w:val="auto"/>
              </w:rPr>
            </w:pPr>
          </w:p>
        </w:tc>
        <w:tc>
          <w:tcPr>
            <w:tcW w:w="1508" w:type="dxa"/>
          </w:tcPr>
          <w:p w:rsidR="00D61712" w:rsidRDefault="00D61712" w:rsidP="003814AB">
            <w:pPr>
              <w:pStyle w:val="Caption"/>
              <w:rPr>
                <w:rStyle w:val="BookTitle"/>
                <w:rFonts w:asciiTheme="minorHAnsi" w:hAnsiTheme="minorHAnsi"/>
                <w:b/>
                <w:color w:val="auto"/>
              </w:rPr>
            </w:pPr>
            <w:r>
              <w:rPr>
                <w:rStyle w:val="BookTitle"/>
                <w:rFonts w:asciiTheme="minorHAnsi" w:hAnsiTheme="minorHAnsi"/>
                <w:b/>
                <w:color w:val="auto"/>
              </w:rPr>
              <w:t>12/14/2011</w:t>
            </w:r>
          </w:p>
        </w:tc>
      </w:tr>
      <w:tr w:rsidR="004533DA" w:rsidTr="00213F3B">
        <w:trPr>
          <w:cantSplit/>
          <w:trHeight w:val="440"/>
        </w:trPr>
        <w:tc>
          <w:tcPr>
            <w:tcW w:w="2250" w:type="dxa"/>
          </w:tcPr>
          <w:p w:rsidR="004533DA" w:rsidRDefault="004533DA" w:rsidP="00477BA2">
            <w:pPr>
              <w:pStyle w:val="Caption"/>
              <w:rPr>
                <w:color w:val="auto"/>
              </w:rPr>
            </w:pPr>
            <w:r>
              <w:rPr>
                <w:color w:val="auto"/>
              </w:rPr>
              <w:lastRenderedPageBreak/>
              <w:t>Darlene White</w:t>
            </w:r>
          </w:p>
        </w:tc>
        <w:tc>
          <w:tcPr>
            <w:tcW w:w="2280" w:type="dxa"/>
          </w:tcPr>
          <w:p w:rsidR="004533DA" w:rsidRDefault="000B49DB" w:rsidP="0026527F">
            <w:pPr>
              <w:pStyle w:val="Caption"/>
              <w:rPr>
                <w:rFonts w:asciiTheme="minorHAnsi" w:hAnsiTheme="minorHAnsi"/>
                <w:color w:val="auto"/>
              </w:rPr>
            </w:pPr>
            <w:r>
              <w:rPr>
                <w:rFonts w:asciiTheme="minorHAnsi" w:hAnsiTheme="minorHAnsi"/>
                <w:color w:val="auto"/>
              </w:rPr>
              <w:t>Appendix D</w:t>
            </w:r>
          </w:p>
        </w:tc>
        <w:tc>
          <w:tcPr>
            <w:tcW w:w="2600" w:type="dxa"/>
          </w:tcPr>
          <w:p w:rsidR="000B49DB" w:rsidRDefault="000B49DB" w:rsidP="000B49DB">
            <w:pPr>
              <w:pStyle w:val="Caption"/>
              <w:spacing w:after="0"/>
              <w:rPr>
                <w:rFonts w:asciiTheme="minorHAnsi" w:hAnsiTheme="minorHAnsi"/>
                <w:color w:val="auto"/>
              </w:rPr>
            </w:pPr>
            <w:r>
              <w:rPr>
                <w:rFonts w:asciiTheme="minorHAnsi" w:hAnsiTheme="minorHAnsi"/>
                <w:color w:val="auto"/>
              </w:rPr>
              <w:t xml:space="preserve">Updated Claim Detail record layout.  </w:t>
            </w:r>
          </w:p>
          <w:p w:rsidR="000B49DB" w:rsidRPr="000B49DB" w:rsidRDefault="000B49DB" w:rsidP="000B49DB">
            <w:pPr>
              <w:pStyle w:val="Caption"/>
              <w:spacing w:after="0"/>
              <w:rPr>
                <w:rFonts w:asciiTheme="minorHAnsi" w:hAnsiTheme="minorHAnsi"/>
                <w:color w:val="auto"/>
              </w:rPr>
            </w:pPr>
            <w:r>
              <w:rPr>
                <w:rFonts w:asciiTheme="minorHAnsi" w:hAnsiTheme="minorHAnsi"/>
                <w:color w:val="auto"/>
              </w:rPr>
              <w:t>Updated Provider List record layout.</w:t>
            </w:r>
          </w:p>
        </w:tc>
        <w:tc>
          <w:tcPr>
            <w:tcW w:w="2108" w:type="dxa"/>
          </w:tcPr>
          <w:p w:rsidR="000B49DB" w:rsidRDefault="000B49DB" w:rsidP="000B49DB">
            <w:pPr>
              <w:pStyle w:val="Caption"/>
              <w:rPr>
                <w:rFonts w:asciiTheme="minorHAnsi" w:hAnsiTheme="minorHAnsi"/>
                <w:color w:val="auto"/>
              </w:rPr>
            </w:pPr>
            <w:r>
              <w:rPr>
                <w:rFonts w:asciiTheme="minorHAnsi" w:hAnsiTheme="minorHAnsi"/>
                <w:color w:val="auto"/>
              </w:rPr>
              <w:t xml:space="preserve">Added diagnosis code 2 and place of service to end of claims detail layout.  </w:t>
            </w:r>
          </w:p>
          <w:p w:rsidR="000B49DB" w:rsidRPr="000B49DB" w:rsidRDefault="000B49DB" w:rsidP="000B49DB">
            <w:pPr>
              <w:pStyle w:val="Caption"/>
              <w:rPr>
                <w:rFonts w:asciiTheme="minorHAnsi" w:hAnsiTheme="minorHAnsi"/>
                <w:color w:val="auto"/>
              </w:rPr>
            </w:pPr>
            <w:r>
              <w:rPr>
                <w:rFonts w:asciiTheme="minorHAnsi" w:hAnsiTheme="minorHAnsi"/>
                <w:color w:val="auto"/>
              </w:rPr>
              <w:t xml:space="preserve">Added pay-to address </w:t>
            </w:r>
            <w:r w:rsidR="00072AB7">
              <w:rPr>
                <w:rFonts w:asciiTheme="minorHAnsi" w:hAnsiTheme="minorHAnsi"/>
                <w:color w:val="auto"/>
              </w:rPr>
              <w:t xml:space="preserve">and TIN </w:t>
            </w:r>
            <w:r>
              <w:rPr>
                <w:rFonts w:asciiTheme="minorHAnsi" w:hAnsiTheme="minorHAnsi"/>
                <w:color w:val="auto"/>
              </w:rPr>
              <w:t>information to end of Provider List record layout.</w:t>
            </w:r>
          </w:p>
        </w:tc>
        <w:tc>
          <w:tcPr>
            <w:tcW w:w="1508" w:type="dxa"/>
          </w:tcPr>
          <w:p w:rsidR="004533DA" w:rsidRDefault="004533DA" w:rsidP="003814AB">
            <w:pPr>
              <w:pStyle w:val="Caption"/>
              <w:rPr>
                <w:rStyle w:val="BookTitle"/>
                <w:rFonts w:asciiTheme="minorHAnsi" w:hAnsiTheme="minorHAnsi"/>
                <w:b/>
                <w:color w:val="auto"/>
              </w:rPr>
            </w:pPr>
            <w:r>
              <w:rPr>
                <w:rStyle w:val="BookTitle"/>
                <w:rFonts w:asciiTheme="minorHAnsi" w:hAnsiTheme="minorHAnsi"/>
                <w:b/>
                <w:color w:val="auto"/>
              </w:rPr>
              <w:t>01/06/2012</w:t>
            </w:r>
            <w:r w:rsidR="00BE1DCA">
              <w:rPr>
                <w:rStyle w:val="BookTitle"/>
                <w:rFonts w:asciiTheme="minorHAnsi" w:hAnsiTheme="minorHAnsi"/>
                <w:b/>
                <w:color w:val="auto"/>
              </w:rPr>
              <w:t xml:space="preserve"> – 02/13/2012</w:t>
            </w:r>
          </w:p>
        </w:tc>
      </w:tr>
      <w:tr w:rsidR="00BB1097" w:rsidTr="00BB1097">
        <w:trPr>
          <w:cantSplit/>
          <w:trHeight w:val="440"/>
        </w:trPr>
        <w:tc>
          <w:tcPr>
            <w:tcW w:w="2250" w:type="dxa"/>
            <w:tcBorders>
              <w:top w:val="single" w:sz="4" w:space="0" w:color="auto"/>
              <w:left w:val="single" w:sz="4" w:space="0" w:color="auto"/>
              <w:bottom w:val="single" w:sz="4" w:space="0" w:color="auto"/>
              <w:right w:val="single" w:sz="4" w:space="0" w:color="auto"/>
            </w:tcBorders>
          </w:tcPr>
          <w:p w:rsidR="00BB1097" w:rsidRDefault="00BB1097" w:rsidP="009B4729">
            <w:pPr>
              <w:pStyle w:val="Caption"/>
              <w:rPr>
                <w:color w:val="auto"/>
              </w:rPr>
            </w:pPr>
            <w:r>
              <w:rPr>
                <w:color w:val="auto"/>
              </w:rPr>
              <w:t>Darlene White</w:t>
            </w:r>
          </w:p>
        </w:tc>
        <w:tc>
          <w:tcPr>
            <w:tcW w:w="2280" w:type="dxa"/>
            <w:tcBorders>
              <w:top w:val="single" w:sz="4" w:space="0" w:color="auto"/>
              <w:left w:val="single" w:sz="4" w:space="0" w:color="auto"/>
              <w:bottom w:val="single" w:sz="4" w:space="0" w:color="auto"/>
              <w:right w:val="single" w:sz="4" w:space="0" w:color="auto"/>
            </w:tcBorders>
          </w:tcPr>
          <w:p w:rsidR="003270E3" w:rsidRDefault="00EB0804" w:rsidP="003270E3">
            <w:pPr>
              <w:pStyle w:val="Caption"/>
              <w:keepNext/>
              <w:numPr>
                <w:ilvl w:val="3"/>
                <w:numId w:val="4"/>
              </w:numPr>
              <w:spacing w:before="60"/>
              <w:outlineLvl w:val="3"/>
              <w:rPr>
                <w:rFonts w:asciiTheme="minorHAnsi" w:hAnsiTheme="minorHAnsi"/>
                <w:color w:val="auto"/>
                <w:sz w:val="20"/>
                <w:szCs w:val="20"/>
              </w:rPr>
            </w:pPr>
            <w:r w:rsidRPr="00F2419E">
              <w:rPr>
                <w:rFonts w:asciiTheme="minorHAnsi" w:hAnsiTheme="minorHAnsi"/>
                <w:color w:val="auto"/>
                <w:sz w:val="20"/>
                <w:szCs w:val="20"/>
              </w:rPr>
              <w:t>Section 1 Overview</w:t>
            </w:r>
          </w:p>
          <w:p w:rsidR="00F45639" w:rsidRPr="00F2419E" w:rsidRDefault="00EB0804" w:rsidP="003270E3">
            <w:pPr>
              <w:pStyle w:val="Caption"/>
              <w:keepNext/>
              <w:numPr>
                <w:ilvl w:val="3"/>
                <w:numId w:val="4"/>
              </w:numPr>
              <w:spacing w:before="60"/>
              <w:outlineLvl w:val="3"/>
              <w:rPr>
                <w:rFonts w:asciiTheme="minorHAnsi" w:hAnsiTheme="minorHAnsi"/>
                <w:color w:val="auto"/>
                <w:sz w:val="20"/>
                <w:szCs w:val="20"/>
              </w:rPr>
            </w:pPr>
            <w:r w:rsidRPr="00F2419E">
              <w:rPr>
                <w:rFonts w:asciiTheme="minorHAnsi" w:eastAsia="Times New Roman" w:hAnsiTheme="minorHAnsi"/>
                <w:color w:val="auto"/>
                <w:sz w:val="20"/>
                <w:szCs w:val="20"/>
              </w:rPr>
              <w:t>Section 4 Files and Reports</w:t>
            </w:r>
          </w:p>
          <w:p w:rsidR="00F45639" w:rsidRPr="00F2419E" w:rsidRDefault="00F45639" w:rsidP="00F2419E">
            <w:pPr>
              <w:rPr>
                <w:rFonts w:asciiTheme="minorHAnsi" w:hAnsiTheme="minorHAnsi"/>
                <w:sz w:val="20"/>
                <w:szCs w:val="20"/>
              </w:rPr>
            </w:pPr>
          </w:p>
          <w:p w:rsidR="00BB1097" w:rsidRPr="00F2419E" w:rsidRDefault="00EB0804" w:rsidP="009B4729">
            <w:pPr>
              <w:pStyle w:val="Caption"/>
              <w:rPr>
                <w:rFonts w:asciiTheme="minorHAnsi" w:hAnsiTheme="minorHAnsi"/>
                <w:color w:val="auto"/>
                <w:sz w:val="20"/>
                <w:szCs w:val="20"/>
              </w:rPr>
            </w:pPr>
            <w:r w:rsidRPr="00F2419E">
              <w:rPr>
                <w:rFonts w:asciiTheme="minorHAnsi" w:hAnsiTheme="minorHAnsi"/>
                <w:color w:val="auto"/>
                <w:sz w:val="20"/>
                <w:szCs w:val="20"/>
              </w:rPr>
              <w:t>Appendix D</w:t>
            </w:r>
          </w:p>
          <w:p w:rsidR="00102B39" w:rsidRDefault="00102B39" w:rsidP="00F2419E">
            <w:pPr>
              <w:rPr>
                <w:rFonts w:asciiTheme="minorHAnsi" w:hAnsiTheme="minorHAnsi"/>
                <w:b/>
                <w:sz w:val="20"/>
                <w:szCs w:val="20"/>
              </w:rPr>
            </w:pPr>
            <w:r>
              <w:rPr>
                <w:rFonts w:asciiTheme="minorHAnsi" w:hAnsiTheme="minorHAnsi"/>
                <w:b/>
                <w:sz w:val="20"/>
                <w:szCs w:val="20"/>
              </w:rPr>
              <w:t>Appendix I</w:t>
            </w:r>
          </w:p>
          <w:p w:rsidR="00102B39" w:rsidRDefault="00102B39" w:rsidP="00F2419E">
            <w:pPr>
              <w:rPr>
                <w:rFonts w:asciiTheme="minorHAnsi" w:hAnsiTheme="minorHAnsi"/>
                <w:b/>
                <w:sz w:val="20"/>
                <w:szCs w:val="20"/>
              </w:rPr>
            </w:pPr>
          </w:p>
          <w:p w:rsidR="00F45639" w:rsidRPr="00F2419E" w:rsidRDefault="00EB0804" w:rsidP="00F2419E">
            <w:pPr>
              <w:rPr>
                <w:rFonts w:asciiTheme="minorHAnsi" w:hAnsiTheme="minorHAnsi"/>
                <w:sz w:val="20"/>
                <w:szCs w:val="20"/>
              </w:rPr>
            </w:pPr>
            <w:r w:rsidRPr="00F2419E">
              <w:rPr>
                <w:rFonts w:asciiTheme="minorHAnsi" w:hAnsiTheme="minorHAnsi"/>
                <w:b/>
                <w:sz w:val="20"/>
                <w:szCs w:val="20"/>
              </w:rPr>
              <w:t>Appendix K</w:t>
            </w:r>
          </w:p>
        </w:tc>
        <w:tc>
          <w:tcPr>
            <w:tcW w:w="2600" w:type="dxa"/>
            <w:tcBorders>
              <w:top w:val="single" w:sz="4" w:space="0" w:color="auto"/>
              <w:left w:val="single" w:sz="4" w:space="0" w:color="auto"/>
              <w:bottom w:val="single" w:sz="4" w:space="0" w:color="auto"/>
              <w:right w:val="single" w:sz="4" w:space="0" w:color="auto"/>
            </w:tcBorders>
          </w:tcPr>
          <w:p w:rsidR="00B26C97" w:rsidRPr="00B8045E" w:rsidRDefault="001E1878" w:rsidP="009B4729">
            <w:pPr>
              <w:pStyle w:val="Caption"/>
              <w:spacing w:after="0"/>
              <w:rPr>
                <w:rFonts w:asciiTheme="minorHAnsi" w:hAnsiTheme="minorHAnsi"/>
                <w:color w:val="auto"/>
              </w:rPr>
            </w:pPr>
            <w:r>
              <w:rPr>
                <w:rFonts w:asciiTheme="minorHAnsi" w:hAnsiTheme="minorHAnsi"/>
                <w:color w:val="auto"/>
              </w:rPr>
              <w:t xml:space="preserve">Section 1: </w:t>
            </w:r>
            <w:r w:rsidR="00B26C97" w:rsidRPr="00B8045E">
              <w:rPr>
                <w:rFonts w:asciiTheme="minorHAnsi" w:hAnsiTheme="minorHAnsi"/>
                <w:color w:val="auto"/>
              </w:rPr>
              <w:t>Added note</w:t>
            </w:r>
            <w:r w:rsidR="00645822" w:rsidRPr="00B8045E">
              <w:rPr>
                <w:rFonts w:asciiTheme="minorHAnsi" w:hAnsiTheme="minorHAnsi"/>
                <w:color w:val="auto"/>
              </w:rPr>
              <w:t xml:space="preserve"> in Batch Submissions paragraph,</w:t>
            </w:r>
          </w:p>
          <w:p w:rsidR="00F45639" w:rsidRPr="00F2419E" w:rsidRDefault="00F45639" w:rsidP="00F2419E">
            <w:pPr>
              <w:rPr>
                <w:rFonts w:asciiTheme="minorHAnsi" w:hAnsiTheme="minorHAnsi"/>
              </w:rPr>
            </w:pPr>
          </w:p>
          <w:p w:rsidR="00F45639" w:rsidRDefault="001E1878" w:rsidP="00F2419E">
            <w:pPr>
              <w:rPr>
                <w:rFonts w:asciiTheme="minorHAnsi" w:hAnsiTheme="minorHAnsi"/>
              </w:rPr>
            </w:pPr>
            <w:r>
              <w:rPr>
                <w:rFonts w:asciiTheme="minorHAnsi" w:hAnsiTheme="minorHAnsi"/>
                <w:b/>
                <w:sz w:val="18"/>
                <w:szCs w:val="18"/>
              </w:rPr>
              <w:t xml:space="preserve">Section 4: </w:t>
            </w:r>
            <w:r w:rsidR="00EB0804" w:rsidRPr="00F2419E">
              <w:rPr>
                <w:rFonts w:asciiTheme="minorHAnsi" w:hAnsiTheme="minorHAnsi"/>
                <w:b/>
                <w:sz w:val="18"/>
                <w:szCs w:val="18"/>
              </w:rPr>
              <w:t xml:space="preserve">Updated frequency of </w:t>
            </w:r>
            <w:r w:rsidR="00B8045E">
              <w:rPr>
                <w:rFonts w:asciiTheme="minorHAnsi" w:hAnsiTheme="minorHAnsi"/>
                <w:b/>
                <w:sz w:val="18"/>
                <w:szCs w:val="18"/>
              </w:rPr>
              <w:t>Network Provider and Subcontractor Registry</w:t>
            </w:r>
            <w:r>
              <w:rPr>
                <w:rFonts w:asciiTheme="minorHAnsi" w:hAnsiTheme="minorHAnsi"/>
                <w:b/>
                <w:sz w:val="18"/>
                <w:szCs w:val="18"/>
              </w:rPr>
              <w:t xml:space="preserve"> to semi-weekly</w:t>
            </w:r>
          </w:p>
          <w:p w:rsidR="00F45639" w:rsidRDefault="00F45639" w:rsidP="00F2419E">
            <w:pPr>
              <w:rPr>
                <w:rFonts w:asciiTheme="minorHAnsi" w:hAnsiTheme="minorHAnsi"/>
              </w:rPr>
            </w:pPr>
          </w:p>
          <w:p w:rsidR="00BB1097" w:rsidRPr="00B8045E" w:rsidRDefault="001E1878" w:rsidP="009B4729">
            <w:pPr>
              <w:pStyle w:val="Caption"/>
              <w:spacing w:after="0"/>
              <w:rPr>
                <w:rFonts w:asciiTheme="minorHAnsi" w:hAnsiTheme="minorHAnsi"/>
                <w:color w:val="auto"/>
              </w:rPr>
            </w:pPr>
            <w:r w:rsidRPr="00AD2060">
              <w:rPr>
                <w:rFonts w:asciiTheme="minorHAnsi" w:hAnsiTheme="minorHAnsi"/>
                <w:color w:val="auto"/>
              </w:rPr>
              <w:t>Appendix D:</w:t>
            </w:r>
            <w:r w:rsidRPr="00F2419E">
              <w:rPr>
                <w:rFonts w:asciiTheme="minorHAnsi" w:hAnsiTheme="minorHAnsi"/>
              </w:rPr>
              <w:t xml:space="preserve"> </w:t>
            </w:r>
            <w:r w:rsidR="005653B9" w:rsidRPr="00B8045E">
              <w:rPr>
                <w:rFonts w:asciiTheme="minorHAnsi" w:hAnsiTheme="minorHAnsi"/>
                <w:color w:val="auto"/>
              </w:rPr>
              <w:t>Updated Claim Detail record layout (CCN-O-010, CCN-W-010).</w:t>
            </w:r>
          </w:p>
          <w:p w:rsidR="00F45639" w:rsidRPr="00F2419E" w:rsidRDefault="00F45639" w:rsidP="00F2419E">
            <w:pPr>
              <w:rPr>
                <w:rFonts w:asciiTheme="minorHAnsi" w:hAnsiTheme="minorHAnsi"/>
              </w:rPr>
            </w:pPr>
          </w:p>
          <w:p w:rsidR="00F45639" w:rsidRDefault="001E1878" w:rsidP="00F2419E">
            <w:pPr>
              <w:rPr>
                <w:rFonts w:asciiTheme="minorHAnsi" w:hAnsiTheme="minorHAnsi"/>
              </w:rPr>
            </w:pPr>
            <w:r>
              <w:rPr>
                <w:rFonts w:asciiTheme="minorHAnsi" w:hAnsiTheme="minorHAnsi"/>
                <w:b/>
                <w:sz w:val="18"/>
                <w:szCs w:val="18"/>
              </w:rPr>
              <w:t xml:space="preserve">Appendix D: </w:t>
            </w:r>
            <w:r w:rsidR="00EB0804" w:rsidRPr="00F2419E">
              <w:rPr>
                <w:rFonts w:asciiTheme="minorHAnsi" w:hAnsiTheme="minorHAnsi"/>
                <w:b/>
                <w:sz w:val="18"/>
                <w:szCs w:val="18"/>
              </w:rPr>
              <w:t>Updated 820 layout</w:t>
            </w:r>
            <w:r w:rsidR="00496FF9">
              <w:rPr>
                <w:rFonts w:asciiTheme="minorHAnsi" w:hAnsiTheme="minorHAnsi"/>
                <w:b/>
                <w:sz w:val="18"/>
                <w:szCs w:val="18"/>
              </w:rPr>
              <w:t xml:space="preserve"> and added description of 820 adjustments process.</w:t>
            </w:r>
          </w:p>
          <w:p w:rsidR="00F45639" w:rsidRDefault="00F45639" w:rsidP="00F2419E">
            <w:pPr>
              <w:rPr>
                <w:rFonts w:asciiTheme="minorHAnsi" w:hAnsiTheme="minorHAnsi"/>
              </w:rPr>
            </w:pPr>
          </w:p>
          <w:p w:rsidR="00F45639" w:rsidRDefault="001E1878" w:rsidP="00F2419E">
            <w:pPr>
              <w:rPr>
                <w:rFonts w:asciiTheme="minorHAnsi" w:hAnsiTheme="minorHAnsi"/>
              </w:rPr>
            </w:pPr>
            <w:r>
              <w:rPr>
                <w:rFonts w:asciiTheme="minorHAnsi" w:hAnsiTheme="minorHAnsi"/>
                <w:b/>
                <w:sz w:val="18"/>
                <w:szCs w:val="18"/>
              </w:rPr>
              <w:t xml:space="preserve">Appendix D: </w:t>
            </w:r>
            <w:r w:rsidR="002B1D49">
              <w:rPr>
                <w:rFonts w:asciiTheme="minorHAnsi" w:hAnsiTheme="minorHAnsi"/>
                <w:b/>
                <w:sz w:val="18"/>
                <w:szCs w:val="18"/>
              </w:rPr>
              <w:t>Updated Provider Registry Edit Report (edit codes definitions) and added Provider Registry edit File layout</w:t>
            </w:r>
          </w:p>
          <w:p w:rsidR="001E1878" w:rsidRDefault="001E1878" w:rsidP="00F2419E">
            <w:pPr>
              <w:rPr>
                <w:rFonts w:asciiTheme="minorHAnsi" w:hAnsiTheme="minorHAnsi"/>
              </w:rPr>
            </w:pPr>
          </w:p>
          <w:p w:rsidR="001E1878" w:rsidRDefault="001E1878" w:rsidP="00F2419E">
            <w:pPr>
              <w:rPr>
                <w:rFonts w:asciiTheme="minorHAnsi" w:hAnsiTheme="minorHAnsi"/>
                <w:b/>
                <w:sz w:val="18"/>
                <w:szCs w:val="18"/>
              </w:rPr>
            </w:pPr>
            <w:r>
              <w:rPr>
                <w:rFonts w:asciiTheme="minorHAnsi" w:hAnsiTheme="minorHAnsi"/>
                <w:b/>
                <w:sz w:val="18"/>
                <w:szCs w:val="18"/>
              </w:rPr>
              <w:t>Appendix D: Added entire section on Provider Registry Site File.</w:t>
            </w:r>
          </w:p>
          <w:p w:rsidR="00102B39" w:rsidRDefault="00102B39" w:rsidP="00F2419E">
            <w:pPr>
              <w:rPr>
                <w:rFonts w:asciiTheme="minorHAnsi" w:hAnsiTheme="minorHAnsi"/>
                <w:b/>
                <w:sz w:val="18"/>
                <w:szCs w:val="18"/>
              </w:rPr>
            </w:pPr>
          </w:p>
          <w:p w:rsidR="00102B39" w:rsidRDefault="00102B39" w:rsidP="00F2419E">
            <w:pPr>
              <w:rPr>
                <w:rFonts w:asciiTheme="minorHAnsi" w:hAnsiTheme="minorHAnsi"/>
              </w:rPr>
            </w:pPr>
            <w:r>
              <w:rPr>
                <w:rFonts w:asciiTheme="minorHAnsi" w:hAnsiTheme="minorHAnsi"/>
                <w:b/>
                <w:sz w:val="18"/>
                <w:szCs w:val="18"/>
              </w:rPr>
              <w:t>Appendix I: turned edits status to O (off) on edit 078.</w:t>
            </w:r>
          </w:p>
          <w:p w:rsidR="00F45639" w:rsidRDefault="00F45639" w:rsidP="00F2419E">
            <w:pPr>
              <w:rPr>
                <w:rFonts w:asciiTheme="minorHAnsi" w:hAnsiTheme="minorHAnsi"/>
              </w:rPr>
            </w:pPr>
          </w:p>
          <w:p w:rsidR="00F45639" w:rsidRDefault="001E1878" w:rsidP="00F2419E">
            <w:pPr>
              <w:rPr>
                <w:rFonts w:asciiTheme="minorHAnsi" w:hAnsiTheme="minorHAnsi"/>
              </w:rPr>
            </w:pPr>
            <w:r>
              <w:rPr>
                <w:rFonts w:asciiTheme="minorHAnsi" w:hAnsiTheme="minorHAnsi"/>
                <w:b/>
                <w:sz w:val="18"/>
                <w:szCs w:val="18"/>
              </w:rPr>
              <w:t xml:space="preserve">Appendix K: </w:t>
            </w:r>
            <w:r w:rsidR="006F78A6">
              <w:rPr>
                <w:rFonts w:asciiTheme="minorHAnsi" w:hAnsiTheme="minorHAnsi"/>
                <w:b/>
                <w:sz w:val="18"/>
                <w:szCs w:val="18"/>
              </w:rPr>
              <w:t>Updated Recipient Type Case values table to add new codes 200 – 205.</w:t>
            </w:r>
          </w:p>
        </w:tc>
        <w:tc>
          <w:tcPr>
            <w:tcW w:w="2108" w:type="dxa"/>
            <w:tcBorders>
              <w:top w:val="single" w:sz="4" w:space="0" w:color="auto"/>
              <w:left w:val="single" w:sz="4" w:space="0" w:color="auto"/>
              <w:bottom w:val="single" w:sz="4" w:space="0" w:color="auto"/>
              <w:right w:val="single" w:sz="4" w:space="0" w:color="auto"/>
            </w:tcBorders>
          </w:tcPr>
          <w:p w:rsidR="00645822" w:rsidRPr="0042554C" w:rsidRDefault="00645822" w:rsidP="00645822">
            <w:pPr>
              <w:pStyle w:val="Caption"/>
              <w:spacing w:after="0"/>
              <w:rPr>
                <w:rFonts w:asciiTheme="minorHAnsi" w:hAnsiTheme="minorHAnsi"/>
                <w:color w:val="auto"/>
              </w:rPr>
            </w:pPr>
            <w:r w:rsidRPr="0042554C">
              <w:rPr>
                <w:rFonts w:asciiTheme="minorHAnsi" w:hAnsiTheme="minorHAnsi"/>
                <w:color w:val="auto"/>
              </w:rPr>
              <w:t>Added note in Batch Submissions paragraph about dedicated dial-up lines for shared plans and BBS (claims submission to Molina).</w:t>
            </w:r>
            <w:r w:rsidR="00956365" w:rsidRPr="0042554C">
              <w:rPr>
                <w:rFonts w:asciiTheme="minorHAnsi" w:hAnsiTheme="minorHAnsi"/>
                <w:color w:val="auto"/>
              </w:rPr>
              <w:t xml:space="preserve">  Also added a note</w:t>
            </w:r>
            <w:r w:rsidR="00B8045E" w:rsidRPr="0042554C">
              <w:rPr>
                <w:rFonts w:asciiTheme="minorHAnsi" w:hAnsiTheme="minorHAnsi"/>
                <w:color w:val="auto"/>
              </w:rPr>
              <w:t xml:space="preserve"> about how plans may distribute claim types into submission files.</w:t>
            </w:r>
          </w:p>
          <w:p w:rsidR="001E1878" w:rsidRDefault="001E1878" w:rsidP="0068380A">
            <w:pPr>
              <w:pStyle w:val="Caption"/>
              <w:rPr>
                <w:rFonts w:asciiTheme="minorHAnsi" w:hAnsiTheme="minorHAnsi"/>
                <w:color w:val="auto"/>
              </w:rPr>
            </w:pPr>
          </w:p>
          <w:p w:rsidR="00BB1097" w:rsidRPr="0042554C" w:rsidRDefault="005653B9" w:rsidP="0068380A">
            <w:pPr>
              <w:pStyle w:val="Caption"/>
              <w:rPr>
                <w:rFonts w:asciiTheme="minorHAnsi" w:hAnsiTheme="minorHAnsi"/>
                <w:color w:val="auto"/>
              </w:rPr>
            </w:pPr>
            <w:r w:rsidRPr="0042554C">
              <w:rPr>
                <w:rFonts w:asciiTheme="minorHAnsi" w:hAnsiTheme="minorHAnsi"/>
                <w:color w:val="auto"/>
              </w:rPr>
              <w:t>Added new fields:</w:t>
            </w:r>
            <w:r w:rsidR="004E3D47" w:rsidRPr="0042554C">
              <w:rPr>
                <w:rFonts w:asciiTheme="minorHAnsi" w:hAnsiTheme="minorHAnsi"/>
                <w:color w:val="auto"/>
              </w:rPr>
              <w:t xml:space="preserve"> Rx date, </w:t>
            </w:r>
            <w:r w:rsidR="001E1878">
              <w:rPr>
                <w:rFonts w:asciiTheme="minorHAnsi" w:hAnsiTheme="minorHAnsi"/>
                <w:color w:val="auto"/>
              </w:rPr>
              <w:t xml:space="preserve">Rx </w:t>
            </w:r>
            <w:r w:rsidR="004E3D47" w:rsidRPr="0042554C">
              <w:rPr>
                <w:rFonts w:asciiTheme="minorHAnsi" w:hAnsiTheme="minorHAnsi"/>
                <w:color w:val="auto"/>
              </w:rPr>
              <w:t xml:space="preserve">days supply, </w:t>
            </w:r>
            <w:r w:rsidR="001E1878">
              <w:rPr>
                <w:rFonts w:asciiTheme="minorHAnsi" w:hAnsiTheme="minorHAnsi"/>
                <w:color w:val="auto"/>
              </w:rPr>
              <w:t xml:space="preserve">Rx </w:t>
            </w:r>
            <w:r w:rsidR="004E3D47" w:rsidRPr="0042554C">
              <w:rPr>
                <w:rFonts w:asciiTheme="minorHAnsi" w:hAnsiTheme="minorHAnsi"/>
                <w:color w:val="auto"/>
              </w:rPr>
              <w:t xml:space="preserve">quantity, </w:t>
            </w:r>
            <w:r w:rsidR="00301510">
              <w:rPr>
                <w:rFonts w:asciiTheme="minorHAnsi" w:hAnsiTheme="minorHAnsi"/>
                <w:color w:val="auto"/>
              </w:rPr>
              <w:t xml:space="preserve">prescribing provider NPI </w:t>
            </w:r>
            <w:r w:rsidR="004E3D47" w:rsidRPr="0042554C">
              <w:rPr>
                <w:rFonts w:asciiTheme="minorHAnsi" w:hAnsiTheme="minorHAnsi"/>
                <w:color w:val="auto"/>
              </w:rPr>
              <w:t>and c</w:t>
            </w:r>
            <w:r w:rsidR="001E1878">
              <w:rPr>
                <w:rFonts w:asciiTheme="minorHAnsi" w:hAnsiTheme="minorHAnsi"/>
                <w:color w:val="auto"/>
              </w:rPr>
              <w:t>laim/encounter indicator to Claim Detail Record.</w:t>
            </w:r>
          </w:p>
          <w:p w:rsidR="00F45639" w:rsidRDefault="00EB0804" w:rsidP="00F2419E">
            <w:pPr>
              <w:rPr>
                <w:rFonts w:asciiTheme="minorHAnsi" w:hAnsiTheme="minorHAnsi"/>
              </w:rPr>
            </w:pPr>
            <w:r w:rsidRPr="00F2419E">
              <w:rPr>
                <w:rFonts w:asciiTheme="minorHAnsi" w:hAnsiTheme="minorHAnsi"/>
                <w:b/>
                <w:sz w:val="18"/>
                <w:szCs w:val="18"/>
              </w:rPr>
              <w:t>On 820 format, changed definition of 2100B NM108, NM109 and RMR02.</w:t>
            </w:r>
            <w:r w:rsidR="00496FF9">
              <w:rPr>
                <w:rFonts w:asciiTheme="minorHAnsi" w:hAnsiTheme="minorHAnsi"/>
                <w:b/>
                <w:sz w:val="18"/>
                <w:szCs w:val="18"/>
              </w:rPr>
              <w:t xml:space="preserve">  Added description (and example) of 820 adjustments records.</w:t>
            </w:r>
          </w:p>
        </w:tc>
        <w:tc>
          <w:tcPr>
            <w:tcW w:w="1508" w:type="dxa"/>
            <w:tcBorders>
              <w:top w:val="single" w:sz="4" w:space="0" w:color="auto"/>
              <w:left w:val="single" w:sz="4" w:space="0" w:color="auto"/>
              <w:bottom w:val="single" w:sz="4" w:space="0" w:color="auto"/>
              <w:right w:val="single" w:sz="4" w:space="0" w:color="auto"/>
            </w:tcBorders>
          </w:tcPr>
          <w:p w:rsidR="00BB1097" w:rsidRDefault="00BB1097" w:rsidP="00301510">
            <w:pPr>
              <w:pStyle w:val="Caption"/>
              <w:rPr>
                <w:rStyle w:val="BookTitle"/>
                <w:rFonts w:asciiTheme="minorHAnsi" w:hAnsiTheme="minorHAnsi"/>
                <w:b/>
                <w:color w:val="auto"/>
              </w:rPr>
            </w:pPr>
            <w:r>
              <w:rPr>
                <w:rStyle w:val="BookTitle"/>
                <w:rFonts w:asciiTheme="minorHAnsi" w:hAnsiTheme="minorHAnsi"/>
                <w:b/>
                <w:color w:val="auto"/>
              </w:rPr>
              <w:t>04/09/2012</w:t>
            </w:r>
            <w:r w:rsidR="006B5765">
              <w:rPr>
                <w:rStyle w:val="BookTitle"/>
                <w:rFonts w:asciiTheme="minorHAnsi" w:hAnsiTheme="minorHAnsi"/>
                <w:b/>
                <w:color w:val="auto"/>
              </w:rPr>
              <w:t xml:space="preserve"> – 04/</w:t>
            </w:r>
            <w:r w:rsidR="00301510">
              <w:rPr>
                <w:rStyle w:val="BookTitle"/>
                <w:rFonts w:asciiTheme="minorHAnsi" w:hAnsiTheme="minorHAnsi"/>
                <w:b/>
                <w:color w:val="auto"/>
              </w:rPr>
              <w:t>23</w:t>
            </w:r>
            <w:r w:rsidR="006B5765">
              <w:rPr>
                <w:rStyle w:val="BookTitle"/>
                <w:rFonts w:asciiTheme="minorHAnsi" w:hAnsiTheme="minorHAnsi"/>
                <w:b/>
                <w:color w:val="auto"/>
              </w:rPr>
              <w:t>/2012</w:t>
            </w:r>
          </w:p>
        </w:tc>
      </w:tr>
    </w:tbl>
    <w:p w:rsidR="00644E3F" w:rsidRDefault="00644E3F" w:rsidP="00477BA2">
      <w:pPr>
        <w:rPr>
          <w:sz w:val="20"/>
        </w:rPr>
      </w:pPr>
    </w:p>
    <w:p w:rsidR="00A96464" w:rsidRDefault="00A96464">
      <w:pPr>
        <w:rPr>
          <w:rFonts w:ascii="Arial Black" w:hAnsi="Arial Black"/>
          <w:sz w:val="28"/>
          <w:szCs w:val="20"/>
        </w:rPr>
      </w:pPr>
      <w:r>
        <w:br w:type="page"/>
      </w:r>
    </w:p>
    <w:p w:rsidR="003950E6" w:rsidRDefault="00D3310B" w:rsidP="00477BA2">
      <w:pPr>
        <w:pStyle w:val="TOCHeading"/>
        <w:ind w:right="-21"/>
      </w:pPr>
      <w:r>
        <w:lastRenderedPageBreak/>
        <w:t>Contents</w:t>
      </w:r>
    </w:p>
    <w:bookmarkStart w:id="1" w:name="TOC_Here"/>
    <w:bookmarkEnd w:id="1"/>
    <w:p w:rsidR="00C56AA6" w:rsidRDefault="00271FA2">
      <w:pPr>
        <w:pStyle w:val="TOC1"/>
        <w:rPr>
          <w:rFonts w:asciiTheme="minorHAnsi" w:eastAsiaTheme="minorEastAsia" w:hAnsiTheme="minorHAnsi" w:cstheme="minorBidi"/>
        </w:rPr>
      </w:pPr>
      <w:r>
        <w:fldChar w:fldCharType="begin"/>
      </w:r>
      <w:r w:rsidR="005511BA">
        <w:instrText xml:space="preserve"> TOC \o "1-2" \h \z \t "Appendix Start,3,Appendix Start,3,Appendix Start,3,Appendix Start,3,Appendix Start,3,Appendix Start,3,Appendix Start,3,Appendix Start,3,Appendix Start,3,Appendix Start,3,Appendix Start,3,Appendix Start,3,Appendix Start,3,Appendix Start,3,Appendix Start,9" </w:instrText>
      </w:r>
      <w:r>
        <w:fldChar w:fldCharType="separate"/>
      </w:r>
      <w:r w:rsidR="00C56AA6" w:rsidRPr="00D33DEC">
        <w:rPr>
          <w:rStyle w:val="Hyperlink"/>
        </w:rPr>
        <w:fldChar w:fldCharType="begin"/>
      </w:r>
      <w:r w:rsidR="00C56AA6" w:rsidRPr="00D33DEC">
        <w:rPr>
          <w:rStyle w:val="Hyperlink"/>
        </w:rPr>
        <w:instrText xml:space="preserve"> </w:instrText>
      </w:r>
      <w:r w:rsidR="00C56AA6">
        <w:instrText>HYPERLINK \l "_Toc323018227"</w:instrText>
      </w:r>
      <w:r w:rsidR="00C56AA6" w:rsidRPr="00D33DEC">
        <w:rPr>
          <w:rStyle w:val="Hyperlink"/>
        </w:rPr>
        <w:instrText xml:space="preserve"> </w:instrText>
      </w:r>
      <w:r w:rsidR="00C56AA6" w:rsidRPr="00D33DEC">
        <w:rPr>
          <w:rStyle w:val="Hyperlink"/>
        </w:rPr>
        <w:fldChar w:fldCharType="separate"/>
      </w:r>
      <w:r w:rsidR="00C56AA6" w:rsidRPr="00D33DEC">
        <w:rPr>
          <w:rStyle w:val="Hyperlink"/>
        </w:rPr>
        <w:t>Overview</w:t>
      </w:r>
      <w:r w:rsidR="00C56AA6">
        <w:rPr>
          <w:webHidden/>
        </w:rPr>
        <w:tab/>
      </w:r>
      <w:r w:rsidR="00C56AA6">
        <w:rPr>
          <w:webHidden/>
        </w:rPr>
        <w:fldChar w:fldCharType="begin"/>
      </w:r>
      <w:r w:rsidR="00C56AA6">
        <w:rPr>
          <w:webHidden/>
        </w:rPr>
        <w:instrText xml:space="preserve"> PAGEREF _Toc323018227 \h </w:instrText>
      </w:r>
      <w:r w:rsidR="00C56AA6">
        <w:rPr>
          <w:webHidden/>
        </w:rPr>
      </w:r>
      <w:r w:rsidR="00C56AA6">
        <w:rPr>
          <w:webHidden/>
        </w:rPr>
        <w:fldChar w:fldCharType="separate"/>
      </w:r>
      <w:ins w:id="2" w:author="dbwhite" w:date="2012-04-24T08:15:00Z">
        <w:r w:rsidR="00C56AA6">
          <w:rPr>
            <w:webHidden/>
          </w:rPr>
          <w:t>8</w:t>
        </w:r>
      </w:ins>
      <w:del w:id="3" w:author="dbwhite" w:date="2012-04-24T08:14:00Z">
        <w:r w:rsidR="00C56AA6" w:rsidDel="00C56AA6">
          <w:rPr>
            <w:webHidden/>
          </w:rPr>
          <w:delText>10</w:delText>
        </w:r>
      </w:del>
      <w:r w:rsidR="00C56AA6">
        <w:rPr>
          <w:webHidden/>
        </w:rPr>
        <w:fldChar w:fldCharType="end"/>
      </w:r>
      <w:r w:rsidR="00C56AA6"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"_Toc323018228"</w:instrText>
      </w:r>
      <w:r w:rsidRPr="00D33DEC">
        <w:rPr>
          <w:rStyle w:val="Hyperlink"/>
        </w:rPr>
        <w:instrText xml:space="preserve"> </w:instrText>
      </w:r>
      <w:r w:rsidRPr="00D33DEC">
        <w:rPr>
          <w:rStyle w:val="Hyperlink"/>
        </w:rPr>
        <w:fldChar w:fldCharType="separate"/>
      </w:r>
      <w:r w:rsidRPr="00D33DEC">
        <w:rPr>
          <w:rStyle w:val="Hyperlink"/>
        </w:rPr>
        <w:t>Introduction</w:t>
      </w:r>
      <w:r>
        <w:rPr>
          <w:webHidden/>
        </w:rPr>
        <w:tab/>
      </w:r>
      <w:r>
        <w:rPr>
          <w:webHidden/>
        </w:rPr>
        <w:fldChar w:fldCharType="begin"/>
      </w:r>
      <w:r>
        <w:rPr>
          <w:webHidden/>
        </w:rPr>
        <w:instrText xml:space="preserve"> PAGEREF _Toc323018228 \h </w:instrText>
      </w:r>
      <w:r>
        <w:rPr>
          <w:webHidden/>
        </w:rPr>
      </w:r>
      <w:r>
        <w:rPr>
          <w:webHidden/>
        </w:rPr>
        <w:fldChar w:fldCharType="separate"/>
      </w:r>
      <w:ins w:id="4" w:author="dbwhite" w:date="2012-04-24T08:15:00Z">
        <w:r>
          <w:rPr>
            <w:webHidden/>
          </w:rPr>
          <w:t>8</w:t>
        </w:r>
      </w:ins>
      <w:del w:id="5" w:author="dbwhite" w:date="2012-04-24T08:14:00Z">
        <w:r w:rsidDel="00C56AA6">
          <w:rPr>
            <w:webHidden/>
          </w:rPr>
          <w:delText>10</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"_Toc323018229"</w:instrText>
      </w:r>
      <w:r w:rsidRPr="00D33DEC">
        <w:rPr>
          <w:rStyle w:val="Hyperlink"/>
        </w:rPr>
        <w:instrText xml:space="preserve"> </w:instrText>
      </w:r>
      <w:r w:rsidRPr="00D33DEC">
        <w:rPr>
          <w:rStyle w:val="Hyperlink"/>
        </w:rPr>
        <w:fldChar w:fldCharType="separate"/>
      </w:r>
      <w:r w:rsidRPr="00D33DEC">
        <w:rPr>
          <w:rStyle w:val="Hyperlink"/>
        </w:rPr>
        <w:t>DHH Responsibilities</w:t>
      </w:r>
      <w:r>
        <w:rPr>
          <w:webHidden/>
        </w:rPr>
        <w:tab/>
      </w:r>
      <w:r>
        <w:rPr>
          <w:webHidden/>
        </w:rPr>
        <w:fldChar w:fldCharType="begin"/>
      </w:r>
      <w:r>
        <w:rPr>
          <w:webHidden/>
        </w:rPr>
        <w:instrText xml:space="preserve"> PAGEREF _Toc323018229 \h </w:instrText>
      </w:r>
      <w:r>
        <w:rPr>
          <w:webHidden/>
        </w:rPr>
      </w:r>
      <w:r>
        <w:rPr>
          <w:webHidden/>
        </w:rPr>
        <w:fldChar w:fldCharType="separate"/>
      </w:r>
      <w:ins w:id="6" w:author="dbwhite" w:date="2012-04-24T08:15:00Z">
        <w:r>
          <w:rPr>
            <w:webHidden/>
          </w:rPr>
          <w:t>9</w:t>
        </w:r>
      </w:ins>
      <w:del w:id="7" w:author="dbwhite" w:date="2012-04-24T08:14:00Z">
        <w:r w:rsidDel="00C56AA6">
          <w:rPr>
            <w:webHidden/>
          </w:rPr>
          <w:delText>11</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"_Toc323018230"</w:instrText>
      </w:r>
      <w:r w:rsidRPr="00D33DEC">
        <w:rPr>
          <w:rStyle w:val="Hyperlink"/>
        </w:rPr>
        <w:instrText xml:space="preserve"> </w:instrText>
      </w:r>
      <w:r w:rsidRPr="00D33DEC">
        <w:rPr>
          <w:rStyle w:val="Hyperlink"/>
        </w:rPr>
        <w:fldChar w:fldCharType="separate"/>
      </w:r>
      <w:r w:rsidRPr="00D33DEC">
        <w:rPr>
          <w:rStyle w:val="Hyperlink"/>
        </w:rPr>
        <w:t>Fiscal Intermediary (FI) Responsibilities</w:t>
      </w:r>
      <w:r>
        <w:rPr>
          <w:webHidden/>
        </w:rPr>
        <w:tab/>
      </w:r>
      <w:r>
        <w:rPr>
          <w:webHidden/>
        </w:rPr>
        <w:fldChar w:fldCharType="begin"/>
      </w:r>
      <w:r>
        <w:rPr>
          <w:webHidden/>
        </w:rPr>
        <w:instrText xml:space="preserve"> PAGEREF _Toc323018230 \h </w:instrText>
      </w:r>
      <w:r>
        <w:rPr>
          <w:webHidden/>
        </w:rPr>
      </w:r>
      <w:r>
        <w:rPr>
          <w:webHidden/>
        </w:rPr>
        <w:fldChar w:fldCharType="separate"/>
      </w:r>
      <w:ins w:id="8" w:author="dbwhite" w:date="2012-04-24T08:15:00Z">
        <w:r>
          <w:rPr>
            <w:webHidden/>
          </w:rPr>
          <w:t>9</w:t>
        </w:r>
      </w:ins>
      <w:del w:id="9" w:author="dbwhite" w:date="2012-04-24T08:14:00Z">
        <w:r w:rsidDel="00C56AA6">
          <w:rPr>
            <w:webHidden/>
          </w:rPr>
          <w:delText>11</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"_Toc323018231"</w:instrText>
      </w:r>
      <w:r w:rsidRPr="00D33DEC">
        <w:rPr>
          <w:rStyle w:val="Hyperlink"/>
        </w:rPr>
        <w:instrText xml:space="preserve"> </w:instrText>
      </w:r>
      <w:r w:rsidRPr="00D33DEC">
        <w:rPr>
          <w:rStyle w:val="Hyperlink"/>
        </w:rPr>
        <w:fldChar w:fldCharType="separate"/>
      </w:r>
      <w:r w:rsidRPr="00D33DEC">
        <w:rPr>
          <w:rStyle w:val="Hyperlink"/>
        </w:rPr>
        <w:t>X12 Reporting</w:t>
      </w:r>
      <w:r>
        <w:rPr>
          <w:webHidden/>
        </w:rPr>
        <w:tab/>
      </w:r>
      <w:r>
        <w:rPr>
          <w:webHidden/>
        </w:rPr>
        <w:fldChar w:fldCharType="begin"/>
      </w:r>
      <w:r>
        <w:rPr>
          <w:webHidden/>
        </w:rPr>
        <w:instrText xml:space="preserve"> PAGEREF _Toc323018231 \h </w:instrText>
      </w:r>
      <w:r>
        <w:rPr>
          <w:webHidden/>
        </w:rPr>
      </w:r>
      <w:r>
        <w:rPr>
          <w:webHidden/>
        </w:rPr>
        <w:fldChar w:fldCharType="separate"/>
      </w:r>
      <w:ins w:id="10" w:author="dbwhite" w:date="2012-04-24T08:15:00Z">
        <w:r>
          <w:rPr>
            <w:webHidden/>
          </w:rPr>
          <w:t>9</w:t>
        </w:r>
      </w:ins>
      <w:del w:id="11" w:author="dbwhite" w:date="2012-04-24T08:14:00Z">
        <w:r w:rsidDel="00C56AA6">
          <w:rPr>
            <w:webHidden/>
          </w:rPr>
          <w:delText>11</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"_Toc323018232"</w:instrText>
      </w:r>
      <w:r w:rsidRPr="00D33DEC">
        <w:rPr>
          <w:rStyle w:val="Hyperlink"/>
        </w:rPr>
        <w:instrText xml:space="preserve"> </w:instrText>
      </w:r>
      <w:r w:rsidRPr="00D33DEC">
        <w:rPr>
          <w:rStyle w:val="Hyperlink"/>
        </w:rPr>
        <w:fldChar w:fldCharType="separate"/>
      </w:r>
      <w:r w:rsidRPr="00D33DEC">
        <w:rPr>
          <w:rStyle w:val="Hyperlink"/>
        </w:rPr>
        <w:t>Proprietary Reports</w:t>
      </w:r>
      <w:r>
        <w:rPr>
          <w:webHidden/>
        </w:rPr>
        <w:tab/>
      </w:r>
      <w:r>
        <w:rPr>
          <w:webHidden/>
        </w:rPr>
        <w:fldChar w:fldCharType="begin"/>
      </w:r>
      <w:r>
        <w:rPr>
          <w:webHidden/>
        </w:rPr>
        <w:instrText xml:space="preserve"> PAGEREF _Toc323018232 \h </w:instrText>
      </w:r>
      <w:r>
        <w:rPr>
          <w:webHidden/>
        </w:rPr>
      </w:r>
      <w:r>
        <w:rPr>
          <w:webHidden/>
        </w:rPr>
        <w:fldChar w:fldCharType="separate"/>
      </w:r>
      <w:ins w:id="12" w:author="dbwhite" w:date="2012-04-24T08:15:00Z">
        <w:r>
          <w:rPr>
            <w:webHidden/>
          </w:rPr>
          <w:t>9</w:t>
        </w:r>
      </w:ins>
      <w:del w:id="13" w:author="dbwhite" w:date="2012-04-24T08:14:00Z">
        <w:r w:rsidDel="00C56AA6">
          <w:rPr>
            <w:webHidden/>
          </w:rPr>
          <w:delText>11</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"_Toc323018233"</w:instrText>
      </w:r>
      <w:r w:rsidRPr="00D33DEC">
        <w:rPr>
          <w:rStyle w:val="Hyperlink"/>
        </w:rPr>
        <w:instrText xml:space="preserve"> </w:instrText>
      </w:r>
      <w:r w:rsidRPr="00D33DEC">
        <w:rPr>
          <w:rStyle w:val="Hyperlink"/>
        </w:rPr>
        <w:fldChar w:fldCharType="separate"/>
      </w:r>
      <w:r w:rsidRPr="00D33DEC">
        <w:rPr>
          <w:rStyle w:val="Hyperlink"/>
        </w:rPr>
        <w:t>Enrollment Broker Responsibilities</w:t>
      </w:r>
      <w:r>
        <w:rPr>
          <w:webHidden/>
        </w:rPr>
        <w:tab/>
      </w:r>
      <w:r>
        <w:rPr>
          <w:webHidden/>
        </w:rPr>
        <w:fldChar w:fldCharType="begin"/>
      </w:r>
      <w:r>
        <w:rPr>
          <w:webHidden/>
        </w:rPr>
        <w:instrText xml:space="preserve"> PAGEREF _Toc323018233 \h </w:instrText>
      </w:r>
      <w:r>
        <w:rPr>
          <w:webHidden/>
        </w:rPr>
      </w:r>
      <w:r>
        <w:rPr>
          <w:webHidden/>
        </w:rPr>
        <w:fldChar w:fldCharType="separate"/>
      </w:r>
      <w:ins w:id="14" w:author="dbwhite" w:date="2012-04-24T08:15:00Z">
        <w:r>
          <w:rPr>
            <w:webHidden/>
          </w:rPr>
          <w:t>10</w:t>
        </w:r>
      </w:ins>
      <w:del w:id="15" w:author="dbwhite" w:date="2012-04-24T08:14:00Z">
        <w:r w:rsidDel="00C56AA6">
          <w:rPr>
            <w:webHidden/>
          </w:rPr>
          <w:delText>12</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"_Toc323018234"</w:instrText>
      </w:r>
      <w:r w:rsidRPr="00D33DEC">
        <w:rPr>
          <w:rStyle w:val="Hyperlink"/>
        </w:rPr>
        <w:instrText xml:space="preserve"> </w:instrText>
      </w:r>
      <w:r w:rsidRPr="00D33DEC">
        <w:rPr>
          <w:rStyle w:val="Hyperlink"/>
        </w:rPr>
        <w:fldChar w:fldCharType="separate"/>
      </w:r>
      <w:r w:rsidRPr="00D33DEC">
        <w:rPr>
          <w:rStyle w:val="Hyperlink"/>
        </w:rPr>
        <w:t>CCN Responsibilities</w:t>
      </w:r>
      <w:r>
        <w:rPr>
          <w:webHidden/>
        </w:rPr>
        <w:tab/>
      </w:r>
      <w:r>
        <w:rPr>
          <w:webHidden/>
        </w:rPr>
        <w:fldChar w:fldCharType="begin"/>
      </w:r>
      <w:r>
        <w:rPr>
          <w:webHidden/>
        </w:rPr>
        <w:instrText xml:space="preserve"> PAGEREF _Toc323018234 \h </w:instrText>
      </w:r>
      <w:r>
        <w:rPr>
          <w:webHidden/>
        </w:rPr>
      </w:r>
      <w:r>
        <w:rPr>
          <w:webHidden/>
        </w:rPr>
        <w:fldChar w:fldCharType="separate"/>
      </w:r>
      <w:ins w:id="16" w:author="dbwhite" w:date="2012-04-24T08:15:00Z">
        <w:r>
          <w:rPr>
            <w:webHidden/>
          </w:rPr>
          <w:t>10</w:t>
        </w:r>
      </w:ins>
      <w:del w:id="17" w:author="dbwhite" w:date="2012-04-24T08:14:00Z">
        <w:r w:rsidDel="00C56AA6">
          <w:rPr>
            <w:webHidden/>
          </w:rPr>
          <w:delText>12</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"_Toc323018235"</w:instrText>
      </w:r>
      <w:r w:rsidRPr="00D33DEC">
        <w:rPr>
          <w:rStyle w:val="Hyperlink"/>
        </w:rPr>
        <w:instrText xml:space="preserve"> </w:instrText>
      </w:r>
      <w:r w:rsidRPr="00D33DEC">
        <w:rPr>
          <w:rStyle w:val="Hyperlink"/>
        </w:rPr>
        <w:fldChar w:fldCharType="separate"/>
      </w:r>
      <w:r w:rsidRPr="00D33DEC">
        <w:rPr>
          <w:rStyle w:val="Hyperlink"/>
        </w:rPr>
        <w:t>Claims Preprocessing</w:t>
      </w:r>
      <w:r>
        <w:rPr>
          <w:webHidden/>
        </w:rPr>
        <w:tab/>
      </w:r>
      <w:r>
        <w:rPr>
          <w:webHidden/>
        </w:rPr>
        <w:fldChar w:fldCharType="begin"/>
      </w:r>
      <w:r>
        <w:rPr>
          <w:webHidden/>
        </w:rPr>
        <w:instrText xml:space="preserve"> PAGEREF _Toc323018235 \h </w:instrText>
      </w:r>
      <w:r>
        <w:rPr>
          <w:webHidden/>
        </w:rPr>
      </w:r>
      <w:r>
        <w:rPr>
          <w:webHidden/>
        </w:rPr>
        <w:fldChar w:fldCharType="separate"/>
      </w:r>
      <w:ins w:id="18" w:author="dbwhite" w:date="2012-04-24T08:15:00Z">
        <w:r>
          <w:rPr>
            <w:webHidden/>
          </w:rPr>
          <w:t>10</w:t>
        </w:r>
      </w:ins>
      <w:del w:id="19" w:author="dbwhite" w:date="2012-04-24T08:14:00Z">
        <w:r w:rsidDel="00C56AA6">
          <w:rPr>
            <w:webHidden/>
          </w:rPr>
          <w:delText>12</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"_Toc323018236"</w:instrText>
      </w:r>
      <w:r w:rsidRPr="00D33DEC">
        <w:rPr>
          <w:rStyle w:val="Hyperlink"/>
        </w:rPr>
        <w:instrText xml:space="preserve"> </w:instrText>
      </w:r>
      <w:r w:rsidRPr="00D33DEC">
        <w:rPr>
          <w:rStyle w:val="Hyperlink"/>
        </w:rPr>
        <w:fldChar w:fldCharType="separate"/>
      </w:r>
      <w:r w:rsidRPr="00D33DEC">
        <w:rPr>
          <w:rStyle w:val="Hyperlink"/>
        </w:rPr>
        <w:t>Claims Submission</w:t>
      </w:r>
      <w:r>
        <w:rPr>
          <w:webHidden/>
        </w:rPr>
        <w:tab/>
      </w:r>
      <w:r>
        <w:rPr>
          <w:webHidden/>
        </w:rPr>
        <w:fldChar w:fldCharType="begin"/>
      </w:r>
      <w:r>
        <w:rPr>
          <w:webHidden/>
        </w:rPr>
        <w:instrText xml:space="preserve"> PAGEREF _Toc323018236 \h </w:instrText>
      </w:r>
      <w:r>
        <w:rPr>
          <w:webHidden/>
        </w:rPr>
      </w:r>
      <w:r>
        <w:rPr>
          <w:webHidden/>
        </w:rPr>
        <w:fldChar w:fldCharType="separate"/>
      </w:r>
      <w:ins w:id="20" w:author="dbwhite" w:date="2012-04-24T08:15:00Z">
        <w:r>
          <w:rPr>
            <w:webHidden/>
          </w:rPr>
          <w:t>10</w:t>
        </w:r>
      </w:ins>
      <w:del w:id="21" w:author="dbwhite" w:date="2012-04-24T08:14:00Z">
        <w:r w:rsidDel="00C56AA6">
          <w:rPr>
            <w:webHidden/>
          </w:rPr>
          <w:delText>12</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"_Toc323018237"</w:instrText>
      </w:r>
      <w:r w:rsidRPr="00D33DEC">
        <w:rPr>
          <w:rStyle w:val="Hyperlink"/>
        </w:rPr>
        <w:instrText xml:space="preserve"> </w:instrText>
      </w:r>
      <w:r w:rsidRPr="00D33DEC">
        <w:rPr>
          <w:rStyle w:val="Hyperlink"/>
        </w:rPr>
        <w:fldChar w:fldCharType="separate"/>
      </w:r>
      <w:r w:rsidRPr="00D33DEC">
        <w:rPr>
          <w:rStyle w:val="Hyperlink"/>
        </w:rPr>
        <w:t>Twenty-four (24) Month Claims History</w:t>
      </w:r>
      <w:r>
        <w:rPr>
          <w:webHidden/>
        </w:rPr>
        <w:tab/>
      </w:r>
      <w:r>
        <w:rPr>
          <w:webHidden/>
        </w:rPr>
        <w:fldChar w:fldCharType="begin"/>
      </w:r>
      <w:r>
        <w:rPr>
          <w:webHidden/>
        </w:rPr>
        <w:instrText xml:space="preserve"> PAGEREF _Toc323018237 \h </w:instrText>
      </w:r>
      <w:r>
        <w:rPr>
          <w:webHidden/>
        </w:rPr>
      </w:r>
      <w:r>
        <w:rPr>
          <w:webHidden/>
        </w:rPr>
        <w:fldChar w:fldCharType="separate"/>
      </w:r>
      <w:ins w:id="22" w:author="dbwhite" w:date="2012-04-24T08:15:00Z">
        <w:r>
          <w:rPr>
            <w:webHidden/>
          </w:rPr>
          <w:t>10</w:t>
        </w:r>
      </w:ins>
      <w:del w:id="23" w:author="dbwhite" w:date="2012-04-24T08:14:00Z">
        <w:r w:rsidDel="00C56AA6">
          <w:rPr>
            <w:webHidden/>
          </w:rPr>
          <w:delText>12</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"_Toc323018238"</w:instrText>
      </w:r>
      <w:r w:rsidRPr="00D33DEC">
        <w:rPr>
          <w:rStyle w:val="Hyperlink"/>
        </w:rPr>
        <w:instrText xml:space="preserve"> </w:instrText>
      </w:r>
      <w:r w:rsidRPr="00D33DEC">
        <w:rPr>
          <w:rStyle w:val="Hyperlink"/>
        </w:rPr>
        <w:fldChar w:fldCharType="separate"/>
      </w:r>
      <w:r w:rsidRPr="00D33DEC">
        <w:rPr>
          <w:rStyle w:val="Hyperlink"/>
        </w:rPr>
        <w:t>Batch Submissions</w:t>
      </w:r>
      <w:r>
        <w:rPr>
          <w:webHidden/>
        </w:rPr>
        <w:tab/>
      </w:r>
      <w:r>
        <w:rPr>
          <w:webHidden/>
        </w:rPr>
        <w:fldChar w:fldCharType="begin"/>
      </w:r>
      <w:r>
        <w:rPr>
          <w:webHidden/>
        </w:rPr>
        <w:instrText xml:space="preserve"> PAGEREF _Toc323018238 \h </w:instrText>
      </w:r>
      <w:r>
        <w:rPr>
          <w:webHidden/>
        </w:rPr>
      </w:r>
      <w:r>
        <w:rPr>
          <w:webHidden/>
        </w:rPr>
        <w:fldChar w:fldCharType="separate"/>
      </w:r>
      <w:ins w:id="24" w:author="dbwhite" w:date="2012-04-24T08:15:00Z">
        <w:r>
          <w:rPr>
            <w:webHidden/>
          </w:rPr>
          <w:t>11</w:t>
        </w:r>
      </w:ins>
      <w:del w:id="25" w:author="dbwhite" w:date="2012-04-24T08:14:00Z">
        <w:r w:rsidDel="00C56AA6">
          <w:rPr>
            <w:webHidden/>
          </w:rPr>
          <w:delText>13</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"_Toc323018239"</w:instrText>
      </w:r>
      <w:r w:rsidRPr="00D33DEC">
        <w:rPr>
          <w:rStyle w:val="Hyperlink"/>
        </w:rPr>
        <w:instrText xml:space="preserve"> </w:instrText>
      </w:r>
      <w:r w:rsidRPr="00D33DEC">
        <w:rPr>
          <w:rStyle w:val="Hyperlink"/>
        </w:rPr>
        <w:fldChar w:fldCharType="separate"/>
      </w:r>
      <w:r w:rsidRPr="00D33DEC">
        <w:rPr>
          <w:rStyle w:val="Hyperlink"/>
        </w:rPr>
        <w:t>834 Race/Ethnicity Codes</w:t>
      </w:r>
      <w:r>
        <w:rPr>
          <w:webHidden/>
        </w:rPr>
        <w:tab/>
      </w:r>
      <w:r>
        <w:rPr>
          <w:webHidden/>
        </w:rPr>
        <w:fldChar w:fldCharType="begin"/>
      </w:r>
      <w:r>
        <w:rPr>
          <w:webHidden/>
        </w:rPr>
        <w:instrText xml:space="preserve"> PAGEREF _Toc323018239 \h </w:instrText>
      </w:r>
      <w:r>
        <w:rPr>
          <w:webHidden/>
        </w:rPr>
      </w:r>
      <w:r>
        <w:rPr>
          <w:webHidden/>
        </w:rPr>
        <w:fldChar w:fldCharType="separate"/>
      </w:r>
      <w:ins w:id="26" w:author="dbwhite" w:date="2012-04-24T08:15:00Z">
        <w:r>
          <w:rPr>
            <w:webHidden/>
          </w:rPr>
          <w:t>11</w:t>
        </w:r>
      </w:ins>
      <w:del w:id="27" w:author="dbwhite" w:date="2012-04-24T08:14:00Z">
        <w:r w:rsidDel="00C56AA6">
          <w:rPr>
            <w:webHidden/>
          </w:rPr>
          <w:delText>13</w:delText>
        </w:r>
      </w:del>
      <w:r>
        <w:rPr>
          <w:webHidden/>
        </w:rPr>
        <w:fldChar w:fldCharType="end"/>
      </w:r>
      <w:r w:rsidRPr="00D33DEC">
        <w:rPr>
          <w:rStyle w:val="Hyperlink"/>
        </w:rPr>
        <w:fldChar w:fldCharType="end"/>
      </w:r>
    </w:p>
    <w:p w:rsidR="00C56AA6" w:rsidRDefault="00C56AA6">
      <w:pPr>
        <w:pStyle w:val="TOC1"/>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"_Toc323018240"</w:instrText>
      </w:r>
      <w:r w:rsidRPr="00D33DEC">
        <w:rPr>
          <w:rStyle w:val="Hyperlink"/>
        </w:rPr>
        <w:instrText xml:space="preserve"> </w:instrText>
      </w:r>
      <w:r w:rsidRPr="00D33DEC">
        <w:rPr>
          <w:rStyle w:val="Hyperlink"/>
        </w:rPr>
        <w:fldChar w:fldCharType="separate"/>
      </w:r>
      <w:r w:rsidRPr="00D33DEC">
        <w:rPr>
          <w:rStyle w:val="Hyperlink"/>
        </w:rPr>
        <w:t>Transaction Set Supplemental Instructions</w:t>
      </w:r>
      <w:r>
        <w:rPr>
          <w:webHidden/>
        </w:rPr>
        <w:tab/>
      </w:r>
      <w:r>
        <w:rPr>
          <w:webHidden/>
        </w:rPr>
        <w:fldChar w:fldCharType="begin"/>
      </w:r>
      <w:r>
        <w:rPr>
          <w:webHidden/>
        </w:rPr>
        <w:instrText xml:space="preserve"> PAGEREF _Toc323018240 \h </w:instrText>
      </w:r>
      <w:r>
        <w:rPr>
          <w:webHidden/>
        </w:rPr>
      </w:r>
      <w:r>
        <w:rPr>
          <w:webHidden/>
        </w:rPr>
        <w:fldChar w:fldCharType="separate"/>
      </w:r>
      <w:ins w:id="28" w:author="dbwhite" w:date="2012-04-24T08:15:00Z">
        <w:r>
          <w:rPr>
            <w:webHidden/>
          </w:rPr>
          <w:t>12</w:t>
        </w:r>
      </w:ins>
      <w:del w:id="29" w:author="dbwhite" w:date="2012-04-24T08:14:00Z">
        <w:r w:rsidDel="00C56AA6">
          <w:rPr>
            <w:webHidden/>
          </w:rPr>
          <w:delText>14</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"_Toc323018241"</w:instrText>
      </w:r>
      <w:r w:rsidRPr="00D33DEC">
        <w:rPr>
          <w:rStyle w:val="Hyperlink"/>
        </w:rPr>
        <w:instrText xml:space="preserve"> </w:instrText>
      </w:r>
      <w:r w:rsidRPr="00D33DEC">
        <w:rPr>
          <w:rStyle w:val="Hyperlink"/>
        </w:rPr>
        <w:fldChar w:fldCharType="separate"/>
      </w:r>
      <w:r w:rsidRPr="00D33DEC">
        <w:rPr>
          <w:rStyle w:val="Hyperlink"/>
        </w:rPr>
        <w:t>Introduction</w:t>
      </w:r>
      <w:r>
        <w:rPr>
          <w:webHidden/>
        </w:rPr>
        <w:tab/>
      </w:r>
      <w:r>
        <w:rPr>
          <w:webHidden/>
        </w:rPr>
        <w:fldChar w:fldCharType="begin"/>
      </w:r>
      <w:r>
        <w:rPr>
          <w:webHidden/>
        </w:rPr>
        <w:instrText xml:space="preserve"> PAGEREF _Toc323018241 \h </w:instrText>
      </w:r>
      <w:r>
        <w:rPr>
          <w:webHidden/>
        </w:rPr>
      </w:r>
      <w:r>
        <w:rPr>
          <w:webHidden/>
        </w:rPr>
        <w:fldChar w:fldCharType="separate"/>
      </w:r>
      <w:ins w:id="30" w:author="dbwhite" w:date="2012-04-24T08:15:00Z">
        <w:r>
          <w:rPr>
            <w:webHidden/>
          </w:rPr>
          <w:t>12</w:t>
        </w:r>
      </w:ins>
      <w:del w:id="31" w:author="dbwhite" w:date="2012-04-24T08:14:00Z">
        <w:r w:rsidDel="00C56AA6">
          <w:rPr>
            <w:webHidden/>
          </w:rPr>
          <w:delText>14</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"_Toc323018242"</w:instrText>
      </w:r>
      <w:r w:rsidRPr="00D33DEC">
        <w:rPr>
          <w:rStyle w:val="Hyperlink"/>
        </w:rPr>
        <w:instrText xml:space="preserve"> </w:instrText>
      </w:r>
      <w:r w:rsidRPr="00D33DEC">
        <w:rPr>
          <w:rStyle w:val="Hyperlink"/>
        </w:rPr>
        <w:fldChar w:fldCharType="separate"/>
      </w:r>
      <w:r w:rsidRPr="00D33DEC">
        <w:rPr>
          <w:rStyle w:val="Hyperlink"/>
        </w:rPr>
        <w:t>File Transfer</w:t>
      </w:r>
      <w:r>
        <w:rPr>
          <w:webHidden/>
        </w:rPr>
        <w:tab/>
      </w:r>
      <w:r>
        <w:rPr>
          <w:webHidden/>
        </w:rPr>
        <w:fldChar w:fldCharType="begin"/>
      </w:r>
      <w:r>
        <w:rPr>
          <w:webHidden/>
        </w:rPr>
        <w:instrText xml:space="preserve"> PAGEREF _Toc323018242 \h </w:instrText>
      </w:r>
      <w:r>
        <w:rPr>
          <w:webHidden/>
        </w:rPr>
      </w:r>
      <w:r>
        <w:rPr>
          <w:webHidden/>
        </w:rPr>
        <w:fldChar w:fldCharType="separate"/>
      </w:r>
      <w:ins w:id="32" w:author="dbwhite" w:date="2012-04-24T08:15:00Z">
        <w:r>
          <w:rPr>
            <w:webHidden/>
          </w:rPr>
          <w:t>12</w:t>
        </w:r>
      </w:ins>
      <w:del w:id="33" w:author="dbwhite" w:date="2012-04-24T08:14:00Z">
        <w:r w:rsidDel="00C56AA6">
          <w:rPr>
            <w:webHidden/>
          </w:rPr>
          <w:delText>14</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"_Toc323018243"</w:instrText>
      </w:r>
      <w:r w:rsidRPr="00D33DEC">
        <w:rPr>
          <w:rStyle w:val="Hyperlink"/>
        </w:rPr>
        <w:instrText xml:space="preserve"> </w:instrText>
      </w:r>
      <w:r w:rsidRPr="00D33DEC">
        <w:rPr>
          <w:rStyle w:val="Hyperlink"/>
        </w:rPr>
        <w:fldChar w:fldCharType="separate"/>
      </w:r>
      <w:r w:rsidRPr="00D33DEC">
        <w:rPr>
          <w:rStyle w:val="Hyperlink"/>
        </w:rPr>
        <w:t>Prior Authorization</w:t>
      </w:r>
      <w:r>
        <w:rPr>
          <w:webHidden/>
        </w:rPr>
        <w:tab/>
      </w:r>
      <w:r>
        <w:rPr>
          <w:webHidden/>
        </w:rPr>
        <w:fldChar w:fldCharType="begin"/>
      </w:r>
      <w:r>
        <w:rPr>
          <w:webHidden/>
        </w:rPr>
        <w:instrText xml:space="preserve"> PAGEREF _Toc323018243 \h </w:instrText>
      </w:r>
      <w:r>
        <w:rPr>
          <w:webHidden/>
        </w:rPr>
      </w:r>
      <w:r>
        <w:rPr>
          <w:webHidden/>
        </w:rPr>
        <w:fldChar w:fldCharType="separate"/>
      </w:r>
      <w:ins w:id="34" w:author="dbwhite" w:date="2012-04-24T08:15:00Z">
        <w:r>
          <w:rPr>
            <w:webHidden/>
          </w:rPr>
          <w:t>13</w:t>
        </w:r>
      </w:ins>
      <w:del w:id="35" w:author="dbwhite" w:date="2012-04-24T08:14:00Z">
        <w:r w:rsidDel="00C56AA6">
          <w:rPr>
            <w:webHidden/>
          </w:rPr>
          <w:delText>15</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"_Toc323018244"</w:instrText>
      </w:r>
      <w:r w:rsidRPr="00D33DEC">
        <w:rPr>
          <w:rStyle w:val="Hyperlink"/>
        </w:rPr>
        <w:instrText xml:space="preserve"> </w:instrText>
      </w:r>
      <w:r w:rsidRPr="00D33DEC">
        <w:rPr>
          <w:rStyle w:val="Hyperlink"/>
        </w:rPr>
        <w:fldChar w:fldCharType="separate"/>
      </w:r>
      <w:r w:rsidRPr="00D33DEC">
        <w:rPr>
          <w:rStyle w:val="Hyperlink"/>
        </w:rPr>
        <w:t>Internal Control Number</w:t>
      </w:r>
      <w:r>
        <w:rPr>
          <w:webHidden/>
        </w:rPr>
        <w:tab/>
      </w:r>
      <w:r>
        <w:rPr>
          <w:webHidden/>
        </w:rPr>
        <w:fldChar w:fldCharType="begin"/>
      </w:r>
      <w:r>
        <w:rPr>
          <w:webHidden/>
        </w:rPr>
        <w:instrText xml:space="preserve"> PAGEREF _Toc323018244 \h </w:instrText>
      </w:r>
      <w:r>
        <w:rPr>
          <w:webHidden/>
        </w:rPr>
      </w:r>
      <w:r>
        <w:rPr>
          <w:webHidden/>
        </w:rPr>
        <w:fldChar w:fldCharType="separate"/>
      </w:r>
      <w:ins w:id="36" w:author="dbwhite" w:date="2012-04-24T08:15:00Z">
        <w:r>
          <w:rPr>
            <w:webHidden/>
          </w:rPr>
          <w:t>13</w:t>
        </w:r>
      </w:ins>
      <w:del w:id="37" w:author="dbwhite" w:date="2012-04-24T08:14:00Z">
        <w:r w:rsidDel="00C56AA6">
          <w:rPr>
            <w:webHidden/>
          </w:rPr>
          <w:delText>15</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"_Toc323018245"</w:instrText>
      </w:r>
      <w:r w:rsidRPr="00D33DEC">
        <w:rPr>
          <w:rStyle w:val="Hyperlink"/>
        </w:rPr>
        <w:instrText xml:space="preserve"> </w:instrText>
      </w:r>
      <w:r w:rsidRPr="00D33DEC">
        <w:rPr>
          <w:rStyle w:val="Hyperlink"/>
        </w:rPr>
        <w:fldChar w:fldCharType="separate"/>
      </w:r>
      <w:r w:rsidRPr="00D33DEC">
        <w:rPr>
          <w:rStyle w:val="Hyperlink"/>
        </w:rPr>
        <w:t>Molina Companion Guides and Billing Instructions</w:t>
      </w:r>
      <w:r>
        <w:rPr>
          <w:webHidden/>
        </w:rPr>
        <w:tab/>
      </w:r>
      <w:r>
        <w:rPr>
          <w:webHidden/>
        </w:rPr>
        <w:fldChar w:fldCharType="begin"/>
      </w:r>
      <w:r>
        <w:rPr>
          <w:webHidden/>
        </w:rPr>
        <w:instrText xml:space="preserve"> PAGEREF _Toc323018245 \h </w:instrText>
      </w:r>
      <w:r>
        <w:rPr>
          <w:webHidden/>
        </w:rPr>
      </w:r>
      <w:r>
        <w:rPr>
          <w:webHidden/>
        </w:rPr>
        <w:fldChar w:fldCharType="separate"/>
      </w:r>
      <w:ins w:id="38" w:author="dbwhite" w:date="2012-04-24T08:15:00Z">
        <w:r>
          <w:rPr>
            <w:webHidden/>
          </w:rPr>
          <w:t>13</w:t>
        </w:r>
      </w:ins>
      <w:del w:id="39" w:author="dbwhite" w:date="2012-04-24T08:14:00Z">
        <w:r w:rsidDel="00C56AA6">
          <w:rPr>
            <w:webHidden/>
          </w:rPr>
          <w:delText>15</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"_Toc323018246"</w:instrText>
      </w:r>
      <w:r w:rsidRPr="00D33DEC">
        <w:rPr>
          <w:rStyle w:val="Hyperlink"/>
        </w:rPr>
        <w:instrText xml:space="preserve"> </w:instrText>
      </w:r>
      <w:r w:rsidRPr="00D33DEC">
        <w:rPr>
          <w:rStyle w:val="Hyperlink"/>
        </w:rPr>
        <w:fldChar w:fldCharType="separate"/>
      </w:r>
      <w:r w:rsidRPr="00D33DEC">
        <w:rPr>
          <w:rStyle w:val="Hyperlink"/>
        </w:rPr>
        <w:t>Professional Identifiers</w:t>
      </w:r>
      <w:r>
        <w:rPr>
          <w:webHidden/>
        </w:rPr>
        <w:tab/>
      </w:r>
      <w:r>
        <w:rPr>
          <w:webHidden/>
        </w:rPr>
        <w:fldChar w:fldCharType="begin"/>
      </w:r>
      <w:r>
        <w:rPr>
          <w:webHidden/>
        </w:rPr>
        <w:instrText xml:space="preserve"> PAGEREF _Toc323018246 \h </w:instrText>
      </w:r>
      <w:r>
        <w:rPr>
          <w:webHidden/>
        </w:rPr>
      </w:r>
      <w:r>
        <w:rPr>
          <w:webHidden/>
        </w:rPr>
        <w:fldChar w:fldCharType="separate"/>
      </w:r>
      <w:ins w:id="40" w:author="dbwhite" w:date="2012-04-24T08:15:00Z">
        <w:r>
          <w:rPr>
            <w:webHidden/>
          </w:rPr>
          <w:t>13</w:t>
        </w:r>
      </w:ins>
      <w:del w:id="41" w:author="dbwhite" w:date="2012-04-24T08:14:00Z">
        <w:r w:rsidDel="00C56AA6">
          <w:rPr>
            <w:webHidden/>
          </w:rPr>
          <w:delText>15</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"_Toc323018247"</w:instrText>
      </w:r>
      <w:r w:rsidRPr="00D33DEC">
        <w:rPr>
          <w:rStyle w:val="Hyperlink"/>
        </w:rPr>
        <w:instrText xml:space="preserve"> </w:instrText>
      </w:r>
      <w:r w:rsidRPr="00D33DEC">
        <w:rPr>
          <w:rStyle w:val="Hyperlink"/>
        </w:rPr>
        <w:fldChar w:fldCharType="separate"/>
      </w:r>
      <w:r w:rsidRPr="00D33DEC">
        <w:rPr>
          <w:rStyle w:val="Hyperlink"/>
        </w:rPr>
        <w:t>Category II CPT Codes</w:t>
      </w:r>
      <w:r>
        <w:rPr>
          <w:webHidden/>
        </w:rPr>
        <w:tab/>
      </w:r>
      <w:r>
        <w:rPr>
          <w:webHidden/>
        </w:rPr>
        <w:fldChar w:fldCharType="begin"/>
      </w:r>
      <w:r>
        <w:rPr>
          <w:webHidden/>
        </w:rPr>
        <w:instrText xml:space="preserve"> PAGEREF _Toc323018247 \h </w:instrText>
      </w:r>
      <w:r>
        <w:rPr>
          <w:webHidden/>
        </w:rPr>
      </w:r>
      <w:r>
        <w:rPr>
          <w:webHidden/>
        </w:rPr>
        <w:fldChar w:fldCharType="separate"/>
      </w:r>
      <w:ins w:id="42" w:author="dbwhite" w:date="2012-04-24T08:15:00Z">
        <w:r>
          <w:rPr>
            <w:webHidden/>
          </w:rPr>
          <w:t>13</w:t>
        </w:r>
      </w:ins>
      <w:del w:id="43" w:author="dbwhite" w:date="2012-04-24T08:14:00Z">
        <w:r w:rsidDel="00C56AA6">
          <w:rPr>
            <w:webHidden/>
          </w:rPr>
          <w:delText>15</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"_Toc323018248"</w:instrText>
      </w:r>
      <w:r w:rsidRPr="00D33DEC">
        <w:rPr>
          <w:rStyle w:val="Hyperlink"/>
        </w:rPr>
        <w:instrText xml:space="preserve"> </w:instrText>
      </w:r>
      <w:r w:rsidRPr="00D33DEC">
        <w:rPr>
          <w:rStyle w:val="Hyperlink"/>
        </w:rPr>
        <w:fldChar w:fldCharType="separate"/>
      </w:r>
      <w:r w:rsidRPr="00D33DEC">
        <w:rPr>
          <w:rStyle w:val="Hyperlink"/>
        </w:rPr>
        <w:t>Transaction Type</w:t>
      </w:r>
      <w:r>
        <w:rPr>
          <w:webHidden/>
        </w:rPr>
        <w:tab/>
      </w:r>
      <w:r>
        <w:rPr>
          <w:webHidden/>
        </w:rPr>
        <w:fldChar w:fldCharType="begin"/>
      </w:r>
      <w:r>
        <w:rPr>
          <w:webHidden/>
        </w:rPr>
        <w:instrText xml:space="preserve"> PAGEREF _Toc323018248 \h </w:instrText>
      </w:r>
      <w:r>
        <w:rPr>
          <w:webHidden/>
        </w:rPr>
      </w:r>
      <w:r>
        <w:rPr>
          <w:webHidden/>
        </w:rPr>
        <w:fldChar w:fldCharType="separate"/>
      </w:r>
      <w:ins w:id="44" w:author="dbwhite" w:date="2012-04-24T08:15:00Z">
        <w:r>
          <w:rPr>
            <w:webHidden/>
          </w:rPr>
          <w:t>14</w:t>
        </w:r>
      </w:ins>
      <w:del w:id="45" w:author="dbwhite" w:date="2012-04-24T08:14:00Z">
        <w:r w:rsidDel="00C56AA6">
          <w:rPr>
            <w:webHidden/>
          </w:rPr>
          <w:delText>16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"_Toc323018249"</w:instrText>
      </w:r>
      <w:r w:rsidRPr="00D33DEC">
        <w:rPr>
          <w:rStyle w:val="Hyperlink"/>
        </w:rPr>
        <w:instrText xml:space="preserve"> </w:instrText>
      </w:r>
      <w:r w:rsidRPr="00D33DEC">
        <w:rPr>
          <w:rStyle w:val="Hyperlink"/>
        </w:rPr>
        <w:fldChar w:fldCharType="separate"/>
      </w:r>
      <w:r w:rsidRPr="00D33DEC">
        <w:rPr>
          <w:rStyle w:val="Hyperlink"/>
        </w:rPr>
        <w:t>Claim Adjustments Information</w:t>
      </w:r>
      <w:r>
        <w:rPr>
          <w:webHidden/>
        </w:rPr>
        <w:tab/>
      </w:r>
      <w:r>
        <w:rPr>
          <w:webHidden/>
        </w:rPr>
        <w:fldChar w:fldCharType="begin"/>
      </w:r>
      <w:r>
        <w:rPr>
          <w:webHidden/>
        </w:rPr>
        <w:instrText xml:space="preserve"> PAGEREF _Toc323018249 \h </w:instrText>
      </w:r>
      <w:r>
        <w:rPr>
          <w:webHidden/>
        </w:rPr>
      </w:r>
      <w:r>
        <w:rPr>
          <w:webHidden/>
        </w:rPr>
        <w:fldChar w:fldCharType="separate"/>
      </w:r>
      <w:ins w:id="46" w:author="dbwhite" w:date="2012-04-24T08:15:00Z">
        <w:r>
          <w:rPr>
            <w:webHidden/>
          </w:rPr>
          <w:t>20</w:t>
        </w:r>
      </w:ins>
      <w:del w:id="47" w:author="dbwhite" w:date="2012-04-24T08:14:00Z">
        <w:r w:rsidDel="00C56AA6">
          <w:rPr>
            <w:webHidden/>
          </w:rPr>
          <w:delText>22</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"_Toc323018250"</w:instrText>
      </w:r>
      <w:r w:rsidRPr="00D33DEC">
        <w:rPr>
          <w:rStyle w:val="Hyperlink"/>
        </w:rPr>
        <w:instrText xml:space="preserve"> </w:instrText>
      </w:r>
      <w:r w:rsidRPr="00D33DEC">
        <w:rPr>
          <w:rStyle w:val="Hyperlink"/>
        </w:rPr>
        <w:fldChar w:fldCharType="separate"/>
      </w:r>
      <w:r w:rsidRPr="00D33DEC">
        <w:rPr>
          <w:rStyle w:val="Hyperlink"/>
        </w:rPr>
        <w:t>Line Adjustment Process</w:t>
      </w:r>
      <w:r>
        <w:rPr>
          <w:webHidden/>
        </w:rPr>
        <w:tab/>
      </w:r>
      <w:r>
        <w:rPr>
          <w:webHidden/>
        </w:rPr>
        <w:fldChar w:fldCharType="begin"/>
      </w:r>
      <w:r>
        <w:rPr>
          <w:webHidden/>
        </w:rPr>
        <w:instrText xml:space="preserve"> PAGEREF _Toc323018250 \h </w:instrText>
      </w:r>
      <w:r>
        <w:rPr>
          <w:webHidden/>
        </w:rPr>
      </w:r>
      <w:r>
        <w:rPr>
          <w:webHidden/>
        </w:rPr>
        <w:fldChar w:fldCharType="separate"/>
      </w:r>
      <w:ins w:id="48" w:author="dbwhite" w:date="2012-04-24T08:15:00Z">
        <w:r>
          <w:rPr>
            <w:webHidden/>
          </w:rPr>
          <w:t>20</w:t>
        </w:r>
      </w:ins>
      <w:del w:id="49" w:author="dbwhite" w:date="2012-04-24T08:14:00Z">
        <w:r w:rsidDel="00C56AA6">
          <w:rPr>
            <w:webHidden/>
          </w:rPr>
          <w:delText>22</w:delText>
        </w:r>
      </w:del>
      <w:r>
        <w:rPr>
          <w:webHidden/>
        </w:rPr>
        <w:fldChar w:fldCharType="end"/>
      </w:r>
      <w:r w:rsidRPr="00D33DEC">
        <w:rPr>
          <w:rStyle w:val="Hyperlink"/>
        </w:rPr>
        <w:fldChar w:fldCharType="end"/>
      </w:r>
    </w:p>
    <w:p w:rsidR="00C56AA6" w:rsidRDefault="00C56AA6">
      <w:pPr>
        <w:pStyle w:val="TOC1"/>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"_Toc323018251"</w:instrText>
      </w:r>
      <w:r w:rsidRPr="00D33DEC">
        <w:rPr>
          <w:rStyle w:val="Hyperlink"/>
        </w:rPr>
        <w:instrText xml:space="preserve"> </w:instrText>
      </w:r>
      <w:r w:rsidRPr="00D33DEC">
        <w:rPr>
          <w:rStyle w:val="Hyperlink"/>
        </w:rPr>
        <w:fldChar w:fldCharType="separate"/>
      </w:r>
      <w:r w:rsidRPr="00D33DEC">
        <w:rPr>
          <w:rStyle w:val="Hyperlink"/>
        </w:rPr>
        <w:t>Repairable Denial Edit Codes and Descriptions</w:t>
      </w:r>
      <w:r>
        <w:rPr>
          <w:webHidden/>
        </w:rPr>
        <w:tab/>
      </w:r>
      <w:r>
        <w:rPr>
          <w:webHidden/>
        </w:rPr>
        <w:fldChar w:fldCharType="begin"/>
      </w:r>
      <w:r>
        <w:rPr>
          <w:webHidden/>
        </w:rPr>
        <w:instrText xml:space="preserve"> PAGEREF _Toc323018251 \h </w:instrText>
      </w:r>
      <w:r>
        <w:rPr>
          <w:webHidden/>
        </w:rPr>
      </w:r>
      <w:r>
        <w:rPr>
          <w:webHidden/>
        </w:rPr>
        <w:fldChar w:fldCharType="separate"/>
      </w:r>
      <w:ins w:id="50" w:author="dbwhite" w:date="2012-04-24T08:15:00Z">
        <w:r>
          <w:rPr>
            <w:webHidden/>
          </w:rPr>
          <w:t>21</w:t>
        </w:r>
      </w:ins>
      <w:del w:id="51" w:author="dbwhite" w:date="2012-04-24T08:14:00Z">
        <w:r w:rsidDel="00C56AA6">
          <w:rPr>
            <w:webHidden/>
          </w:rPr>
          <w:delText>23</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"_Toc323018252"</w:instrText>
      </w:r>
      <w:r w:rsidRPr="00D33DEC">
        <w:rPr>
          <w:rStyle w:val="Hyperlink"/>
        </w:rPr>
        <w:instrText xml:space="preserve"> </w:instrText>
      </w:r>
      <w:r w:rsidRPr="00D33DEC">
        <w:rPr>
          <w:rStyle w:val="Hyperlink"/>
        </w:rPr>
        <w:fldChar w:fldCharType="separate"/>
      </w:r>
      <w:r w:rsidRPr="00D33DEC">
        <w:rPr>
          <w:rStyle w:val="Hyperlink"/>
        </w:rPr>
        <w:t>Claim Correction Process</w:t>
      </w:r>
      <w:r>
        <w:rPr>
          <w:webHidden/>
        </w:rPr>
        <w:tab/>
      </w:r>
      <w:r>
        <w:rPr>
          <w:webHidden/>
        </w:rPr>
        <w:fldChar w:fldCharType="begin"/>
      </w:r>
      <w:r>
        <w:rPr>
          <w:webHidden/>
        </w:rPr>
        <w:instrText xml:space="preserve"> PAGEREF _Toc323018252 \h </w:instrText>
      </w:r>
      <w:r>
        <w:rPr>
          <w:webHidden/>
        </w:rPr>
      </w:r>
      <w:r>
        <w:rPr>
          <w:webHidden/>
        </w:rPr>
        <w:fldChar w:fldCharType="separate"/>
      </w:r>
      <w:ins w:id="52" w:author="dbwhite" w:date="2012-04-24T08:15:00Z">
        <w:r>
          <w:rPr>
            <w:webHidden/>
          </w:rPr>
          <w:t>22</w:t>
        </w:r>
      </w:ins>
      <w:del w:id="53" w:author="dbwhite" w:date="2012-04-24T08:14:00Z">
        <w:r w:rsidDel="00C56AA6">
          <w:rPr>
            <w:webHidden/>
          </w:rPr>
          <w:delText>24</w:delText>
        </w:r>
      </w:del>
      <w:r>
        <w:rPr>
          <w:webHidden/>
        </w:rPr>
        <w:fldChar w:fldCharType="end"/>
      </w:r>
      <w:r w:rsidRPr="00D33DEC">
        <w:rPr>
          <w:rStyle w:val="Hyperlink"/>
        </w:rPr>
        <w:fldChar w:fldCharType="end"/>
      </w:r>
    </w:p>
    <w:p w:rsidR="00C56AA6" w:rsidRDefault="00C56AA6">
      <w:pPr>
        <w:pStyle w:val="TOC1"/>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"_Toc323018253"</w:instrText>
      </w:r>
      <w:r w:rsidRPr="00D33DEC">
        <w:rPr>
          <w:rStyle w:val="Hyperlink"/>
        </w:rPr>
        <w:instrText xml:space="preserve"> </w:instrText>
      </w:r>
      <w:r w:rsidRPr="00D33DEC">
        <w:rPr>
          <w:rStyle w:val="Hyperlink"/>
        </w:rPr>
        <w:fldChar w:fldCharType="separate"/>
      </w:r>
      <w:r w:rsidRPr="00D33DEC">
        <w:rPr>
          <w:rStyle w:val="Hyperlink"/>
        </w:rPr>
        <w:t>Files and Reports</w:t>
      </w:r>
      <w:r>
        <w:rPr>
          <w:webHidden/>
        </w:rPr>
        <w:tab/>
      </w:r>
      <w:r>
        <w:rPr>
          <w:webHidden/>
        </w:rPr>
        <w:fldChar w:fldCharType="begin"/>
      </w:r>
      <w:r>
        <w:rPr>
          <w:webHidden/>
        </w:rPr>
        <w:instrText xml:space="preserve"> PAGEREF _Toc323018253 \h </w:instrText>
      </w:r>
      <w:r>
        <w:rPr>
          <w:webHidden/>
        </w:rPr>
      </w:r>
      <w:r>
        <w:rPr>
          <w:webHidden/>
        </w:rPr>
        <w:fldChar w:fldCharType="separate"/>
      </w:r>
      <w:ins w:id="54" w:author="dbwhite" w:date="2012-04-24T08:15:00Z">
        <w:r>
          <w:rPr>
            <w:webHidden/>
          </w:rPr>
          <w:t>23</w:t>
        </w:r>
      </w:ins>
      <w:del w:id="55" w:author="dbwhite" w:date="2012-04-24T08:14:00Z">
        <w:r w:rsidDel="00C56AA6">
          <w:rPr>
            <w:webHidden/>
          </w:rPr>
          <w:delText>25</w:delText>
        </w:r>
      </w:del>
      <w:r>
        <w:rPr>
          <w:webHidden/>
        </w:rPr>
        <w:fldChar w:fldCharType="end"/>
      </w:r>
      <w:r w:rsidRPr="00D33DEC">
        <w:rPr>
          <w:rStyle w:val="Hyperlink"/>
        </w:rPr>
        <w:fldChar w:fldCharType="end"/>
      </w:r>
    </w:p>
    <w:p w:rsidR="00C56AA6" w:rsidRDefault="00C56AA6">
      <w:pPr>
        <w:pStyle w:val="TOC1"/>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"_Toc323018254"</w:instrText>
      </w:r>
      <w:r w:rsidRPr="00D33DEC">
        <w:rPr>
          <w:rStyle w:val="Hyperlink"/>
        </w:rPr>
        <w:instrText xml:space="preserve"> </w:instrText>
      </w:r>
      <w:r w:rsidRPr="00D33DEC">
        <w:rPr>
          <w:rStyle w:val="Hyperlink"/>
        </w:rPr>
        <w:fldChar w:fldCharType="separate"/>
      </w:r>
      <w:r w:rsidRPr="00D33DEC">
        <w:rPr>
          <w:rStyle w:val="Hyperlink"/>
        </w:rPr>
        <w:t>Transaction Testing and EDI Certification</w:t>
      </w:r>
      <w:r>
        <w:rPr>
          <w:webHidden/>
        </w:rPr>
        <w:tab/>
      </w:r>
      <w:r>
        <w:rPr>
          <w:webHidden/>
        </w:rPr>
        <w:fldChar w:fldCharType="begin"/>
      </w:r>
      <w:r>
        <w:rPr>
          <w:webHidden/>
        </w:rPr>
        <w:instrText xml:space="preserve"> PAGEREF _Toc323018254 \h </w:instrText>
      </w:r>
      <w:r>
        <w:rPr>
          <w:webHidden/>
        </w:rPr>
      </w:r>
      <w:r>
        <w:rPr>
          <w:webHidden/>
        </w:rPr>
        <w:fldChar w:fldCharType="separate"/>
      </w:r>
      <w:ins w:id="56" w:author="dbwhite" w:date="2012-04-24T08:15:00Z">
        <w:r>
          <w:rPr>
            <w:webHidden/>
          </w:rPr>
          <w:t>25</w:t>
        </w:r>
      </w:ins>
      <w:del w:id="57" w:author="dbwhite" w:date="2012-04-24T08:14:00Z">
        <w:r w:rsidDel="00C56AA6">
          <w:rPr>
            <w:webHidden/>
          </w:rPr>
          <w:delText>27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"_Toc323018255"</w:instrText>
      </w:r>
      <w:r w:rsidRPr="00D33DEC">
        <w:rPr>
          <w:rStyle w:val="Hyperlink"/>
        </w:rPr>
        <w:instrText xml:space="preserve"> </w:instrText>
      </w:r>
      <w:r w:rsidRPr="00D33DEC">
        <w:rPr>
          <w:rStyle w:val="Hyperlink"/>
        </w:rPr>
        <w:fldChar w:fldCharType="separate"/>
      </w:r>
      <w:r w:rsidRPr="00D33DEC">
        <w:rPr>
          <w:rStyle w:val="Hyperlink"/>
        </w:rPr>
        <w:t>Introduction</w:t>
      </w:r>
      <w:r>
        <w:rPr>
          <w:webHidden/>
        </w:rPr>
        <w:tab/>
      </w:r>
      <w:r>
        <w:rPr>
          <w:webHidden/>
        </w:rPr>
        <w:fldChar w:fldCharType="begin"/>
      </w:r>
      <w:r>
        <w:rPr>
          <w:webHidden/>
        </w:rPr>
        <w:instrText xml:space="preserve"> PAGEREF _Toc323018255 \h </w:instrText>
      </w:r>
      <w:r>
        <w:rPr>
          <w:webHidden/>
        </w:rPr>
      </w:r>
      <w:r>
        <w:rPr>
          <w:webHidden/>
        </w:rPr>
        <w:fldChar w:fldCharType="separate"/>
      </w:r>
      <w:ins w:id="58" w:author="dbwhite" w:date="2012-04-24T08:15:00Z">
        <w:r>
          <w:rPr>
            <w:webHidden/>
          </w:rPr>
          <w:t>25</w:t>
        </w:r>
      </w:ins>
      <w:del w:id="59" w:author="dbwhite" w:date="2012-04-24T08:14:00Z">
        <w:r w:rsidDel="00C56AA6">
          <w:rPr>
            <w:webHidden/>
          </w:rPr>
          <w:delText>27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"_Toc323018256"</w:instrText>
      </w:r>
      <w:r w:rsidRPr="00D33DEC">
        <w:rPr>
          <w:rStyle w:val="Hyperlink"/>
        </w:rPr>
        <w:instrText xml:space="preserve"> </w:instrText>
      </w:r>
      <w:r w:rsidRPr="00D33DEC">
        <w:rPr>
          <w:rStyle w:val="Hyperlink"/>
        </w:rPr>
        <w:fldChar w:fldCharType="separate"/>
      </w:r>
      <w:r w:rsidRPr="00D33DEC">
        <w:rPr>
          <w:rStyle w:val="Hyperlink"/>
        </w:rPr>
        <w:t>Test Process</w:t>
      </w:r>
      <w:r>
        <w:rPr>
          <w:webHidden/>
        </w:rPr>
        <w:tab/>
      </w:r>
      <w:r>
        <w:rPr>
          <w:webHidden/>
        </w:rPr>
        <w:fldChar w:fldCharType="begin"/>
      </w:r>
      <w:r>
        <w:rPr>
          <w:webHidden/>
        </w:rPr>
        <w:instrText xml:space="preserve"> PAGEREF _Toc323018256 \h </w:instrText>
      </w:r>
      <w:r>
        <w:rPr>
          <w:webHidden/>
        </w:rPr>
      </w:r>
      <w:r>
        <w:rPr>
          <w:webHidden/>
        </w:rPr>
        <w:fldChar w:fldCharType="separate"/>
      </w:r>
      <w:ins w:id="60" w:author="dbwhite" w:date="2012-04-24T08:15:00Z">
        <w:r>
          <w:rPr>
            <w:webHidden/>
          </w:rPr>
          <w:t>25</w:t>
        </w:r>
      </w:ins>
      <w:del w:id="61" w:author="dbwhite" w:date="2012-04-24T08:14:00Z">
        <w:r w:rsidDel="00C56AA6">
          <w:rPr>
            <w:webHidden/>
          </w:rPr>
          <w:delText>27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"_Toc323018257"</w:instrText>
      </w:r>
      <w:r w:rsidRPr="00D33DEC">
        <w:rPr>
          <w:rStyle w:val="Hyperlink"/>
        </w:rPr>
        <w:instrText xml:space="preserve"> </w:instrText>
      </w:r>
      <w:r w:rsidRPr="00D33DEC">
        <w:rPr>
          <w:rStyle w:val="Hyperlink"/>
        </w:rPr>
        <w:fldChar w:fldCharType="separate"/>
      </w:r>
      <w:r w:rsidRPr="00D33DEC">
        <w:rPr>
          <w:rStyle w:val="Hyperlink"/>
        </w:rPr>
        <w:t>Electronic Data Interchange (EDI)</w:t>
      </w:r>
      <w:r>
        <w:rPr>
          <w:webHidden/>
        </w:rPr>
        <w:tab/>
      </w:r>
      <w:r>
        <w:rPr>
          <w:webHidden/>
        </w:rPr>
        <w:fldChar w:fldCharType="begin"/>
      </w:r>
      <w:r>
        <w:rPr>
          <w:webHidden/>
        </w:rPr>
        <w:instrText xml:space="preserve"> PAGEREF _Toc323018257 \h </w:instrText>
      </w:r>
      <w:r>
        <w:rPr>
          <w:webHidden/>
        </w:rPr>
      </w:r>
      <w:r>
        <w:rPr>
          <w:webHidden/>
        </w:rPr>
        <w:fldChar w:fldCharType="separate"/>
      </w:r>
      <w:ins w:id="62" w:author="dbwhite" w:date="2012-04-24T08:15:00Z">
        <w:r>
          <w:rPr>
            <w:webHidden/>
          </w:rPr>
          <w:t>25</w:t>
        </w:r>
      </w:ins>
      <w:del w:id="63" w:author="dbwhite" w:date="2012-04-24T08:14:00Z">
        <w:r w:rsidDel="00C56AA6">
          <w:rPr>
            <w:webHidden/>
          </w:rPr>
          <w:delText>27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"_Toc323018258"</w:instrText>
      </w:r>
      <w:r w:rsidRPr="00D33DEC">
        <w:rPr>
          <w:rStyle w:val="Hyperlink"/>
        </w:rPr>
        <w:instrText xml:space="preserve"> </w:instrText>
      </w:r>
      <w:r w:rsidRPr="00D33DEC">
        <w:rPr>
          <w:rStyle w:val="Hyperlink"/>
        </w:rPr>
        <w:fldChar w:fldCharType="separate"/>
      </w:r>
      <w:r w:rsidRPr="00D33DEC">
        <w:rPr>
          <w:rStyle w:val="Hyperlink"/>
        </w:rPr>
        <w:t>Timing</w:t>
      </w:r>
      <w:r>
        <w:rPr>
          <w:webHidden/>
        </w:rPr>
        <w:tab/>
      </w:r>
      <w:r>
        <w:rPr>
          <w:webHidden/>
        </w:rPr>
        <w:fldChar w:fldCharType="begin"/>
      </w:r>
      <w:r>
        <w:rPr>
          <w:webHidden/>
        </w:rPr>
        <w:instrText xml:space="preserve"> PAGEREF _Toc323018258 \h </w:instrText>
      </w:r>
      <w:r>
        <w:rPr>
          <w:webHidden/>
        </w:rPr>
      </w:r>
      <w:r>
        <w:rPr>
          <w:webHidden/>
        </w:rPr>
        <w:fldChar w:fldCharType="separate"/>
      </w:r>
      <w:ins w:id="64" w:author="dbwhite" w:date="2012-04-24T08:15:00Z">
        <w:r>
          <w:rPr>
            <w:webHidden/>
          </w:rPr>
          <w:t>26</w:t>
        </w:r>
      </w:ins>
      <w:del w:id="65" w:author="dbwhite" w:date="2012-04-24T08:14:00Z">
        <w:r w:rsidDel="00C56AA6">
          <w:rPr>
            <w:webHidden/>
          </w:rPr>
          <w:delText>28</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"_Toc323018259"</w:instrText>
      </w:r>
      <w:r w:rsidRPr="00D33DEC">
        <w:rPr>
          <w:rStyle w:val="Hyperlink"/>
        </w:rPr>
        <w:instrText xml:space="preserve"> </w:instrText>
      </w:r>
      <w:r w:rsidRPr="00D33DEC">
        <w:rPr>
          <w:rStyle w:val="Hyperlink"/>
        </w:rPr>
        <w:fldChar w:fldCharType="separate"/>
      </w:r>
      <w:r w:rsidRPr="00D33DEC">
        <w:rPr>
          <w:rStyle w:val="Hyperlink"/>
        </w:rPr>
        <w:t>Appendix A</w:t>
      </w:r>
      <w:r>
        <w:rPr>
          <w:webHidden/>
        </w:rPr>
        <w:tab/>
      </w:r>
      <w:r>
        <w:rPr>
          <w:webHidden/>
        </w:rPr>
        <w:fldChar w:fldCharType="begin"/>
      </w:r>
      <w:r>
        <w:rPr>
          <w:webHidden/>
        </w:rPr>
        <w:instrText xml:space="preserve"> PAGEREF _Toc323018259 \h </w:instrText>
      </w:r>
      <w:r>
        <w:rPr>
          <w:webHidden/>
        </w:rPr>
      </w:r>
      <w:r>
        <w:rPr>
          <w:webHidden/>
        </w:rPr>
        <w:fldChar w:fldCharType="separate"/>
      </w:r>
      <w:ins w:id="66" w:author="dbwhite" w:date="2012-04-24T08:15:00Z">
        <w:r>
          <w:rPr>
            <w:webHidden/>
          </w:rPr>
          <w:t>27</w:t>
        </w:r>
      </w:ins>
      <w:del w:id="67" w:author="dbwhite" w:date="2012-04-24T08:14:00Z">
        <w:r w:rsidDel="00C56AA6">
          <w:rPr>
            <w:webHidden/>
          </w:rPr>
          <w:delText>29</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"_Toc323018260"</w:instrText>
      </w:r>
      <w:r w:rsidRPr="00D33DEC">
        <w:rPr>
          <w:rStyle w:val="Hyperlink"/>
        </w:rPr>
        <w:instrText xml:space="preserve"> </w:instrText>
      </w:r>
      <w:r w:rsidRPr="00D33DEC">
        <w:rPr>
          <w:rStyle w:val="Hyperlink"/>
        </w:rPr>
        <w:fldChar w:fldCharType="separate"/>
      </w:r>
      <w:r w:rsidRPr="00D33DEC">
        <w:rPr>
          <w:rStyle w:val="Hyperlink"/>
        </w:rPr>
        <w:t>Definition of Terms</w:t>
      </w:r>
      <w:r>
        <w:rPr>
          <w:webHidden/>
        </w:rPr>
        <w:tab/>
      </w:r>
      <w:r>
        <w:rPr>
          <w:webHidden/>
        </w:rPr>
        <w:fldChar w:fldCharType="begin"/>
      </w:r>
      <w:r>
        <w:rPr>
          <w:webHidden/>
        </w:rPr>
        <w:instrText xml:space="preserve"> PAGEREF _Toc323018260 \h </w:instrText>
      </w:r>
      <w:r>
        <w:rPr>
          <w:webHidden/>
        </w:rPr>
      </w:r>
      <w:r>
        <w:rPr>
          <w:webHidden/>
        </w:rPr>
        <w:fldChar w:fldCharType="separate"/>
      </w:r>
      <w:ins w:id="68" w:author="dbwhite" w:date="2012-04-24T08:15:00Z">
        <w:r>
          <w:rPr>
            <w:webHidden/>
          </w:rPr>
          <w:t>27</w:t>
        </w:r>
      </w:ins>
      <w:del w:id="69" w:author="dbwhite" w:date="2012-04-24T08:14:00Z">
        <w:r w:rsidDel="00C56AA6">
          <w:rPr>
            <w:webHidden/>
          </w:rPr>
          <w:delText>29</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"_Toc323018261"</w:instrText>
      </w:r>
      <w:r w:rsidRPr="00D33DEC">
        <w:rPr>
          <w:rStyle w:val="Hyperlink"/>
        </w:rPr>
        <w:instrText xml:space="preserve"> </w:instrText>
      </w:r>
      <w:r w:rsidRPr="00D33DEC">
        <w:rPr>
          <w:rStyle w:val="Hyperlink"/>
        </w:rPr>
        <w:fldChar w:fldCharType="separate"/>
      </w:r>
      <w:r w:rsidRPr="00D33DEC">
        <w:rPr>
          <w:rStyle w:val="Hyperlink"/>
        </w:rPr>
        <w:t>Appendix B</w:t>
      </w:r>
      <w:r>
        <w:rPr>
          <w:webHidden/>
        </w:rPr>
        <w:tab/>
      </w:r>
      <w:r>
        <w:rPr>
          <w:webHidden/>
        </w:rPr>
        <w:fldChar w:fldCharType="begin"/>
      </w:r>
      <w:r>
        <w:rPr>
          <w:webHidden/>
        </w:rPr>
        <w:instrText xml:space="preserve"> PAGEREF _Toc323018261 \h </w:instrText>
      </w:r>
      <w:r>
        <w:rPr>
          <w:webHidden/>
        </w:rPr>
      </w:r>
      <w:r>
        <w:rPr>
          <w:webHidden/>
        </w:rPr>
        <w:fldChar w:fldCharType="separate"/>
      </w:r>
      <w:ins w:id="70" w:author="dbwhite" w:date="2012-04-24T08:15:00Z">
        <w:r>
          <w:rPr>
            <w:webHidden/>
          </w:rPr>
          <w:t>44</w:t>
        </w:r>
      </w:ins>
      <w:del w:id="71" w:author="dbwhite" w:date="2012-04-24T08:14:00Z">
        <w:r w:rsidDel="00C56AA6">
          <w:rPr>
            <w:webHidden/>
          </w:rPr>
          <w:delText>46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"_Toc323018262"</w:instrText>
      </w:r>
      <w:r w:rsidRPr="00D33DEC">
        <w:rPr>
          <w:rStyle w:val="Hyperlink"/>
        </w:rPr>
        <w:instrText xml:space="preserve"> </w:instrText>
      </w:r>
      <w:r w:rsidRPr="00D33DEC">
        <w:rPr>
          <w:rStyle w:val="Hyperlink"/>
        </w:rPr>
        <w:fldChar w:fldCharType="separate"/>
      </w:r>
      <w:r w:rsidRPr="00D33DEC">
        <w:rPr>
          <w:rStyle w:val="Hyperlink"/>
        </w:rPr>
        <w:t>Frequently Asked Questions (FAQs)</w:t>
      </w:r>
      <w:r>
        <w:rPr>
          <w:webHidden/>
        </w:rPr>
        <w:tab/>
      </w:r>
      <w:r>
        <w:rPr>
          <w:webHidden/>
        </w:rPr>
        <w:fldChar w:fldCharType="begin"/>
      </w:r>
      <w:r>
        <w:rPr>
          <w:webHidden/>
        </w:rPr>
        <w:instrText xml:space="preserve"> PAGEREF _Toc323018262 \h </w:instrText>
      </w:r>
      <w:r>
        <w:rPr>
          <w:webHidden/>
        </w:rPr>
      </w:r>
      <w:r>
        <w:rPr>
          <w:webHidden/>
        </w:rPr>
        <w:fldChar w:fldCharType="separate"/>
      </w:r>
      <w:ins w:id="72" w:author="dbwhite" w:date="2012-04-24T08:15:00Z">
        <w:r>
          <w:rPr>
            <w:webHidden/>
          </w:rPr>
          <w:t>44</w:t>
        </w:r>
      </w:ins>
      <w:del w:id="73" w:author="dbwhite" w:date="2012-04-24T08:14:00Z">
        <w:r w:rsidDel="00C56AA6">
          <w:rPr>
            <w:webHidden/>
          </w:rPr>
          <w:delText>46</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lastRenderedPageBreak/>
        <w:fldChar w:fldCharType="begin"/>
      </w:r>
      <w:r w:rsidRPr="00D33DEC">
        <w:rPr>
          <w:rStyle w:val="Hyperlink"/>
        </w:rPr>
        <w:instrText xml:space="preserve"> </w:instrText>
      </w:r>
      <w:r>
        <w:instrText>HYPERLINK \l "_Toc323018263"</w:instrText>
      </w:r>
      <w:r w:rsidRPr="00D33DEC">
        <w:rPr>
          <w:rStyle w:val="Hyperlink"/>
        </w:rPr>
        <w:instrText xml:space="preserve"> </w:instrText>
      </w:r>
      <w:r w:rsidRPr="00D33DEC">
        <w:rPr>
          <w:rStyle w:val="Hyperlink"/>
        </w:rPr>
        <w:fldChar w:fldCharType="separate"/>
      </w:r>
      <w:r w:rsidRPr="00D33DEC">
        <w:rPr>
          <w:rStyle w:val="Hyperlink"/>
        </w:rPr>
        <w:t>Appendix C</w:t>
      </w:r>
      <w:r>
        <w:rPr>
          <w:webHidden/>
        </w:rPr>
        <w:tab/>
      </w:r>
      <w:r>
        <w:rPr>
          <w:webHidden/>
        </w:rPr>
        <w:fldChar w:fldCharType="begin"/>
      </w:r>
      <w:r>
        <w:rPr>
          <w:webHidden/>
        </w:rPr>
        <w:instrText xml:space="preserve"> PAGEREF _Toc323018263 \h </w:instrText>
      </w:r>
      <w:r>
        <w:rPr>
          <w:webHidden/>
        </w:rPr>
      </w:r>
      <w:r>
        <w:rPr>
          <w:webHidden/>
        </w:rPr>
        <w:fldChar w:fldCharType="separate"/>
      </w:r>
      <w:ins w:id="74" w:author="dbwhite" w:date="2012-04-24T08:15:00Z">
        <w:r>
          <w:rPr>
            <w:webHidden/>
          </w:rPr>
          <w:t>46</w:t>
        </w:r>
      </w:ins>
      <w:del w:id="75" w:author="dbwhite" w:date="2012-04-24T08:14:00Z">
        <w:r w:rsidDel="00C56AA6">
          <w:rPr>
            <w:webHidden/>
          </w:rPr>
          <w:delText>48</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"_Toc323018264"</w:instrText>
      </w:r>
      <w:r w:rsidRPr="00D33DEC">
        <w:rPr>
          <w:rStyle w:val="Hyperlink"/>
        </w:rPr>
        <w:instrText xml:space="preserve"> </w:instrText>
      </w:r>
      <w:r w:rsidRPr="00D33DEC">
        <w:rPr>
          <w:rStyle w:val="Hyperlink"/>
        </w:rPr>
        <w:fldChar w:fldCharType="separate"/>
      </w:r>
      <w:r w:rsidRPr="00D33DEC">
        <w:rPr>
          <w:rStyle w:val="Hyperlink"/>
        </w:rPr>
        <w:t>Code Sets</w:t>
      </w:r>
      <w:r>
        <w:rPr>
          <w:webHidden/>
        </w:rPr>
        <w:tab/>
      </w:r>
      <w:r>
        <w:rPr>
          <w:webHidden/>
        </w:rPr>
        <w:fldChar w:fldCharType="begin"/>
      </w:r>
      <w:r>
        <w:rPr>
          <w:webHidden/>
        </w:rPr>
        <w:instrText xml:space="preserve"> PAGEREF _Toc323018264 \h </w:instrText>
      </w:r>
      <w:r>
        <w:rPr>
          <w:webHidden/>
        </w:rPr>
      </w:r>
      <w:r>
        <w:rPr>
          <w:webHidden/>
        </w:rPr>
        <w:fldChar w:fldCharType="separate"/>
      </w:r>
      <w:ins w:id="76" w:author="dbwhite" w:date="2012-04-24T08:15:00Z">
        <w:r>
          <w:rPr>
            <w:webHidden/>
          </w:rPr>
          <w:t>46</w:t>
        </w:r>
      </w:ins>
      <w:del w:id="77" w:author="dbwhite" w:date="2012-04-24T08:14:00Z">
        <w:r w:rsidDel="00C56AA6">
          <w:rPr>
            <w:webHidden/>
          </w:rPr>
          <w:delText>48</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"_Toc323018265"</w:instrText>
      </w:r>
      <w:r w:rsidRPr="00D33DEC">
        <w:rPr>
          <w:rStyle w:val="Hyperlink"/>
        </w:rPr>
        <w:instrText xml:space="preserve"> </w:instrText>
      </w:r>
      <w:r w:rsidRPr="00D33DEC">
        <w:rPr>
          <w:rStyle w:val="Hyperlink"/>
        </w:rPr>
        <w:fldChar w:fldCharType="separate"/>
      </w:r>
      <w:r w:rsidRPr="00D33DEC">
        <w:rPr>
          <w:rStyle w:val="Hyperlink"/>
        </w:rPr>
        <w:t>Appendix D</w:t>
      </w:r>
      <w:r>
        <w:rPr>
          <w:webHidden/>
        </w:rPr>
        <w:tab/>
      </w:r>
      <w:r>
        <w:rPr>
          <w:webHidden/>
        </w:rPr>
        <w:fldChar w:fldCharType="begin"/>
      </w:r>
      <w:r>
        <w:rPr>
          <w:webHidden/>
        </w:rPr>
        <w:instrText xml:space="preserve"> PAGEREF _Toc323018265 \h </w:instrText>
      </w:r>
      <w:r>
        <w:rPr>
          <w:webHidden/>
        </w:rPr>
      </w:r>
      <w:r>
        <w:rPr>
          <w:webHidden/>
        </w:rPr>
        <w:fldChar w:fldCharType="separate"/>
      </w:r>
      <w:ins w:id="78" w:author="dbwhite" w:date="2012-04-24T08:15:00Z">
        <w:r>
          <w:rPr>
            <w:webHidden/>
          </w:rPr>
          <w:t>48</w:t>
        </w:r>
      </w:ins>
      <w:del w:id="79" w:author="dbwhite" w:date="2012-04-24T08:14:00Z">
        <w:r w:rsidDel="00C56AA6">
          <w:rPr>
            <w:webHidden/>
          </w:rPr>
          <w:delText>50</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"_Toc323018266"</w:instrText>
      </w:r>
      <w:r w:rsidRPr="00D33DEC">
        <w:rPr>
          <w:rStyle w:val="Hyperlink"/>
        </w:rPr>
        <w:instrText xml:space="preserve"> </w:instrText>
      </w:r>
      <w:r w:rsidRPr="00D33DEC">
        <w:rPr>
          <w:rStyle w:val="Hyperlink"/>
        </w:rPr>
        <w:fldChar w:fldCharType="separate"/>
      </w:r>
      <w:r w:rsidRPr="00D33DEC">
        <w:rPr>
          <w:rStyle w:val="Hyperlink"/>
        </w:rPr>
        <w:t>System Generated Reports and Files</w:t>
      </w:r>
      <w:r>
        <w:rPr>
          <w:webHidden/>
        </w:rPr>
        <w:tab/>
      </w:r>
      <w:r>
        <w:rPr>
          <w:webHidden/>
        </w:rPr>
        <w:fldChar w:fldCharType="begin"/>
      </w:r>
      <w:r>
        <w:rPr>
          <w:webHidden/>
        </w:rPr>
        <w:instrText xml:space="preserve"> PAGEREF _Toc323018266 \h </w:instrText>
      </w:r>
      <w:r>
        <w:rPr>
          <w:webHidden/>
        </w:rPr>
      </w:r>
      <w:r>
        <w:rPr>
          <w:webHidden/>
        </w:rPr>
        <w:fldChar w:fldCharType="separate"/>
      </w:r>
      <w:ins w:id="80" w:author="dbwhite" w:date="2012-04-24T08:15:00Z">
        <w:r>
          <w:rPr>
            <w:webHidden/>
          </w:rPr>
          <w:t>48</w:t>
        </w:r>
      </w:ins>
      <w:del w:id="81" w:author="dbwhite" w:date="2012-04-24T08:14:00Z">
        <w:r w:rsidDel="00C56AA6">
          <w:rPr>
            <w:webHidden/>
          </w:rPr>
          <w:delText>50</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"_Toc323018267"</w:instrText>
      </w:r>
      <w:r w:rsidRPr="00D33DEC">
        <w:rPr>
          <w:rStyle w:val="Hyperlink"/>
        </w:rPr>
        <w:instrText xml:space="preserve"> </w:instrText>
      </w:r>
      <w:r w:rsidRPr="00D33DEC">
        <w:rPr>
          <w:rStyle w:val="Hyperlink"/>
        </w:rPr>
        <w:fldChar w:fldCharType="separate"/>
      </w:r>
      <w:r w:rsidRPr="00D33DEC">
        <w:rPr>
          <w:rStyle w:val="Hyperlink"/>
        </w:rPr>
        <w:t>Claims Summary — Molina FILE (FI to CCN)</w:t>
      </w:r>
      <w:r>
        <w:rPr>
          <w:webHidden/>
        </w:rPr>
        <w:tab/>
      </w:r>
      <w:r>
        <w:rPr>
          <w:webHidden/>
        </w:rPr>
        <w:fldChar w:fldCharType="begin"/>
      </w:r>
      <w:r>
        <w:rPr>
          <w:webHidden/>
        </w:rPr>
        <w:instrText xml:space="preserve"> PAGEREF _Toc323018267 \h </w:instrText>
      </w:r>
      <w:r>
        <w:rPr>
          <w:webHidden/>
        </w:rPr>
      </w:r>
      <w:r>
        <w:rPr>
          <w:webHidden/>
        </w:rPr>
        <w:fldChar w:fldCharType="separate"/>
      </w:r>
      <w:ins w:id="82" w:author="dbwhite" w:date="2012-04-24T08:15:00Z">
        <w:r>
          <w:rPr>
            <w:webHidden/>
          </w:rPr>
          <w:t>48</w:t>
        </w:r>
      </w:ins>
      <w:del w:id="83" w:author="dbwhite" w:date="2012-04-24T08:14:00Z">
        <w:r w:rsidDel="00C56AA6">
          <w:rPr>
            <w:webHidden/>
          </w:rPr>
          <w:delText>50</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"_Toc323018268"</w:instrText>
      </w:r>
      <w:r w:rsidRPr="00D33DEC">
        <w:rPr>
          <w:rStyle w:val="Hyperlink"/>
        </w:rPr>
        <w:instrText xml:space="preserve"> </w:instrText>
      </w:r>
      <w:r w:rsidRPr="00D33DEC">
        <w:rPr>
          <w:rStyle w:val="Hyperlink"/>
        </w:rPr>
        <w:fldChar w:fldCharType="separate"/>
      </w:r>
      <w:r w:rsidRPr="00D33DEC">
        <w:rPr>
          <w:rStyle w:val="Hyperlink"/>
        </w:rPr>
        <w:t>CCN-O-001 (initial) and CCN-W-001 (weekly)</w:t>
      </w:r>
      <w:r>
        <w:rPr>
          <w:webHidden/>
        </w:rPr>
        <w:tab/>
      </w:r>
      <w:r>
        <w:rPr>
          <w:webHidden/>
        </w:rPr>
        <w:fldChar w:fldCharType="begin"/>
      </w:r>
      <w:r>
        <w:rPr>
          <w:webHidden/>
        </w:rPr>
        <w:instrText xml:space="preserve"> PAGEREF _Toc323018268 \h </w:instrText>
      </w:r>
      <w:r>
        <w:rPr>
          <w:webHidden/>
        </w:rPr>
      </w:r>
      <w:r>
        <w:rPr>
          <w:webHidden/>
        </w:rPr>
        <w:fldChar w:fldCharType="separate"/>
      </w:r>
      <w:ins w:id="84" w:author="dbwhite" w:date="2012-04-24T08:15:00Z">
        <w:r>
          <w:rPr>
            <w:webHidden/>
          </w:rPr>
          <w:t>48</w:t>
        </w:r>
      </w:ins>
      <w:del w:id="85" w:author="dbwhite" w:date="2012-04-24T08:14:00Z">
        <w:r w:rsidDel="00C56AA6">
          <w:rPr>
            <w:webHidden/>
          </w:rPr>
          <w:delText>50</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"_Toc323018269"</w:instrText>
      </w:r>
      <w:r w:rsidRPr="00D33DEC">
        <w:rPr>
          <w:rStyle w:val="Hyperlink"/>
        </w:rPr>
        <w:instrText xml:space="preserve"> </w:instrText>
      </w:r>
      <w:r w:rsidRPr="00D33DEC">
        <w:rPr>
          <w:rStyle w:val="Hyperlink"/>
        </w:rPr>
        <w:fldChar w:fldCharType="separate"/>
      </w:r>
      <w:r w:rsidRPr="00D33DEC">
        <w:rPr>
          <w:rStyle w:val="Hyperlink"/>
        </w:rPr>
        <w:t>Claim EDIT Disposition Summary — Molina Report (FI to CCN)</w:t>
      </w:r>
      <w:r>
        <w:rPr>
          <w:webHidden/>
        </w:rPr>
        <w:tab/>
      </w:r>
      <w:r>
        <w:rPr>
          <w:webHidden/>
        </w:rPr>
        <w:fldChar w:fldCharType="begin"/>
      </w:r>
      <w:r>
        <w:rPr>
          <w:webHidden/>
        </w:rPr>
        <w:instrText xml:space="preserve"> PAGEREF _Toc323018269 \h </w:instrText>
      </w:r>
      <w:r>
        <w:rPr>
          <w:webHidden/>
        </w:rPr>
      </w:r>
      <w:r>
        <w:rPr>
          <w:webHidden/>
        </w:rPr>
        <w:fldChar w:fldCharType="separate"/>
      </w:r>
      <w:ins w:id="86" w:author="dbwhite" w:date="2012-04-24T08:15:00Z">
        <w:r>
          <w:rPr>
            <w:webHidden/>
          </w:rPr>
          <w:t>52</w:t>
        </w:r>
      </w:ins>
      <w:del w:id="87" w:author="dbwhite" w:date="2012-04-24T08:14:00Z">
        <w:r w:rsidDel="00C56AA6">
          <w:rPr>
            <w:webHidden/>
          </w:rPr>
          <w:delText>54</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"_Toc323018270"</w:instrText>
      </w:r>
      <w:r w:rsidRPr="00D33DEC">
        <w:rPr>
          <w:rStyle w:val="Hyperlink"/>
        </w:rPr>
        <w:instrText xml:space="preserve"> </w:instrText>
      </w:r>
      <w:r w:rsidRPr="00D33DEC">
        <w:rPr>
          <w:rStyle w:val="Hyperlink"/>
        </w:rPr>
        <w:fldChar w:fldCharType="separate"/>
      </w:r>
      <w:r w:rsidRPr="00D33DEC">
        <w:rPr>
          <w:rStyle w:val="Hyperlink"/>
        </w:rPr>
        <w:t>CCN-O-005 (initial) and CCN-W-005 (weekly)</w:t>
      </w:r>
      <w:r>
        <w:rPr>
          <w:webHidden/>
        </w:rPr>
        <w:tab/>
      </w:r>
      <w:r>
        <w:rPr>
          <w:webHidden/>
        </w:rPr>
        <w:fldChar w:fldCharType="begin"/>
      </w:r>
      <w:r>
        <w:rPr>
          <w:webHidden/>
        </w:rPr>
        <w:instrText xml:space="preserve"> PAGEREF _Toc323018270 \h </w:instrText>
      </w:r>
      <w:r>
        <w:rPr>
          <w:webHidden/>
        </w:rPr>
      </w:r>
      <w:r>
        <w:rPr>
          <w:webHidden/>
        </w:rPr>
        <w:fldChar w:fldCharType="separate"/>
      </w:r>
      <w:ins w:id="88" w:author="dbwhite" w:date="2012-04-24T08:15:00Z">
        <w:r>
          <w:rPr>
            <w:webHidden/>
          </w:rPr>
          <w:t>52</w:t>
        </w:r>
      </w:ins>
      <w:del w:id="89" w:author="dbwhite" w:date="2012-04-24T08:14:00Z">
        <w:r w:rsidDel="00C56AA6">
          <w:rPr>
            <w:webHidden/>
          </w:rPr>
          <w:delText>54</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"_Toc323018271"</w:instrText>
      </w:r>
      <w:r w:rsidRPr="00D33DEC">
        <w:rPr>
          <w:rStyle w:val="Hyperlink"/>
        </w:rPr>
        <w:instrText xml:space="preserve"> </w:instrText>
      </w:r>
      <w:r w:rsidRPr="00D33DEC">
        <w:rPr>
          <w:rStyle w:val="Hyperlink"/>
        </w:rPr>
        <w:fldChar w:fldCharType="separate"/>
      </w:r>
      <w:r w:rsidRPr="00D33DEC">
        <w:rPr>
          <w:rStyle w:val="Hyperlink"/>
        </w:rPr>
        <w:t>Claim Detail — Molina file (FI to CCN)</w:t>
      </w:r>
      <w:r>
        <w:rPr>
          <w:webHidden/>
        </w:rPr>
        <w:tab/>
      </w:r>
      <w:r>
        <w:rPr>
          <w:webHidden/>
        </w:rPr>
        <w:fldChar w:fldCharType="begin"/>
      </w:r>
      <w:r>
        <w:rPr>
          <w:webHidden/>
        </w:rPr>
        <w:instrText xml:space="preserve"> PAGEREF _Toc323018271 \h </w:instrText>
      </w:r>
      <w:r>
        <w:rPr>
          <w:webHidden/>
        </w:rPr>
      </w:r>
      <w:r>
        <w:rPr>
          <w:webHidden/>
        </w:rPr>
        <w:fldChar w:fldCharType="separate"/>
      </w:r>
      <w:ins w:id="90" w:author="dbwhite" w:date="2012-04-24T08:15:00Z">
        <w:r>
          <w:rPr>
            <w:webHidden/>
          </w:rPr>
          <w:t>56</w:t>
        </w:r>
      </w:ins>
      <w:del w:id="91" w:author="dbwhite" w:date="2012-04-24T08:14:00Z">
        <w:r w:rsidDel="00C56AA6">
          <w:rPr>
            <w:webHidden/>
          </w:rPr>
          <w:delText>58</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"_Toc323018272"</w:instrText>
      </w:r>
      <w:r w:rsidRPr="00D33DEC">
        <w:rPr>
          <w:rStyle w:val="Hyperlink"/>
        </w:rPr>
        <w:instrText xml:space="preserve"> </w:instrText>
      </w:r>
      <w:r w:rsidRPr="00D33DEC">
        <w:rPr>
          <w:rStyle w:val="Hyperlink"/>
        </w:rPr>
        <w:fldChar w:fldCharType="separate"/>
      </w:r>
      <w:r w:rsidRPr="00D33DEC">
        <w:rPr>
          <w:rStyle w:val="Hyperlink"/>
        </w:rPr>
        <w:t>CCN-O-010 (initial) and CCN-W-010 (weekly)</w:t>
      </w:r>
      <w:r>
        <w:rPr>
          <w:webHidden/>
        </w:rPr>
        <w:tab/>
      </w:r>
      <w:r>
        <w:rPr>
          <w:webHidden/>
        </w:rPr>
        <w:fldChar w:fldCharType="begin"/>
      </w:r>
      <w:r>
        <w:rPr>
          <w:webHidden/>
        </w:rPr>
        <w:instrText xml:space="preserve"> PAGEREF _Toc323018272 \h </w:instrText>
      </w:r>
      <w:r>
        <w:rPr>
          <w:webHidden/>
        </w:rPr>
      </w:r>
      <w:r>
        <w:rPr>
          <w:webHidden/>
        </w:rPr>
        <w:fldChar w:fldCharType="separate"/>
      </w:r>
      <w:ins w:id="92" w:author="dbwhite" w:date="2012-04-24T08:15:00Z">
        <w:r>
          <w:rPr>
            <w:webHidden/>
          </w:rPr>
          <w:t>56</w:t>
        </w:r>
      </w:ins>
      <w:del w:id="93" w:author="dbwhite" w:date="2012-04-24T08:14:00Z">
        <w:r w:rsidDel="00C56AA6">
          <w:rPr>
            <w:webHidden/>
          </w:rPr>
          <w:delText>58</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"_Toc323018273"</w:instrText>
      </w:r>
      <w:r w:rsidRPr="00D33DEC">
        <w:rPr>
          <w:rStyle w:val="Hyperlink"/>
        </w:rPr>
        <w:instrText xml:space="preserve"> </w:instrText>
      </w:r>
      <w:r w:rsidRPr="00D33DEC">
        <w:rPr>
          <w:rStyle w:val="Hyperlink"/>
        </w:rPr>
        <w:fldChar w:fldCharType="separate"/>
      </w:r>
      <w:r w:rsidRPr="00D33DEC">
        <w:rPr>
          <w:rStyle w:val="Hyperlink"/>
        </w:rPr>
        <w:t>Claims Processing Flowchart</w:t>
      </w:r>
      <w:r>
        <w:rPr>
          <w:webHidden/>
        </w:rPr>
        <w:tab/>
      </w:r>
      <w:r>
        <w:rPr>
          <w:webHidden/>
        </w:rPr>
        <w:fldChar w:fldCharType="begin"/>
      </w:r>
      <w:r>
        <w:rPr>
          <w:webHidden/>
        </w:rPr>
        <w:instrText xml:space="preserve"> PAGEREF _Toc323018273 \h </w:instrText>
      </w:r>
      <w:r>
        <w:rPr>
          <w:webHidden/>
        </w:rPr>
      </w:r>
      <w:r>
        <w:rPr>
          <w:webHidden/>
        </w:rPr>
        <w:fldChar w:fldCharType="separate"/>
      </w:r>
      <w:ins w:id="94" w:author="dbwhite" w:date="2012-04-24T08:15:00Z">
        <w:r>
          <w:rPr>
            <w:webHidden/>
          </w:rPr>
          <w:t>65</w:t>
        </w:r>
      </w:ins>
      <w:del w:id="95" w:author="dbwhite" w:date="2012-04-24T08:14:00Z">
        <w:r w:rsidDel="00C56AA6">
          <w:rPr>
            <w:webHidden/>
          </w:rPr>
          <w:delText>67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"_Toc323018274"</w:instrText>
      </w:r>
      <w:r w:rsidRPr="00D33DEC">
        <w:rPr>
          <w:rStyle w:val="Hyperlink"/>
        </w:rPr>
        <w:instrText xml:space="preserve"> </w:instrText>
      </w:r>
      <w:r w:rsidRPr="00D33DEC">
        <w:rPr>
          <w:rStyle w:val="Hyperlink"/>
        </w:rPr>
        <w:fldChar w:fldCharType="separate"/>
      </w:r>
      <w:r w:rsidRPr="00D33DEC">
        <w:rPr>
          <w:rStyle w:val="Hyperlink"/>
        </w:rPr>
        <w:t>Provider File (FI to CCN)</w:t>
      </w:r>
      <w:r>
        <w:rPr>
          <w:webHidden/>
        </w:rPr>
        <w:tab/>
      </w:r>
      <w:r>
        <w:rPr>
          <w:webHidden/>
        </w:rPr>
        <w:fldChar w:fldCharType="begin"/>
      </w:r>
      <w:r>
        <w:rPr>
          <w:webHidden/>
        </w:rPr>
        <w:instrText xml:space="preserve"> PAGEREF _Toc323018274 \h </w:instrText>
      </w:r>
      <w:r>
        <w:rPr>
          <w:webHidden/>
        </w:rPr>
      </w:r>
      <w:r>
        <w:rPr>
          <w:webHidden/>
        </w:rPr>
        <w:fldChar w:fldCharType="separate"/>
      </w:r>
      <w:ins w:id="96" w:author="dbwhite" w:date="2012-04-24T08:15:00Z">
        <w:r>
          <w:rPr>
            <w:webHidden/>
          </w:rPr>
          <w:t>66</w:t>
        </w:r>
      </w:ins>
      <w:del w:id="97" w:author="dbwhite" w:date="2012-04-24T08:14:00Z">
        <w:r w:rsidDel="00C56AA6">
          <w:rPr>
            <w:webHidden/>
          </w:rPr>
          <w:delText>68</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"_Toc323018275"</w:instrText>
      </w:r>
      <w:r w:rsidRPr="00D33DEC">
        <w:rPr>
          <w:rStyle w:val="Hyperlink"/>
        </w:rPr>
        <w:instrText xml:space="preserve"> </w:instrText>
      </w:r>
      <w:r w:rsidRPr="00D33DEC">
        <w:rPr>
          <w:rStyle w:val="Hyperlink"/>
        </w:rPr>
        <w:fldChar w:fldCharType="separate"/>
      </w:r>
      <w:r w:rsidRPr="00D33DEC">
        <w:rPr>
          <w:rStyle w:val="Hyperlink"/>
        </w:rPr>
        <w:t>Provider Negotiated Rates File (FI to CCN)</w:t>
      </w:r>
      <w:r>
        <w:rPr>
          <w:webHidden/>
        </w:rPr>
        <w:tab/>
      </w:r>
      <w:r>
        <w:rPr>
          <w:webHidden/>
        </w:rPr>
        <w:fldChar w:fldCharType="begin"/>
      </w:r>
      <w:r>
        <w:rPr>
          <w:webHidden/>
        </w:rPr>
        <w:instrText xml:space="preserve"> PAGEREF _Toc323018275 \h </w:instrText>
      </w:r>
      <w:r>
        <w:rPr>
          <w:webHidden/>
        </w:rPr>
      </w:r>
      <w:r>
        <w:rPr>
          <w:webHidden/>
        </w:rPr>
        <w:fldChar w:fldCharType="separate"/>
      </w:r>
      <w:ins w:id="98" w:author="dbwhite" w:date="2012-04-24T08:15:00Z">
        <w:r>
          <w:rPr>
            <w:webHidden/>
          </w:rPr>
          <w:t>69</w:t>
        </w:r>
      </w:ins>
      <w:del w:id="99" w:author="dbwhite" w:date="2012-04-24T08:14:00Z">
        <w:r w:rsidDel="00C56AA6">
          <w:rPr>
            <w:webHidden/>
          </w:rPr>
          <w:delText>71</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"_Toc323018276"</w:instrText>
      </w:r>
      <w:r w:rsidRPr="00D33DEC">
        <w:rPr>
          <w:rStyle w:val="Hyperlink"/>
        </w:rPr>
        <w:instrText xml:space="preserve"> </w:instrText>
      </w:r>
      <w:r w:rsidRPr="00D33DEC">
        <w:rPr>
          <w:rStyle w:val="Hyperlink"/>
        </w:rPr>
        <w:fldChar w:fldCharType="separate"/>
      </w:r>
      <w:r w:rsidRPr="00D33DEC">
        <w:rPr>
          <w:rStyle w:val="Hyperlink"/>
        </w:rPr>
        <w:t>820 File (FI to CCN)</w:t>
      </w:r>
      <w:r>
        <w:rPr>
          <w:webHidden/>
        </w:rPr>
        <w:tab/>
      </w:r>
      <w:r>
        <w:rPr>
          <w:webHidden/>
        </w:rPr>
        <w:fldChar w:fldCharType="begin"/>
      </w:r>
      <w:r>
        <w:rPr>
          <w:webHidden/>
        </w:rPr>
        <w:instrText xml:space="preserve"> PAGEREF _Toc323018276 \h </w:instrText>
      </w:r>
      <w:r>
        <w:rPr>
          <w:webHidden/>
        </w:rPr>
      </w:r>
      <w:r>
        <w:rPr>
          <w:webHidden/>
        </w:rPr>
        <w:fldChar w:fldCharType="separate"/>
      </w:r>
      <w:ins w:id="100" w:author="dbwhite" w:date="2012-04-24T08:15:00Z">
        <w:r>
          <w:rPr>
            <w:webHidden/>
          </w:rPr>
          <w:t>72</w:t>
        </w:r>
      </w:ins>
      <w:del w:id="101" w:author="dbwhite" w:date="2012-04-24T08:14:00Z">
        <w:r w:rsidDel="00C56AA6">
          <w:rPr>
            <w:webHidden/>
          </w:rPr>
          <w:delText>74</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"_Toc323018277"</w:instrText>
      </w:r>
      <w:r w:rsidRPr="00D33DEC">
        <w:rPr>
          <w:rStyle w:val="Hyperlink"/>
        </w:rPr>
        <w:instrText xml:space="preserve"> </w:instrText>
      </w:r>
      <w:r w:rsidRPr="00D33DEC">
        <w:rPr>
          <w:rStyle w:val="Hyperlink"/>
        </w:rPr>
        <w:fldChar w:fldCharType="separate"/>
      </w:r>
      <w:r w:rsidRPr="00D33DEC">
        <w:rPr>
          <w:rStyle w:val="Hyperlink"/>
        </w:rPr>
        <w:t>Prior Authorization File (FI to CCN)</w:t>
      </w:r>
      <w:r>
        <w:rPr>
          <w:webHidden/>
        </w:rPr>
        <w:tab/>
      </w:r>
      <w:r>
        <w:rPr>
          <w:webHidden/>
        </w:rPr>
        <w:fldChar w:fldCharType="begin"/>
      </w:r>
      <w:r>
        <w:rPr>
          <w:webHidden/>
        </w:rPr>
        <w:instrText xml:space="preserve"> PAGEREF _Toc323018277 \h </w:instrText>
      </w:r>
      <w:r>
        <w:rPr>
          <w:webHidden/>
        </w:rPr>
      </w:r>
      <w:r>
        <w:rPr>
          <w:webHidden/>
        </w:rPr>
        <w:fldChar w:fldCharType="separate"/>
      </w:r>
      <w:ins w:id="102" w:author="dbwhite" w:date="2012-04-24T08:15:00Z">
        <w:r>
          <w:rPr>
            <w:webHidden/>
          </w:rPr>
          <w:t>78</w:t>
        </w:r>
      </w:ins>
      <w:del w:id="103" w:author="dbwhite" w:date="2012-04-24T08:14:00Z">
        <w:r w:rsidDel="00C56AA6">
          <w:rPr>
            <w:webHidden/>
          </w:rPr>
          <w:delText>80</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"_Toc323018278"</w:instrText>
      </w:r>
      <w:r w:rsidRPr="00D33DEC">
        <w:rPr>
          <w:rStyle w:val="Hyperlink"/>
        </w:rPr>
        <w:instrText xml:space="preserve"> </w:instrText>
      </w:r>
      <w:r w:rsidRPr="00D33DEC">
        <w:rPr>
          <w:rStyle w:val="Hyperlink"/>
        </w:rPr>
        <w:fldChar w:fldCharType="separate"/>
      </w:r>
      <w:r w:rsidRPr="00D33DEC">
        <w:rPr>
          <w:rStyle w:val="Hyperlink"/>
        </w:rPr>
        <w:t>Diagnosis File for Pre-Admission Certification (FI to CCN)</w:t>
      </w:r>
      <w:r>
        <w:rPr>
          <w:webHidden/>
        </w:rPr>
        <w:tab/>
      </w:r>
      <w:r>
        <w:rPr>
          <w:webHidden/>
        </w:rPr>
        <w:fldChar w:fldCharType="begin"/>
      </w:r>
      <w:r>
        <w:rPr>
          <w:webHidden/>
        </w:rPr>
        <w:instrText xml:space="preserve"> PAGEREF _Toc323018278 \h </w:instrText>
      </w:r>
      <w:r>
        <w:rPr>
          <w:webHidden/>
        </w:rPr>
      </w:r>
      <w:r>
        <w:rPr>
          <w:webHidden/>
        </w:rPr>
        <w:fldChar w:fldCharType="separate"/>
      </w:r>
      <w:ins w:id="104" w:author="dbwhite" w:date="2012-04-24T08:15:00Z">
        <w:r>
          <w:rPr>
            <w:webHidden/>
          </w:rPr>
          <w:t>81</w:t>
        </w:r>
      </w:ins>
      <w:del w:id="105" w:author="dbwhite" w:date="2012-04-24T08:14:00Z">
        <w:r w:rsidDel="00C56AA6">
          <w:rPr>
            <w:webHidden/>
          </w:rPr>
          <w:delText>83</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"_Toc323018279"</w:instrText>
      </w:r>
      <w:r w:rsidRPr="00D33DEC">
        <w:rPr>
          <w:rStyle w:val="Hyperlink"/>
        </w:rPr>
        <w:instrText xml:space="preserve"> </w:instrText>
      </w:r>
      <w:r w:rsidRPr="00D33DEC">
        <w:rPr>
          <w:rStyle w:val="Hyperlink"/>
        </w:rPr>
        <w:fldChar w:fldCharType="separate"/>
      </w:r>
      <w:r w:rsidRPr="00D33DEC">
        <w:rPr>
          <w:rStyle w:val="Hyperlink"/>
        </w:rPr>
        <w:t>Procedure File for Prior Authorization (FI to CCN)</w:t>
      </w:r>
      <w:r>
        <w:rPr>
          <w:webHidden/>
        </w:rPr>
        <w:tab/>
      </w:r>
      <w:r>
        <w:rPr>
          <w:webHidden/>
        </w:rPr>
        <w:fldChar w:fldCharType="begin"/>
      </w:r>
      <w:r>
        <w:rPr>
          <w:webHidden/>
        </w:rPr>
        <w:instrText xml:space="preserve"> PAGEREF _Toc323018279 \h </w:instrText>
      </w:r>
      <w:r>
        <w:rPr>
          <w:webHidden/>
        </w:rPr>
      </w:r>
      <w:r>
        <w:rPr>
          <w:webHidden/>
        </w:rPr>
        <w:fldChar w:fldCharType="separate"/>
      </w:r>
      <w:ins w:id="106" w:author="dbwhite" w:date="2012-04-24T08:15:00Z">
        <w:r>
          <w:rPr>
            <w:webHidden/>
          </w:rPr>
          <w:t>82</w:t>
        </w:r>
      </w:ins>
      <w:del w:id="107" w:author="dbwhite" w:date="2012-04-24T08:14:00Z">
        <w:r w:rsidDel="00C56AA6">
          <w:rPr>
            <w:webHidden/>
          </w:rPr>
          <w:delText>84</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"_Toc323018280"</w:instrText>
      </w:r>
      <w:r w:rsidRPr="00D33DEC">
        <w:rPr>
          <w:rStyle w:val="Hyperlink"/>
        </w:rPr>
        <w:instrText xml:space="preserve"> </w:instrText>
      </w:r>
      <w:r w:rsidRPr="00D33DEC">
        <w:rPr>
          <w:rStyle w:val="Hyperlink"/>
        </w:rPr>
        <w:fldChar w:fldCharType="separate"/>
      </w:r>
      <w:r w:rsidRPr="00D33DEC">
        <w:rPr>
          <w:rStyle w:val="Hyperlink"/>
        </w:rPr>
        <w:t>CLIA File (FI to CCN)</w:t>
      </w:r>
      <w:r>
        <w:rPr>
          <w:webHidden/>
        </w:rPr>
        <w:tab/>
      </w:r>
      <w:r>
        <w:rPr>
          <w:webHidden/>
        </w:rPr>
        <w:fldChar w:fldCharType="begin"/>
      </w:r>
      <w:r>
        <w:rPr>
          <w:webHidden/>
        </w:rPr>
        <w:instrText xml:space="preserve"> PAGEREF _Toc323018280 \h </w:instrText>
      </w:r>
      <w:r>
        <w:rPr>
          <w:webHidden/>
        </w:rPr>
      </w:r>
      <w:r>
        <w:rPr>
          <w:webHidden/>
        </w:rPr>
        <w:fldChar w:fldCharType="separate"/>
      </w:r>
      <w:ins w:id="108" w:author="dbwhite" w:date="2012-04-24T08:15:00Z">
        <w:r>
          <w:rPr>
            <w:webHidden/>
          </w:rPr>
          <w:t>84</w:t>
        </w:r>
      </w:ins>
      <w:del w:id="109" w:author="dbwhite" w:date="2012-04-24T08:14:00Z">
        <w:r w:rsidDel="00C56AA6">
          <w:rPr>
            <w:webHidden/>
          </w:rPr>
          <w:delText>86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"_Toc323018281"</w:instrText>
      </w:r>
      <w:r w:rsidRPr="00D33DEC">
        <w:rPr>
          <w:rStyle w:val="Hyperlink"/>
        </w:rPr>
        <w:instrText xml:space="preserve"> </w:instrText>
      </w:r>
      <w:r w:rsidRPr="00D33DEC">
        <w:rPr>
          <w:rStyle w:val="Hyperlink"/>
        </w:rPr>
        <w:fldChar w:fldCharType="separate"/>
      </w:r>
      <w:r w:rsidRPr="00D33DEC">
        <w:rPr>
          <w:rStyle w:val="Hyperlink"/>
        </w:rPr>
        <w:t>Quality Profiles Submission File (CCN to FI)</w:t>
      </w:r>
      <w:r>
        <w:rPr>
          <w:webHidden/>
        </w:rPr>
        <w:tab/>
      </w:r>
      <w:r>
        <w:rPr>
          <w:webHidden/>
        </w:rPr>
        <w:fldChar w:fldCharType="begin"/>
      </w:r>
      <w:r>
        <w:rPr>
          <w:webHidden/>
        </w:rPr>
        <w:instrText xml:space="preserve"> PAGEREF _Toc323018281 \h </w:instrText>
      </w:r>
      <w:r>
        <w:rPr>
          <w:webHidden/>
        </w:rPr>
      </w:r>
      <w:r>
        <w:rPr>
          <w:webHidden/>
        </w:rPr>
        <w:fldChar w:fldCharType="separate"/>
      </w:r>
      <w:ins w:id="110" w:author="dbwhite" w:date="2012-04-24T08:15:00Z">
        <w:r>
          <w:rPr>
            <w:webHidden/>
          </w:rPr>
          <w:t>85</w:t>
        </w:r>
      </w:ins>
      <w:del w:id="111" w:author="dbwhite" w:date="2012-04-24T08:14:00Z">
        <w:r w:rsidDel="00C56AA6">
          <w:rPr>
            <w:webHidden/>
          </w:rPr>
          <w:delText>87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"_Toc323018282"</w:instrText>
      </w:r>
      <w:r w:rsidRPr="00D33DEC">
        <w:rPr>
          <w:rStyle w:val="Hyperlink"/>
        </w:rPr>
        <w:instrText xml:space="preserve"> </w:instrText>
      </w:r>
      <w:r w:rsidRPr="00D33DEC">
        <w:rPr>
          <w:rStyle w:val="Hyperlink"/>
        </w:rPr>
        <w:fldChar w:fldCharType="separate"/>
      </w:r>
      <w:r w:rsidRPr="00D33DEC">
        <w:rPr>
          <w:rStyle w:val="Hyperlink"/>
        </w:rPr>
        <w:t>Denied Claim Report (CCN to FI)</w:t>
      </w:r>
      <w:r>
        <w:rPr>
          <w:webHidden/>
        </w:rPr>
        <w:tab/>
      </w:r>
      <w:r>
        <w:rPr>
          <w:webHidden/>
        </w:rPr>
        <w:fldChar w:fldCharType="begin"/>
      </w:r>
      <w:r>
        <w:rPr>
          <w:webHidden/>
        </w:rPr>
        <w:instrText xml:space="preserve"> PAGEREF _Toc323018282 \h </w:instrText>
      </w:r>
      <w:r>
        <w:rPr>
          <w:webHidden/>
        </w:rPr>
      </w:r>
      <w:r>
        <w:rPr>
          <w:webHidden/>
        </w:rPr>
        <w:fldChar w:fldCharType="separate"/>
      </w:r>
      <w:ins w:id="112" w:author="dbwhite" w:date="2012-04-24T08:15:00Z">
        <w:r>
          <w:rPr>
            <w:webHidden/>
          </w:rPr>
          <w:t>90</w:t>
        </w:r>
      </w:ins>
      <w:del w:id="113" w:author="dbwhite" w:date="2012-04-24T08:14:00Z">
        <w:r w:rsidDel="00C56AA6">
          <w:rPr>
            <w:webHidden/>
          </w:rPr>
          <w:delText>92</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"_Toc323018283"</w:instrText>
      </w:r>
      <w:r w:rsidRPr="00D33DEC">
        <w:rPr>
          <w:rStyle w:val="Hyperlink"/>
        </w:rPr>
        <w:instrText xml:space="preserve"> </w:instrText>
      </w:r>
      <w:r w:rsidRPr="00D33DEC">
        <w:rPr>
          <w:rStyle w:val="Hyperlink"/>
        </w:rPr>
        <w:fldChar w:fldCharType="separate"/>
      </w:r>
      <w:r w:rsidRPr="00D33DEC">
        <w:rPr>
          <w:rStyle w:val="Hyperlink"/>
        </w:rPr>
        <w:t>Appendix E</w:t>
      </w:r>
      <w:r>
        <w:rPr>
          <w:webHidden/>
        </w:rPr>
        <w:tab/>
      </w:r>
      <w:r>
        <w:rPr>
          <w:webHidden/>
        </w:rPr>
        <w:fldChar w:fldCharType="begin"/>
      </w:r>
      <w:r>
        <w:rPr>
          <w:webHidden/>
        </w:rPr>
        <w:instrText xml:space="preserve"> PAGEREF _Toc323018283 \h </w:instrText>
      </w:r>
      <w:r>
        <w:rPr>
          <w:webHidden/>
        </w:rPr>
      </w:r>
      <w:r>
        <w:rPr>
          <w:webHidden/>
        </w:rPr>
        <w:fldChar w:fldCharType="separate"/>
      </w:r>
      <w:ins w:id="114" w:author="dbwhite" w:date="2012-04-24T08:15:00Z">
        <w:r>
          <w:rPr>
            <w:webHidden/>
          </w:rPr>
          <w:t>91</w:t>
        </w:r>
      </w:ins>
      <w:del w:id="115" w:author="dbwhite" w:date="2012-04-24T08:14:00Z">
        <w:r w:rsidDel="00C56AA6">
          <w:rPr>
            <w:webHidden/>
          </w:rPr>
          <w:delText>93</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"_Toc323018284"</w:instrText>
      </w:r>
      <w:r w:rsidRPr="00D33DEC">
        <w:rPr>
          <w:rStyle w:val="Hyperlink"/>
        </w:rPr>
        <w:instrText xml:space="preserve"> </w:instrText>
      </w:r>
      <w:r w:rsidRPr="00D33DEC">
        <w:rPr>
          <w:rStyle w:val="Hyperlink"/>
        </w:rPr>
        <w:fldChar w:fldCharType="separate"/>
      </w:r>
      <w:r w:rsidRPr="00D33DEC">
        <w:rPr>
          <w:rStyle w:val="Hyperlink"/>
        </w:rPr>
        <w:t>Provider Directory/Network Provider and Subcontractor Registry (CCN to FI)</w:t>
      </w:r>
      <w:r>
        <w:rPr>
          <w:webHidden/>
        </w:rPr>
        <w:tab/>
      </w:r>
      <w:r>
        <w:rPr>
          <w:webHidden/>
        </w:rPr>
        <w:fldChar w:fldCharType="begin"/>
      </w:r>
      <w:r>
        <w:rPr>
          <w:webHidden/>
        </w:rPr>
        <w:instrText xml:space="preserve"> PAGEREF _Toc323018284 \h </w:instrText>
      </w:r>
      <w:r>
        <w:rPr>
          <w:webHidden/>
        </w:rPr>
      </w:r>
      <w:r>
        <w:rPr>
          <w:webHidden/>
        </w:rPr>
        <w:fldChar w:fldCharType="separate"/>
      </w:r>
      <w:ins w:id="116" w:author="dbwhite" w:date="2012-04-24T08:15:00Z">
        <w:r>
          <w:rPr>
            <w:webHidden/>
          </w:rPr>
          <w:t>91</w:t>
        </w:r>
      </w:ins>
      <w:del w:id="117" w:author="dbwhite" w:date="2012-04-24T08:14:00Z">
        <w:r w:rsidDel="00C56AA6">
          <w:rPr>
            <w:webHidden/>
          </w:rPr>
          <w:delText>93</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"_Toc323018285"</w:instrText>
      </w:r>
      <w:r w:rsidRPr="00D33DEC">
        <w:rPr>
          <w:rStyle w:val="Hyperlink"/>
        </w:rPr>
        <w:instrText xml:space="preserve"> </w:instrText>
      </w:r>
      <w:r w:rsidRPr="00D33DEC">
        <w:rPr>
          <w:rStyle w:val="Hyperlink"/>
        </w:rPr>
        <w:fldChar w:fldCharType="separate"/>
      </w:r>
      <w:r w:rsidRPr="00D33DEC">
        <w:rPr>
          <w:rStyle w:val="Hyperlink"/>
        </w:rPr>
        <w:t>Provider Registry Edit Report (sample)</w:t>
      </w:r>
      <w:r>
        <w:rPr>
          <w:webHidden/>
        </w:rPr>
        <w:tab/>
      </w:r>
      <w:r>
        <w:rPr>
          <w:webHidden/>
        </w:rPr>
        <w:fldChar w:fldCharType="begin"/>
      </w:r>
      <w:r>
        <w:rPr>
          <w:webHidden/>
        </w:rPr>
        <w:instrText xml:space="preserve"> PAGEREF _Toc323018285 \h </w:instrText>
      </w:r>
      <w:r>
        <w:rPr>
          <w:webHidden/>
        </w:rPr>
      </w:r>
      <w:r>
        <w:rPr>
          <w:webHidden/>
        </w:rPr>
        <w:fldChar w:fldCharType="separate"/>
      </w:r>
      <w:ins w:id="118" w:author="dbwhite" w:date="2012-04-24T08:15:00Z">
        <w:r>
          <w:rPr>
            <w:webHidden/>
          </w:rPr>
          <w:t>114</w:t>
        </w:r>
      </w:ins>
      <w:del w:id="119" w:author="dbwhite" w:date="2012-04-24T08:14:00Z">
        <w:r w:rsidDel="00C56AA6">
          <w:rPr>
            <w:webHidden/>
          </w:rPr>
          <w:delText>116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"_Toc323018286"</w:instrText>
      </w:r>
      <w:r w:rsidRPr="00D33DEC">
        <w:rPr>
          <w:rStyle w:val="Hyperlink"/>
        </w:rPr>
        <w:instrText xml:space="preserve"> </w:instrText>
      </w:r>
      <w:r w:rsidRPr="00D33DEC">
        <w:rPr>
          <w:rStyle w:val="Hyperlink"/>
        </w:rPr>
        <w:fldChar w:fldCharType="separate"/>
      </w:r>
      <w:r w:rsidRPr="00D33DEC">
        <w:rPr>
          <w:rStyle w:val="Hyperlink"/>
        </w:rPr>
        <w:t>Provider Registry Edit file layout</w:t>
      </w:r>
      <w:r>
        <w:rPr>
          <w:webHidden/>
        </w:rPr>
        <w:tab/>
      </w:r>
      <w:r>
        <w:rPr>
          <w:webHidden/>
        </w:rPr>
        <w:fldChar w:fldCharType="begin"/>
      </w:r>
      <w:r>
        <w:rPr>
          <w:webHidden/>
        </w:rPr>
        <w:instrText xml:space="preserve"> PAGEREF _Toc323018286 \h </w:instrText>
      </w:r>
      <w:r>
        <w:rPr>
          <w:webHidden/>
        </w:rPr>
      </w:r>
      <w:r>
        <w:rPr>
          <w:webHidden/>
        </w:rPr>
        <w:fldChar w:fldCharType="separate"/>
      </w:r>
      <w:ins w:id="120" w:author="dbwhite" w:date="2012-04-24T08:15:00Z">
        <w:r>
          <w:rPr>
            <w:webHidden/>
          </w:rPr>
          <w:t>115</w:t>
        </w:r>
      </w:ins>
      <w:del w:id="121" w:author="dbwhite" w:date="2012-04-24T08:14:00Z">
        <w:r w:rsidDel="00C56AA6">
          <w:rPr>
            <w:webHidden/>
          </w:rPr>
          <w:delText>117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"_Toc323018287"</w:instrText>
      </w:r>
      <w:r w:rsidRPr="00D33DEC">
        <w:rPr>
          <w:rStyle w:val="Hyperlink"/>
        </w:rPr>
        <w:instrText xml:space="preserve"> </w:instrText>
      </w:r>
      <w:r w:rsidRPr="00D33DEC">
        <w:rPr>
          <w:rStyle w:val="Hyperlink"/>
        </w:rPr>
        <w:fldChar w:fldCharType="separate"/>
      </w:r>
      <w:r w:rsidRPr="00D33DEC">
        <w:rPr>
          <w:rStyle w:val="Hyperlink"/>
        </w:rPr>
        <w:t>Provider Registry Site File</w:t>
      </w:r>
      <w:r>
        <w:rPr>
          <w:webHidden/>
        </w:rPr>
        <w:tab/>
      </w:r>
      <w:r>
        <w:rPr>
          <w:webHidden/>
        </w:rPr>
        <w:fldChar w:fldCharType="begin"/>
      </w:r>
      <w:r>
        <w:rPr>
          <w:webHidden/>
        </w:rPr>
        <w:instrText xml:space="preserve"> PAGEREF _Toc323018287 \h </w:instrText>
      </w:r>
      <w:r>
        <w:rPr>
          <w:webHidden/>
        </w:rPr>
      </w:r>
      <w:r>
        <w:rPr>
          <w:webHidden/>
        </w:rPr>
        <w:fldChar w:fldCharType="separate"/>
      </w:r>
      <w:ins w:id="122" w:author="dbwhite" w:date="2012-04-24T08:15:00Z">
        <w:r>
          <w:rPr>
            <w:webHidden/>
          </w:rPr>
          <w:t>117</w:t>
        </w:r>
      </w:ins>
      <w:del w:id="123" w:author="dbwhite" w:date="2012-04-24T08:14:00Z">
        <w:r w:rsidDel="00C56AA6">
          <w:rPr>
            <w:webHidden/>
          </w:rPr>
          <w:delText>119</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"_Toc323018288"</w:instrText>
      </w:r>
      <w:r w:rsidRPr="00D33DEC">
        <w:rPr>
          <w:rStyle w:val="Hyperlink"/>
        </w:rPr>
        <w:instrText xml:space="preserve"> </w:instrText>
      </w:r>
      <w:r w:rsidRPr="00D33DEC">
        <w:rPr>
          <w:rStyle w:val="Hyperlink"/>
        </w:rPr>
        <w:fldChar w:fldCharType="separate"/>
      </w:r>
      <w:r w:rsidRPr="00D33DEC">
        <w:rPr>
          <w:rStyle w:val="Hyperlink"/>
        </w:rPr>
        <w:t>Appendix F</w:t>
      </w:r>
      <w:r>
        <w:rPr>
          <w:webHidden/>
        </w:rPr>
        <w:tab/>
      </w:r>
      <w:r>
        <w:rPr>
          <w:webHidden/>
        </w:rPr>
        <w:fldChar w:fldCharType="begin"/>
      </w:r>
      <w:r>
        <w:rPr>
          <w:webHidden/>
        </w:rPr>
        <w:instrText xml:space="preserve"> PAGEREF _Toc323018288 \h </w:instrText>
      </w:r>
      <w:r>
        <w:rPr>
          <w:webHidden/>
        </w:rPr>
      </w:r>
      <w:r>
        <w:rPr>
          <w:webHidden/>
        </w:rPr>
        <w:fldChar w:fldCharType="separate"/>
      </w:r>
      <w:ins w:id="124" w:author="dbwhite" w:date="2012-04-24T08:15:00Z">
        <w:r>
          <w:rPr>
            <w:webHidden/>
          </w:rPr>
          <w:t>124</w:t>
        </w:r>
      </w:ins>
      <w:del w:id="125" w:author="dbwhite" w:date="2012-04-24T08:14:00Z">
        <w:r w:rsidDel="00C56AA6">
          <w:rPr>
            <w:webHidden/>
          </w:rPr>
          <w:delText>126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"_Toc323018289"</w:instrText>
      </w:r>
      <w:r w:rsidRPr="00D33DEC">
        <w:rPr>
          <w:rStyle w:val="Hyperlink"/>
        </w:rPr>
        <w:instrText xml:space="preserve"> </w:instrText>
      </w:r>
      <w:r w:rsidRPr="00D33DEC">
        <w:rPr>
          <w:rStyle w:val="Hyperlink"/>
        </w:rPr>
        <w:fldChar w:fldCharType="separate"/>
      </w:r>
      <w:r w:rsidRPr="00D33DEC">
        <w:rPr>
          <w:rStyle w:val="Hyperlink"/>
        </w:rPr>
        <w:t>Test Plan</w:t>
      </w:r>
      <w:r>
        <w:rPr>
          <w:webHidden/>
        </w:rPr>
        <w:tab/>
      </w:r>
      <w:r>
        <w:rPr>
          <w:webHidden/>
        </w:rPr>
        <w:fldChar w:fldCharType="begin"/>
      </w:r>
      <w:r>
        <w:rPr>
          <w:webHidden/>
        </w:rPr>
        <w:instrText xml:space="preserve"> PAGEREF _Toc323018289 \h </w:instrText>
      </w:r>
      <w:r>
        <w:rPr>
          <w:webHidden/>
        </w:rPr>
      </w:r>
      <w:r>
        <w:rPr>
          <w:webHidden/>
        </w:rPr>
        <w:fldChar w:fldCharType="separate"/>
      </w:r>
      <w:ins w:id="126" w:author="dbwhite" w:date="2012-04-24T08:15:00Z">
        <w:r>
          <w:rPr>
            <w:webHidden/>
          </w:rPr>
          <w:t>124</w:t>
        </w:r>
      </w:ins>
      <w:del w:id="127" w:author="dbwhite" w:date="2012-04-24T08:14:00Z">
        <w:r w:rsidDel="00C56AA6">
          <w:rPr>
            <w:webHidden/>
          </w:rPr>
          <w:delText>126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"_Toc323018290"</w:instrText>
      </w:r>
      <w:r w:rsidRPr="00D33DEC">
        <w:rPr>
          <w:rStyle w:val="Hyperlink"/>
        </w:rPr>
        <w:instrText xml:space="preserve"> </w:instrText>
      </w:r>
      <w:r w:rsidRPr="00D33DEC">
        <w:rPr>
          <w:rStyle w:val="Hyperlink"/>
        </w:rPr>
        <w:fldChar w:fldCharType="separate"/>
      </w:r>
      <w:r w:rsidRPr="00D33DEC">
        <w:rPr>
          <w:rStyle w:val="Hyperlink"/>
        </w:rPr>
        <w:t>Testing Tier I</w:t>
      </w:r>
      <w:r>
        <w:rPr>
          <w:webHidden/>
        </w:rPr>
        <w:tab/>
      </w:r>
      <w:r>
        <w:rPr>
          <w:webHidden/>
        </w:rPr>
        <w:fldChar w:fldCharType="begin"/>
      </w:r>
      <w:r>
        <w:rPr>
          <w:webHidden/>
        </w:rPr>
        <w:instrText xml:space="preserve"> PAGEREF _Toc323018290 \h </w:instrText>
      </w:r>
      <w:r>
        <w:rPr>
          <w:webHidden/>
        </w:rPr>
      </w:r>
      <w:r>
        <w:rPr>
          <w:webHidden/>
        </w:rPr>
        <w:fldChar w:fldCharType="separate"/>
      </w:r>
      <w:ins w:id="128" w:author="dbwhite" w:date="2012-04-24T08:15:00Z">
        <w:r>
          <w:rPr>
            <w:webHidden/>
          </w:rPr>
          <w:t>124</w:t>
        </w:r>
      </w:ins>
      <w:del w:id="129" w:author="dbwhite" w:date="2012-04-24T08:14:00Z">
        <w:r w:rsidDel="00C56AA6">
          <w:rPr>
            <w:webHidden/>
          </w:rPr>
          <w:delText>126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"_Toc323018291"</w:instrText>
      </w:r>
      <w:r w:rsidRPr="00D33DEC">
        <w:rPr>
          <w:rStyle w:val="Hyperlink"/>
        </w:rPr>
        <w:instrText xml:space="preserve"> </w:instrText>
      </w:r>
      <w:r w:rsidRPr="00D33DEC">
        <w:rPr>
          <w:rStyle w:val="Hyperlink"/>
        </w:rPr>
        <w:fldChar w:fldCharType="separate"/>
      </w:r>
      <w:r w:rsidRPr="00D33DEC">
        <w:rPr>
          <w:rStyle w:val="Hyperlink"/>
        </w:rPr>
        <w:t>Testing Tier II</w:t>
      </w:r>
      <w:r>
        <w:rPr>
          <w:webHidden/>
        </w:rPr>
        <w:tab/>
      </w:r>
      <w:r>
        <w:rPr>
          <w:webHidden/>
        </w:rPr>
        <w:fldChar w:fldCharType="begin"/>
      </w:r>
      <w:r>
        <w:rPr>
          <w:webHidden/>
        </w:rPr>
        <w:instrText xml:space="preserve"> PAGEREF _Toc323018291 \h </w:instrText>
      </w:r>
      <w:r>
        <w:rPr>
          <w:webHidden/>
        </w:rPr>
      </w:r>
      <w:r>
        <w:rPr>
          <w:webHidden/>
        </w:rPr>
        <w:fldChar w:fldCharType="separate"/>
      </w:r>
      <w:ins w:id="130" w:author="dbwhite" w:date="2012-04-24T08:15:00Z">
        <w:r>
          <w:rPr>
            <w:webHidden/>
          </w:rPr>
          <w:t>125</w:t>
        </w:r>
      </w:ins>
      <w:del w:id="131" w:author="dbwhite" w:date="2012-04-24T08:14:00Z">
        <w:r w:rsidDel="00C56AA6">
          <w:rPr>
            <w:webHidden/>
          </w:rPr>
          <w:delText>127</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"_Toc323018292"</w:instrText>
      </w:r>
      <w:r w:rsidRPr="00D33DEC">
        <w:rPr>
          <w:rStyle w:val="Hyperlink"/>
        </w:rPr>
        <w:instrText xml:space="preserve"> </w:instrText>
      </w:r>
      <w:r w:rsidRPr="00D33DEC">
        <w:rPr>
          <w:rStyle w:val="Hyperlink"/>
        </w:rPr>
        <w:fldChar w:fldCharType="separate"/>
      </w:r>
      <w:r w:rsidRPr="00D33DEC">
        <w:rPr>
          <w:rStyle w:val="Hyperlink"/>
        </w:rPr>
        <w:t>Testing Tier III</w:t>
      </w:r>
      <w:r>
        <w:rPr>
          <w:webHidden/>
        </w:rPr>
        <w:tab/>
      </w:r>
      <w:r>
        <w:rPr>
          <w:webHidden/>
        </w:rPr>
        <w:fldChar w:fldCharType="begin"/>
      </w:r>
      <w:r>
        <w:rPr>
          <w:webHidden/>
        </w:rPr>
        <w:instrText xml:space="preserve"> PAGEREF _Toc323018292 \h </w:instrText>
      </w:r>
      <w:r>
        <w:rPr>
          <w:webHidden/>
        </w:rPr>
      </w:r>
      <w:r>
        <w:rPr>
          <w:webHidden/>
        </w:rPr>
        <w:fldChar w:fldCharType="separate"/>
      </w:r>
      <w:ins w:id="132" w:author="dbwhite" w:date="2012-04-24T08:15:00Z">
        <w:r>
          <w:rPr>
            <w:webHidden/>
          </w:rPr>
          <w:t>125</w:t>
        </w:r>
      </w:ins>
      <w:del w:id="133" w:author="dbwhite" w:date="2012-04-24T08:14:00Z">
        <w:r w:rsidDel="00C56AA6">
          <w:rPr>
            <w:webHidden/>
          </w:rPr>
          <w:delText>127</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"_Toc323018293"</w:instrText>
      </w:r>
      <w:r w:rsidRPr="00D33DEC">
        <w:rPr>
          <w:rStyle w:val="Hyperlink"/>
        </w:rPr>
        <w:instrText xml:space="preserve"> </w:instrText>
      </w:r>
      <w:r w:rsidRPr="00D33DEC">
        <w:rPr>
          <w:rStyle w:val="Hyperlink"/>
        </w:rPr>
        <w:fldChar w:fldCharType="separate"/>
      </w:r>
      <w:r w:rsidRPr="00D33DEC">
        <w:rPr>
          <w:rStyle w:val="Hyperlink"/>
        </w:rPr>
        <w:t>Appendix G</w:t>
      </w:r>
      <w:r>
        <w:rPr>
          <w:webHidden/>
        </w:rPr>
        <w:tab/>
      </w:r>
      <w:r>
        <w:rPr>
          <w:webHidden/>
        </w:rPr>
        <w:fldChar w:fldCharType="begin"/>
      </w:r>
      <w:r>
        <w:rPr>
          <w:webHidden/>
        </w:rPr>
        <w:instrText xml:space="preserve"> PAGEREF _Toc323018293 \h </w:instrText>
      </w:r>
      <w:r>
        <w:rPr>
          <w:webHidden/>
        </w:rPr>
      </w:r>
      <w:r>
        <w:rPr>
          <w:webHidden/>
        </w:rPr>
        <w:fldChar w:fldCharType="separate"/>
      </w:r>
      <w:ins w:id="134" w:author="dbwhite" w:date="2012-04-24T08:15:00Z">
        <w:r>
          <w:rPr>
            <w:webHidden/>
          </w:rPr>
          <w:t>126</w:t>
        </w:r>
      </w:ins>
      <w:del w:id="135" w:author="dbwhite" w:date="2012-04-24T08:14:00Z">
        <w:r w:rsidDel="00C56AA6">
          <w:rPr>
            <w:webHidden/>
          </w:rPr>
          <w:delText>128</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"_Toc323018294"</w:instrText>
      </w:r>
      <w:r w:rsidRPr="00D33DEC">
        <w:rPr>
          <w:rStyle w:val="Hyperlink"/>
        </w:rPr>
        <w:instrText xml:space="preserve"> </w:instrText>
      </w:r>
      <w:r w:rsidRPr="00D33DEC">
        <w:rPr>
          <w:rStyle w:val="Hyperlink"/>
        </w:rPr>
        <w:fldChar w:fldCharType="separate"/>
      </w:r>
      <w:r w:rsidRPr="00D33DEC">
        <w:rPr>
          <w:rStyle w:val="Hyperlink"/>
        </w:rPr>
        <w:t>Websites</w:t>
      </w:r>
      <w:r>
        <w:rPr>
          <w:webHidden/>
        </w:rPr>
        <w:tab/>
      </w:r>
      <w:r>
        <w:rPr>
          <w:webHidden/>
        </w:rPr>
        <w:fldChar w:fldCharType="begin"/>
      </w:r>
      <w:r>
        <w:rPr>
          <w:webHidden/>
        </w:rPr>
        <w:instrText xml:space="preserve"> PAGEREF _Toc323018294 \h </w:instrText>
      </w:r>
      <w:r>
        <w:rPr>
          <w:webHidden/>
        </w:rPr>
      </w:r>
      <w:r>
        <w:rPr>
          <w:webHidden/>
        </w:rPr>
        <w:fldChar w:fldCharType="separate"/>
      </w:r>
      <w:ins w:id="136" w:author="dbwhite" w:date="2012-04-24T08:15:00Z">
        <w:r>
          <w:rPr>
            <w:webHidden/>
          </w:rPr>
          <w:t>126</w:t>
        </w:r>
      </w:ins>
      <w:del w:id="137" w:author="dbwhite" w:date="2012-04-24T08:14:00Z">
        <w:r w:rsidDel="00C56AA6">
          <w:rPr>
            <w:webHidden/>
          </w:rPr>
          <w:delText>128</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"_Toc323018295"</w:instrText>
      </w:r>
      <w:r w:rsidRPr="00D33DEC">
        <w:rPr>
          <w:rStyle w:val="Hyperlink"/>
        </w:rPr>
        <w:instrText xml:space="preserve"> </w:instrText>
      </w:r>
      <w:r w:rsidRPr="00D33DEC">
        <w:rPr>
          <w:rStyle w:val="Hyperlink"/>
        </w:rPr>
        <w:fldChar w:fldCharType="separate"/>
      </w:r>
      <w:r w:rsidRPr="00D33DEC">
        <w:rPr>
          <w:rStyle w:val="Hyperlink"/>
        </w:rPr>
        <w:t>Appendix H</w:t>
      </w:r>
      <w:r>
        <w:rPr>
          <w:webHidden/>
        </w:rPr>
        <w:tab/>
      </w:r>
      <w:r>
        <w:rPr>
          <w:webHidden/>
        </w:rPr>
        <w:fldChar w:fldCharType="begin"/>
      </w:r>
      <w:r>
        <w:rPr>
          <w:webHidden/>
        </w:rPr>
        <w:instrText xml:space="preserve"> PAGEREF _Toc323018295 \h </w:instrText>
      </w:r>
      <w:r>
        <w:rPr>
          <w:webHidden/>
        </w:rPr>
      </w:r>
      <w:r>
        <w:rPr>
          <w:webHidden/>
        </w:rPr>
        <w:fldChar w:fldCharType="separate"/>
      </w:r>
      <w:ins w:id="138" w:author="dbwhite" w:date="2012-04-24T08:15:00Z">
        <w:r>
          <w:rPr>
            <w:webHidden/>
          </w:rPr>
          <w:t>129</w:t>
        </w:r>
      </w:ins>
      <w:del w:id="139" w:author="dbwhite" w:date="2012-04-24T08:14:00Z">
        <w:r w:rsidDel="00C56AA6">
          <w:rPr>
            <w:webHidden/>
          </w:rPr>
          <w:delText>131</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"_Toc323018296"</w:instrText>
      </w:r>
      <w:r w:rsidRPr="00D33DEC">
        <w:rPr>
          <w:rStyle w:val="Hyperlink"/>
        </w:rPr>
        <w:instrText xml:space="preserve"> </w:instrText>
      </w:r>
      <w:r w:rsidRPr="00D33DEC">
        <w:rPr>
          <w:rStyle w:val="Hyperlink"/>
        </w:rPr>
        <w:fldChar w:fldCharType="separate"/>
      </w:r>
      <w:r w:rsidRPr="00D33DEC">
        <w:rPr>
          <w:rStyle w:val="Hyperlink"/>
        </w:rPr>
        <w:t>Common Data Element Values</w:t>
      </w:r>
      <w:r>
        <w:rPr>
          <w:webHidden/>
        </w:rPr>
        <w:tab/>
      </w:r>
      <w:r>
        <w:rPr>
          <w:webHidden/>
        </w:rPr>
        <w:fldChar w:fldCharType="begin"/>
      </w:r>
      <w:r>
        <w:rPr>
          <w:webHidden/>
        </w:rPr>
        <w:instrText xml:space="preserve"> PAGEREF _Toc323018296 \h </w:instrText>
      </w:r>
      <w:r>
        <w:rPr>
          <w:webHidden/>
        </w:rPr>
      </w:r>
      <w:r>
        <w:rPr>
          <w:webHidden/>
        </w:rPr>
        <w:fldChar w:fldCharType="separate"/>
      </w:r>
      <w:ins w:id="140" w:author="dbwhite" w:date="2012-04-24T08:15:00Z">
        <w:r>
          <w:rPr>
            <w:webHidden/>
          </w:rPr>
          <w:t>129</w:t>
        </w:r>
      </w:ins>
      <w:del w:id="141" w:author="dbwhite" w:date="2012-04-24T08:14:00Z">
        <w:r w:rsidDel="00C56AA6">
          <w:rPr>
            <w:webHidden/>
          </w:rPr>
          <w:delText>131</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"_Toc323018297"</w:instrText>
      </w:r>
      <w:r w:rsidRPr="00D33DEC">
        <w:rPr>
          <w:rStyle w:val="Hyperlink"/>
        </w:rPr>
        <w:instrText xml:space="preserve"> </w:instrText>
      </w:r>
      <w:r w:rsidRPr="00D33DEC">
        <w:rPr>
          <w:rStyle w:val="Hyperlink"/>
        </w:rPr>
        <w:fldChar w:fldCharType="separate"/>
      </w:r>
      <w:r w:rsidRPr="00D33DEC">
        <w:rPr>
          <w:rStyle w:val="Hyperlink"/>
        </w:rPr>
        <w:t>Appendix I</w:t>
      </w:r>
      <w:r>
        <w:rPr>
          <w:webHidden/>
        </w:rPr>
        <w:tab/>
      </w:r>
      <w:r>
        <w:rPr>
          <w:webHidden/>
        </w:rPr>
        <w:fldChar w:fldCharType="begin"/>
      </w:r>
      <w:r>
        <w:rPr>
          <w:webHidden/>
        </w:rPr>
        <w:instrText xml:space="preserve"> PAGEREF _Toc323018297 \h </w:instrText>
      </w:r>
      <w:r>
        <w:rPr>
          <w:webHidden/>
        </w:rPr>
      </w:r>
      <w:r>
        <w:rPr>
          <w:webHidden/>
        </w:rPr>
        <w:fldChar w:fldCharType="separate"/>
      </w:r>
      <w:ins w:id="142" w:author="dbwhite" w:date="2012-04-24T08:15:00Z">
        <w:r>
          <w:rPr>
            <w:webHidden/>
          </w:rPr>
          <w:t>144</w:t>
        </w:r>
      </w:ins>
      <w:del w:id="143" w:author="dbwhite" w:date="2012-04-24T08:14:00Z">
        <w:r w:rsidDel="00C56AA6">
          <w:rPr>
            <w:webHidden/>
          </w:rPr>
          <w:delText>146</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"_Toc323018298"</w:instrText>
      </w:r>
      <w:r w:rsidRPr="00D33DEC">
        <w:rPr>
          <w:rStyle w:val="Hyperlink"/>
        </w:rPr>
        <w:instrText xml:space="preserve"> </w:instrText>
      </w:r>
      <w:r w:rsidRPr="00D33DEC">
        <w:rPr>
          <w:rStyle w:val="Hyperlink"/>
        </w:rPr>
        <w:fldChar w:fldCharType="separate"/>
      </w:r>
      <w:r w:rsidRPr="00D33DEC">
        <w:rPr>
          <w:rStyle w:val="Hyperlink"/>
        </w:rPr>
        <w:t>Louisiana MMIS Claims Processing Edits</w:t>
      </w:r>
      <w:r>
        <w:rPr>
          <w:webHidden/>
        </w:rPr>
        <w:tab/>
      </w:r>
      <w:r>
        <w:rPr>
          <w:webHidden/>
        </w:rPr>
        <w:fldChar w:fldCharType="begin"/>
      </w:r>
      <w:r>
        <w:rPr>
          <w:webHidden/>
        </w:rPr>
        <w:instrText xml:space="preserve"> PAGEREF _Toc323018298 \h </w:instrText>
      </w:r>
      <w:r>
        <w:rPr>
          <w:webHidden/>
        </w:rPr>
      </w:r>
      <w:r>
        <w:rPr>
          <w:webHidden/>
        </w:rPr>
        <w:fldChar w:fldCharType="separate"/>
      </w:r>
      <w:ins w:id="144" w:author="dbwhite" w:date="2012-04-24T08:15:00Z">
        <w:r>
          <w:rPr>
            <w:webHidden/>
          </w:rPr>
          <w:t>144</w:t>
        </w:r>
      </w:ins>
      <w:del w:id="145" w:author="dbwhite" w:date="2012-04-24T08:14:00Z">
        <w:r w:rsidDel="00C56AA6">
          <w:rPr>
            <w:webHidden/>
          </w:rPr>
          <w:delText>146</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"_Toc323018299"</w:instrText>
      </w:r>
      <w:r w:rsidRPr="00D33DEC">
        <w:rPr>
          <w:rStyle w:val="Hyperlink"/>
        </w:rPr>
        <w:instrText xml:space="preserve"> </w:instrText>
      </w:r>
      <w:r w:rsidRPr="00D33DEC">
        <w:rPr>
          <w:rStyle w:val="Hyperlink"/>
        </w:rPr>
        <w:fldChar w:fldCharType="separate"/>
      </w:r>
      <w:r w:rsidRPr="00D33DEC">
        <w:rPr>
          <w:rStyle w:val="Hyperlink"/>
        </w:rPr>
        <w:t>Appendix J</w:t>
      </w:r>
      <w:r>
        <w:rPr>
          <w:webHidden/>
        </w:rPr>
        <w:tab/>
      </w:r>
      <w:r>
        <w:rPr>
          <w:webHidden/>
        </w:rPr>
        <w:fldChar w:fldCharType="begin"/>
      </w:r>
      <w:r>
        <w:rPr>
          <w:webHidden/>
        </w:rPr>
        <w:instrText xml:space="preserve"> PAGEREF _Toc323018299 \h </w:instrText>
      </w:r>
      <w:r>
        <w:rPr>
          <w:webHidden/>
        </w:rPr>
      </w:r>
      <w:r>
        <w:rPr>
          <w:webHidden/>
        </w:rPr>
        <w:fldChar w:fldCharType="separate"/>
      </w:r>
      <w:ins w:id="146" w:author="dbwhite" w:date="2012-04-24T08:15:00Z">
        <w:r>
          <w:rPr>
            <w:webHidden/>
          </w:rPr>
          <w:t>156</w:t>
        </w:r>
      </w:ins>
      <w:del w:id="147" w:author="dbwhite" w:date="2012-04-24T08:14:00Z">
        <w:r w:rsidDel="00C56AA6">
          <w:rPr>
            <w:webHidden/>
          </w:rPr>
          <w:delText>158</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lastRenderedPageBreak/>
        <w:fldChar w:fldCharType="begin"/>
      </w:r>
      <w:r w:rsidRPr="00D33DEC">
        <w:rPr>
          <w:rStyle w:val="Hyperlink"/>
        </w:rPr>
        <w:instrText xml:space="preserve"> </w:instrText>
      </w:r>
      <w:r>
        <w:instrText>HYPERLINK \l "_Toc323018300"</w:instrText>
      </w:r>
      <w:r w:rsidRPr="00D33DEC">
        <w:rPr>
          <w:rStyle w:val="Hyperlink"/>
        </w:rPr>
        <w:instrText xml:space="preserve"> </w:instrText>
      </w:r>
      <w:r w:rsidRPr="00D33DEC">
        <w:rPr>
          <w:rStyle w:val="Hyperlink"/>
        </w:rPr>
        <w:fldChar w:fldCharType="separate"/>
      </w:r>
      <w:r w:rsidRPr="00D33DEC">
        <w:rPr>
          <w:rStyle w:val="Hyperlink"/>
        </w:rPr>
        <w:t>CCN TPL Discovery Web Application</w:t>
      </w:r>
      <w:r>
        <w:rPr>
          <w:webHidden/>
        </w:rPr>
        <w:tab/>
      </w:r>
      <w:r>
        <w:rPr>
          <w:webHidden/>
        </w:rPr>
        <w:fldChar w:fldCharType="begin"/>
      </w:r>
      <w:r>
        <w:rPr>
          <w:webHidden/>
        </w:rPr>
        <w:instrText xml:space="preserve"> PAGEREF _Toc323018300 \h </w:instrText>
      </w:r>
      <w:r>
        <w:rPr>
          <w:webHidden/>
        </w:rPr>
      </w:r>
      <w:r>
        <w:rPr>
          <w:webHidden/>
        </w:rPr>
        <w:fldChar w:fldCharType="separate"/>
      </w:r>
      <w:ins w:id="148" w:author="dbwhite" w:date="2012-04-24T08:15:00Z">
        <w:r>
          <w:rPr>
            <w:webHidden/>
          </w:rPr>
          <w:t>156</w:t>
        </w:r>
      </w:ins>
      <w:del w:id="149" w:author="dbwhite" w:date="2012-04-24T08:14:00Z">
        <w:r w:rsidDel="00C56AA6">
          <w:rPr>
            <w:webHidden/>
          </w:rPr>
          <w:delText>158</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"_Toc323018301"</w:instrText>
      </w:r>
      <w:r w:rsidRPr="00D33DEC">
        <w:rPr>
          <w:rStyle w:val="Hyperlink"/>
        </w:rPr>
        <w:instrText xml:space="preserve"> </w:instrText>
      </w:r>
      <w:r w:rsidRPr="00D33DEC">
        <w:rPr>
          <w:rStyle w:val="Hyperlink"/>
        </w:rPr>
        <w:fldChar w:fldCharType="separate"/>
      </w:r>
      <w:r w:rsidRPr="00D33DEC">
        <w:rPr>
          <w:rStyle w:val="Hyperlink"/>
        </w:rPr>
        <w:t>Scopes of Coverage</w:t>
      </w:r>
      <w:r>
        <w:rPr>
          <w:webHidden/>
        </w:rPr>
        <w:tab/>
      </w:r>
      <w:r>
        <w:rPr>
          <w:webHidden/>
        </w:rPr>
        <w:fldChar w:fldCharType="begin"/>
      </w:r>
      <w:r>
        <w:rPr>
          <w:webHidden/>
        </w:rPr>
        <w:instrText xml:space="preserve"> PAGEREF _Toc323018301 \h </w:instrText>
      </w:r>
      <w:r>
        <w:rPr>
          <w:webHidden/>
        </w:rPr>
      </w:r>
      <w:r>
        <w:rPr>
          <w:webHidden/>
        </w:rPr>
        <w:fldChar w:fldCharType="separate"/>
      </w:r>
      <w:ins w:id="150" w:author="dbwhite" w:date="2012-04-24T08:15:00Z">
        <w:r>
          <w:rPr>
            <w:webHidden/>
          </w:rPr>
          <w:t>159</w:t>
        </w:r>
      </w:ins>
      <w:del w:id="151" w:author="dbwhite" w:date="2012-04-24T08:14:00Z">
        <w:r w:rsidDel="00C56AA6">
          <w:rPr>
            <w:webHidden/>
          </w:rPr>
          <w:delText>161</w:delText>
        </w:r>
      </w:del>
      <w:r>
        <w:rPr>
          <w:webHidden/>
        </w:rPr>
        <w:fldChar w:fldCharType="end"/>
      </w:r>
      <w:r w:rsidRPr="00D33DEC">
        <w:rPr>
          <w:rStyle w:val="Hyperlink"/>
        </w:rPr>
        <w:fldChar w:fldCharType="end"/>
      </w:r>
    </w:p>
    <w:p w:rsidR="00C56AA6" w:rsidRDefault="00C56AA6">
      <w:pPr>
        <w:pStyle w:val="TOC3"/>
        <w:tabs>
          <w:tab w:val="right" w:leader="dot" w:pos="9350"/>
        </w:tabs>
        <w:rPr>
          <w:rFonts w:asciiTheme="minorHAnsi" w:eastAsiaTheme="minorEastAsia" w:hAnsiTheme="minorHAnsi" w:cstheme="minorBidi"/>
          <w:sz w:val="22"/>
        </w:rPr>
      </w:pPr>
      <w:r w:rsidRPr="00D33DEC">
        <w:rPr>
          <w:rStyle w:val="Hyperlink"/>
        </w:rPr>
        <w:fldChar w:fldCharType="begin"/>
      </w:r>
      <w:r w:rsidRPr="00D33DEC">
        <w:rPr>
          <w:rStyle w:val="Hyperlink"/>
        </w:rPr>
        <w:instrText xml:space="preserve"> </w:instrText>
      </w:r>
      <w:r>
        <w:instrText>HYPERLINK \l "_Toc323018302"</w:instrText>
      </w:r>
      <w:r w:rsidRPr="00D33DEC">
        <w:rPr>
          <w:rStyle w:val="Hyperlink"/>
        </w:rPr>
        <w:instrText xml:space="preserve"> </w:instrText>
      </w:r>
      <w:r w:rsidRPr="00D33DEC">
        <w:rPr>
          <w:rStyle w:val="Hyperlink"/>
        </w:rPr>
        <w:fldChar w:fldCharType="separate"/>
      </w:r>
      <w:r w:rsidRPr="00D33DEC">
        <w:rPr>
          <w:rStyle w:val="Hyperlink"/>
        </w:rPr>
        <w:t>Appendix K</w:t>
      </w:r>
      <w:r>
        <w:rPr>
          <w:webHidden/>
        </w:rPr>
        <w:tab/>
      </w:r>
      <w:r>
        <w:rPr>
          <w:webHidden/>
        </w:rPr>
        <w:fldChar w:fldCharType="begin"/>
      </w:r>
      <w:r>
        <w:rPr>
          <w:webHidden/>
        </w:rPr>
        <w:instrText xml:space="preserve"> PAGEREF _Toc323018302 \h </w:instrText>
      </w:r>
      <w:r>
        <w:rPr>
          <w:webHidden/>
        </w:rPr>
      </w:r>
      <w:r>
        <w:rPr>
          <w:webHidden/>
        </w:rPr>
        <w:fldChar w:fldCharType="separate"/>
      </w:r>
      <w:ins w:id="152" w:author="dbwhite" w:date="2012-04-24T08:15:00Z">
        <w:r>
          <w:rPr>
            <w:webHidden/>
          </w:rPr>
          <w:t>160</w:t>
        </w:r>
      </w:ins>
      <w:del w:id="153" w:author="dbwhite" w:date="2012-04-24T08:14:00Z">
        <w:r w:rsidDel="00C56AA6">
          <w:rPr>
            <w:webHidden/>
          </w:rPr>
          <w:delText>162</w:delText>
        </w:r>
      </w:del>
      <w:r>
        <w:rPr>
          <w:webHidden/>
        </w:rPr>
        <w:fldChar w:fldCharType="end"/>
      </w:r>
      <w:r w:rsidRPr="00D33DEC">
        <w:rPr>
          <w:rStyle w:val="Hyperlink"/>
        </w:rPr>
        <w:fldChar w:fldCharType="end"/>
      </w:r>
    </w:p>
    <w:p w:rsidR="00C56AA6" w:rsidRDefault="00C56AA6">
      <w:pPr>
        <w:pStyle w:val="TOC2"/>
        <w:rPr>
          <w:rFonts w:asciiTheme="minorHAnsi" w:eastAsiaTheme="minorEastAsia" w:hAnsiTheme="minorHAnsi" w:cstheme="minorBidi"/>
        </w:rPr>
      </w:pPr>
      <w:r w:rsidRPr="00D33DEC">
        <w:rPr>
          <w:rStyle w:val="Hyperlink"/>
        </w:rPr>
        <w:fldChar w:fldCharType="begin"/>
      </w:r>
      <w:r w:rsidRPr="00D33DEC">
        <w:rPr>
          <w:rStyle w:val="Hyperlink"/>
        </w:rPr>
        <w:instrText xml:space="preserve"> </w:instrText>
      </w:r>
      <w:r>
        <w:instrText>HYPERLINK \l "_Toc323018303"</w:instrText>
      </w:r>
      <w:r w:rsidRPr="00D33DEC">
        <w:rPr>
          <w:rStyle w:val="Hyperlink"/>
        </w:rPr>
        <w:instrText xml:space="preserve"> </w:instrText>
      </w:r>
      <w:r w:rsidRPr="00D33DEC">
        <w:rPr>
          <w:rStyle w:val="Hyperlink"/>
        </w:rPr>
        <w:fldChar w:fldCharType="separate"/>
      </w:r>
      <w:r w:rsidRPr="00D33DEC">
        <w:rPr>
          <w:rStyle w:val="Hyperlink"/>
        </w:rPr>
        <w:t>Administrative Fee Payments Crosswalk</w:t>
      </w:r>
      <w:r>
        <w:rPr>
          <w:webHidden/>
        </w:rPr>
        <w:tab/>
      </w:r>
      <w:r>
        <w:rPr>
          <w:webHidden/>
        </w:rPr>
        <w:fldChar w:fldCharType="begin"/>
      </w:r>
      <w:r>
        <w:rPr>
          <w:webHidden/>
        </w:rPr>
        <w:instrText xml:space="preserve"> PAGEREF _Toc323018303 \h </w:instrText>
      </w:r>
      <w:r>
        <w:rPr>
          <w:webHidden/>
        </w:rPr>
      </w:r>
      <w:r>
        <w:rPr>
          <w:webHidden/>
        </w:rPr>
        <w:fldChar w:fldCharType="separate"/>
      </w:r>
      <w:ins w:id="154" w:author="dbwhite" w:date="2012-04-24T08:15:00Z">
        <w:r>
          <w:rPr>
            <w:webHidden/>
          </w:rPr>
          <w:t>160</w:t>
        </w:r>
      </w:ins>
      <w:del w:id="155" w:author="dbwhite" w:date="2012-04-24T08:14:00Z">
        <w:r w:rsidDel="00C56AA6">
          <w:rPr>
            <w:webHidden/>
          </w:rPr>
          <w:delText>162</w:delText>
        </w:r>
      </w:del>
      <w:r>
        <w:rPr>
          <w:webHidden/>
        </w:rPr>
        <w:fldChar w:fldCharType="end"/>
      </w:r>
      <w:r w:rsidRPr="00D33DEC">
        <w:rPr>
          <w:rStyle w:val="Hyperlink"/>
        </w:rPr>
        <w:fldChar w:fldCharType="end"/>
      </w:r>
    </w:p>
    <w:p w:rsidR="0090576F" w:rsidRDefault="00271FA2" w:rsidP="00477BA2">
      <w:r>
        <w:fldChar w:fldCharType="end"/>
      </w:r>
      <w:r w:rsidR="00BE491B">
        <w:t xml:space="preserve"> </w:t>
      </w:r>
    </w:p>
    <w:p w:rsidR="00ED39FD" w:rsidRDefault="00ED39FD" w:rsidP="00477BA2">
      <w:pPr>
        <w:pStyle w:val="SectionStart"/>
      </w:pPr>
      <w:bookmarkStart w:id="156" w:name="_Toc269208118"/>
      <w:bookmarkStart w:id="157" w:name="_Toc269378472"/>
    </w:p>
    <w:p w:rsidR="008C6780" w:rsidRDefault="00490060" w:rsidP="007E0ED6">
      <w:pPr>
        <w:pStyle w:val="Heading1"/>
        <w:spacing w:after="0"/>
        <w:ind w:right="2520"/>
      </w:pPr>
      <w:bookmarkStart w:id="158" w:name="_Toc323018227"/>
      <w:bookmarkEnd w:id="156"/>
      <w:bookmarkEnd w:id="157"/>
      <w:r>
        <w:t>Overview</w:t>
      </w:r>
      <w:bookmarkEnd w:id="158"/>
    </w:p>
    <w:p w:rsidR="0055478D" w:rsidRDefault="0055478D" w:rsidP="00477BA2"/>
    <w:p w:rsidR="0055478D" w:rsidRDefault="0055478D" w:rsidP="00AA5C32">
      <w:pPr>
        <w:pStyle w:val="Heading2"/>
        <w:jc w:val="both"/>
      </w:pPr>
      <w:bookmarkStart w:id="159" w:name="_Toc323018228"/>
      <w:r>
        <w:t>Introduction</w:t>
      </w:r>
      <w:bookmarkEnd w:id="159"/>
    </w:p>
    <w:p w:rsidR="007831CD" w:rsidRDefault="007831CD" w:rsidP="00AA5C32">
      <w:pPr>
        <w:ind w:right="-270"/>
        <w:jc w:val="both"/>
      </w:pPr>
      <w:bookmarkStart w:id="160" w:name="Start"/>
      <w:bookmarkEnd w:id="160"/>
      <w:r w:rsidRPr="00E24ACC">
        <w:t xml:space="preserve">Beginning </w:t>
      </w:r>
      <w:r w:rsidR="005F4024">
        <w:t>December</w:t>
      </w:r>
      <w:r w:rsidRPr="00E24ACC">
        <w:t xml:space="preserve"> 2011, DHH will phase-in implementation of member enrollment services into Medicaid’s Coordinated Care Network (CCN) Program. Member enrollment into the Coordinated Care Program will be phased in based on DHH’s GSAs. Services will begin </w:t>
      </w:r>
      <w:r w:rsidR="005F4024">
        <w:t>February</w:t>
      </w:r>
      <w:r w:rsidRPr="00E24ACC">
        <w:t xml:space="preserve"> 1, 2012 for GSA</w:t>
      </w:r>
      <w:r w:rsidR="005F4024">
        <w:t>-</w:t>
      </w:r>
      <w:r w:rsidRPr="00E24ACC">
        <w:t xml:space="preserve">A; </w:t>
      </w:r>
      <w:r w:rsidR="005F4024">
        <w:t>April</w:t>
      </w:r>
      <w:r w:rsidRPr="00E24ACC">
        <w:t xml:space="preserve"> 1, 2012 for GSA</w:t>
      </w:r>
      <w:r w:rsidR="005F4024">
        <w:t>-</w:t>
      </w:r>
      <w:r w:rsidRPr="00E24ACC">
        <w:t xml:space="preserve">B; and </w:t>
      </w:r>
      <w:r w:rsidR="005F4024">
        <w:t>June</w:t>
      </w:r>
      <w:r w:rsidRPr="00E24ACC">
        <w:t xml:space="preserve"> 1, 2012 for GSA</w:t>
      </w:r>
      <w:r w:rsidR="005F4024">
        <w:t>-</w:t>
      </w:r>
      <w:r w:rsidRPr="00E24ACC">
        <w:t>C.</w:t>
      </w:r>
    </w:p>
    <w:p w:rsidR="007831CD" w:rsidRPr="00E24ACC" w:rsidRDefault="007831CD" w:rsidP="00AA5C32">
      <w:pPr>
        <w:ind w:right="-270"/>
        <w:jc w:val="both"/>
      </w:pPr>
    </w:p>
    <w:p w:rsidR="00E361F5" w:rsidRPr="00E361F5" w:rsidRDefault="00E361F5" w:rsidP="00AA5C32">
      <w:pPr>
        <w:jc w:val="both"/>
        <w:rPr>
          <w:rFonts w:eastAsia="Calibri"/>
          <w:szCs w:val="24"/>
        </w:rPr>
      </w:pPr>
      <w:r w:rsidRPr="00E361F5">
        <w:rPr>
          <w:rFonts w:eastAsia="Calibri"/>
          <w:szCs w:val="24"/>
        </w:rPr>
        <w:t xml:space="preserve">A Shared Savings CCN (CCN) differs from the current CommunityCARE 2.0 program in that the CCN is a primary care case manager that provides enhanced primary care case management in addition to being the entity contracting with primary care providers (PCP) for PCP care management. The CCN will expand the current roles and responsibilities of the primary care providers through the establishment of patient-centered medical homes and create a formal and distinct network of primary care providers to coordinate the full continuum of care while achieving budget and performance goals and benchmarks.  </w:t>
      </w:r>
    </w:p>
    <w:p w:rsidR="00E361F5" w:rsidRDefault="00E361F5" w:rsidP="00AA5C32">
      <w:pPr>
        <w:jc w:val="both"/>
        <w:rPr>
          <w:rFonts w:ascii="Book Antiqua" w:eastAsia="MS Mincho" w:hAnsi="Book Antiqua"/>
          <w:szCs w:val="24"/>
        </w:rPr>
      </w:pPr>
    </w:p>
    <w:p w:rsidR="00797ABB" w:rsidRPr="00797ABB" w:rsidRDefault="00797ABB" w:rsidP="00AA5C32">
      <w:pPr>
        <w:pStyle w:val="Normal1"/>
        <w:jc w:val="both"/>
        <w:rPr>
          <w:szCs w:val="24"/>
        </w:rPr>
      </w:pPr>
      <w:r w:rsidRPr="00797ABB">
        <w:rPr>
          <w:szCs w:val="24"/>
        </w:rPr>
        <w:t xml:space="preserve">DHH, or its </w:t>
      </w:r>
      <w:r w:rsidR="0001602E">
        <w:rPr>
          <w:szCs w:val="24"/>
        </w:rPr>
        <w:t>FI</w:t>
      </w:r>
      <w:r w:rsidRPr="00797ABB">
        <w:rPr>
          <w:szCs w:val="24"/>
        </w:rPr>
        <w:t xml:space="preserve">, shall make monthly enhanced primary care case management fee payments to the CCN and lump sum savings payments to the CCN, if eligible.  The </w:t>
      </w:r>
      <w:r w:rsidRPr="00797ABB">
        <w:rPr>
          <w:rFonts w:eastAsia="Times New Roman"/>
          <w:szCs w:val="24"/>
        </w:rPr>
        <w:t>enhanced primary care case management fee shall be based on the enrollee’s Medicaid eligibility category as specified in th</w:t>
      </w:r>
      <w:r>
        <w:rPr>
          <w:rFonts w:eastAsia="Times New Roman"/>
          <w:szCs w:val="24"/>
        </w:rPr>
        <w:t xml:space="preserve">e </w:t>
      </w:r>
      <w:r w:rsidRPr="00797ABB">
        <w:rPr>
          <w:rFonts w:eastAsia="Times New Roman"/>
          <w:szCs w:val="24"/>
        </w:rPr>
        <w:t xml:space="preserve">RFP and paid on a PMPM basis. </w:t>
      </w:r>
      <w:r w:rsidRPr="00797ABB">
        <w:rPr>
          <w:szCs w:val="24"/>
        </w:rPr>
        <w:t xml:space="preserve">The enhanced primary care case management rate schedule is provided in </w:t>
      </w:r>
      <w:r w:rsidR="002E4D8A">
        <w:rPr>
          <w:szCs w:val="24"/>
        </w:rPr>
        <w:t xml:space="preserve">the CCN-S RFP in </w:t>
      </w:r>
      <w:r w:rsidRPr="00797ABB">
        <w:rPr>
          <w:szCs w:val="24"/>
        </w:rPr>
        <w:t>Appendix E – Mercer Certification, Rate Development Methodology and Rates). In order to be eligible to receive these payments, the CCN must enter into a Contract with DHH and remain in compliance with all provisions contained in the Contract.</w:t>
      </w:r>
    </w:p>
    <w:p w:rsidR="007204C0" w:rsidRPr="007204C0" w:rsidRDefault="008C6780" w:rsidP="00AA5C32">
      <w:pPr>
        <w:pStyle w:val="Normal10"/>
        <w:spacing w:before="240" w:after="0"/>
        <w:jc w:val="both"/>
        <w:rPr>
          <w:rStyle w:val="normalchar1"/>
          <w:rFonts w:eastAsia="Calibri"/>
        </w:rPr>
      </w:pPr>
      <w:r w:rsidRPr="007204C0">
        <w:rPr>
          <w:rStyle w:val="normalchar1"/>
          <w:color w:val="000000"/>
        </w:rPr>
        <w:t>In accordance with the requirements set forth in the C</w:t>
      </w:r>
      <w:r w:rsidR="007204C0">
        <w:rPr>
          <w:rStyle w:val="normalchar1"/>
          <w:color w:val="000000"/>
        </w:rPr>
        <w:t>ontract</w:t>
      </w:r>
      <w:r w:rsidRPr="007204C0">
        <w:rPr>
          <w:rStyle w:val="normalchar1"/>
          <w:color w:val="000000"/>
        </w:rPr>
        <w:t xml:space="preserve">, </w:t>
      </w:r>
      <w:r w:rsidR="007204C0">
        <w:rPr>
          <w:rStyle w:val="normalchar1"/>
          <w:color w:val="000000"/>
        </w:rPr>
        <w:t>t</w:t>
      </w:r>
      <w:r w:rsidR="007204C0" w:rsidRPr="007204C0">
        <w:rPr>
          <w:rStyle w:val="normalchar1"/>
          <w:rFonts w:eastAsia="Calibri"/>
        </w:rPr>
        <w:t>he CCN shall s</w:t>
      </w:r>
      <w:r w:rsidR="007204C0" w:rsidRPr="007204C0">
        <w:t xml:space="preserve">pecify the timeframe in which a provider has to submit a clean claim with the CCN.  </w:t>
      </w:r>
      <w:r w:rsidR="007204C0" w:rsidRPr="007204C0">
        <w:rPr>
          <w:rStyle w:val="normalchar1"/>
          <w:rFonts w:eastAsia="Calibri"/>
        </w:rPr>
        <w:t>The CCN must accept and preprocess claims within two (2) business days of receipt. Preprocessed approved c</w:t>
      </w:r>
      <w:r w:rsidR="007204C0" w:rsidRPr="007204C0">
        <w:t xml:space="preserve">laims will be paid on a fee-for-service (FFS) basis by DHH. </w:t>
      </w:r>
      <w:r w:rsidR="007204C0" w:rsidRPr="007204C0">
        <w:rPr>
          <w:rStyle w:val="normalchar1"/>
          <w:rFonts w:eastAsia="Calibri"/>
        </w:rPr>
        <w:t>DHH shall not pay any claim submitted by a provider who is excluded from participation in Medicare, Medicaid, or SCHIP program pursuant to Section 1128 or 1156 of the Social Security Act or is otherwise not in good standing with DHH.</w:t>
      </w:r>
    </w:p>
    <w:p w:rsidR="007204C0" w:rsidRDefault="007204C0" w:rsidP="00AA5C32">
      <w:pPr>
        <w:pStyle w:val="Normal1"/>
        <w:spacing w:after="0"/>
        <w:jc w:val="both"/>
        <w:rPr>
          <w:rStyle w:val="normalchar1"/>
          <w:color w:val="000000"/>
        </w:rPr>
      </w:pPr>
    </w:p>
    <w:p w:rsidR="00644E3F" w:rsidRDefault="007204C0" w:rsidP="00AA5C32">
      <w:pPr>
        <w:pStyle w:val="Normal1"/>
        <w:spacing w:after="0"/>
        <w:jc w:val="both"/>
      </w:pPr>
      <w:r>
        <w:rPr>
          <w:rStyle w:val="normalchar1"/>
          <w:color w:val="000000"/>
        </w:rPr>
        <w:lastRenderedPageBreak/>
        <w:t>T</w:t>
      </w:r>
      <w:r w:rsidR="008C6780" w:rsidRPr="005D168D">
        <w:rPr>
          <w:rStyle w:val="normalchar1"/>
          <w:color w:val="000000"/>
        </w:rPr>
        <w:t xml:space="preserve">he CCN shall notify providers to file all claims directly to the CCN for services provided to CCN members.  Claims submitted directly to DHH’s FI for a CCN member will be </w:t>
      </w:r>
      <w:r w:rsidR="0001602E">
        <w:rPr>
          <w:rStyle w:val="normalchar1"/>
          <w:color w:val="000000"/>
        </w:rPr>
        <w:t>d</w:t>
      </w:r>
      <w:r w:rsidR="008C6780" w:rsidRPr="005D168D">
        <w:rPr>
          <w:rStyle w:val="normalchar1"/>
        </w:rPr>
        <w:t xml:space="preserve">enied. </w:t>
      </w:r>
      <w:r w:rsidR="008C6780" w:rsidRPr="0001602E">
        <w:rPr>
          <w:rStyle w:val="normalchar1"/>
        </w:rPr>
        <w:t>The</w:t>
      </w:r>
      <w:r w:rsidR="008C6780" w:rsidRPr="0001602E">
        <w:rPr>
          <w:rStyle w:val="normalchar1"/>
          <w:color w:val="000000"/>
        </w:rPr>
        <w:t xml:space="preserve"> CCN shall s</w:t>
      </w:r>
      <w:r w:rsidR="008C6780" w:rsidRPr="0001602E">
        <w:rPr>
          <w:color w:val="000000"/>
        </w:rPr>
        <w:t>pecify the timeframe in which a provider has to submit a clean claim with the CCN.</w:t>
      </w:r>
      <w:r w:rsidR="008C6780" w:rsidRPr="005D168D">
        <w:rPr>
          <w:color w:val="000000"/>
        </w:rPr>
        <w:t xml:space="preserve"> </w:t>
      </w:r>
      <w:r w:rsidR="008C6780" w:rsidRPr="005D168D">
        <w:rPr>
          <w:rStyle w:val="normalchar1"/>
          <w:color w:val="000000"/>
        </w:rPr>
        <w:t xml:space="preserve">The CCN must accept and </w:t>
      </w:r>
      <w:r>
        <w:rPr>
          <w:rStyle w:val="normalchar1"/>
          <w:color w:val="000000"/>
        </w:rPr>
        <w:t>preprocess</w:t>
      </w:r>
      <w:r w:rsidR="008C6780" w:rsidRPr="005D168D">
        <w:rPr>
          <w:rStyle w:val="normalchar1"/>
          <w:color w:val="000000"/>
        </w:rPr>
        <w:t xml:space="preserve"> claims within two (2) business days of receipt. </w:t>
      </w:r>
      <w:r w:rsidR="000978F3" w:rsidRPr="00EA68A3">
        <w:t xml:space="preserve">The CCN shall </w:t>
      </w:r>
      <w:r>
        <w:t>preprocess</w:t>
      </w:r>
      <w:r w:rsidR="000978F3" w:rsidRPr="00EA68A3">
        <w:t xml:space="preserve"> all claims and submit claims for payment on a fee-for-service basis to the FI.</w:t>
      </w:r>
    </w:p>
    <w:p w:rsidR="00F51E10" w:rsidRPr="005D168D" w:rsidRDefault="00F51E10" w:rsidP="00AA5C32">
      <w:pPr>
        <w:pStyle w:val="Normal1"/>
        <w:spacing w:after="0"/>
        <w:jc w:val="both"/>
        <w:rPr>
          <w:color w:val="000000"/>
        </w:rPr>
      </w:pPr>
    </w:p>
    <w:p w:rsidR="008C6780" w:rsidRPr="004B3405" w:rsidRDefault="008C6780" w:rsidP="00AA5C32">
      <w:pPr>
        <w:pStyle w:val="Heading2"/>
        <w:jc w:val="both"/>
      </w:pPr>
      <w:bookmarkStart w:id="161" w:name="_Toc48636961"/>
      <w:bookmarkStart w:id="162" w:name="_Toc49061889"/>
      <w:bookmarkStart w:id="163" w:name="_Toc269378473"/>
      <w:bookmarkStart w:id="164" w:name="_Toc323018229"/>
      <w:r w:rsidRPr="004B3405">
        <w:t>DHH Responsibilities</w:t>
      </w:r>
      <w:bookmarkEnd w:id="161"/>
      <w:bookmarkEnd w:id="162"/>
      <w:bookmarkEnd w:id="163"/>
      <w:bookmarkEnd w:id="164"/>
    </w:p>
    <w:p w:rsidR="008C6780" w:rsidRPr="007E4060" w:rsidRDefault="008C6780" w:rsidP="00AA5C32">
      <w:pPr>
        <w:jc w:val="both"/>
        <w:rPr>
          <w:color w:val="000000"/>
        </w:rPr>
      </w:pPr>
      <w:r w:rsidRPr="007E4060">
        <w:rPr>
          <w:color w:val="000000"/>
        </w:rPr>
        <w:t xml:space="preserve">DHH is responsible for administering the state’s </w:t>
      </w:r>
      <w:r>
        <w:rPr>
          <w:color w:val="000000"/>
        </w:rPr>
        <w:t>Coordinated Care Network Program</w:t>
      </w:r>
      <w:r w:rsidRPr="007E4060">
        <w:rPr>
          <w:color w:val="000000"/>
        </w:rPr>
        <w:t xml:space="preserve">. Administration includes data analysis, production of feedback and comparative reports to CCNs, data confidentiality, and the contents of this </w:t>
      </w:r>
      <w:r>
        <w:rPr>
          <w:color w:val="000000"/>
        </w:rPr>
        <w:t>CCN Systems Companion Guide.</w:t>
      </w:r>
      <w:r w:rsidRPr="007E4060">
        <w:rPr>
          <w:color w:val="000000"/>
        </w:rPr>
        <w:t xml:space="preserve"> </w:t>
      </w:r>
      <w:r w:rsidR="00E71C4B">
        <w:rPr>
          <w:color w:val="000000"/>
        </w:rPr>
        <w:t>Written questions or i</w:t>
      </w:r>
      <w:r w:rsidR="00E71C4B" w:rsidRPr="007E4060">
        <w:rPr>
          <w:color w:val="000000"/>
        </w:rPr>
        <w:t xml:space="preserve">nquiries about the </w:t>
      </w:r>
      <w:r w:rsidR="00E71C4B">
        <w:rPr>
          <w:color w:val="000000"/>
        </w:rPr>
        <w:t>Guide must be directed to</w:t>
      </w:r>
      <w:r w:rsidR="00E71C4B" w:rsidRPr="007E4060">
        <w:rPr>
          <w:color w:val="000000"/>
        </w:rPr>
        <w:t>:</w:t>
      </w:r>
    </w:p>
    <w:p w:rsidR="008C6780" w:rsidRPr="00B758D6" w:rsidRDefault="008C6780" w:rsidP="00AA5C32">
      <w:pPr>
        <w:jc w:val="both"/>
        <w:rPr>
          <w:color w:val="000000"/>
        </w:rPr>
      </w:pPr>
    </w:p>
    <w:tbl>
      <w:tblPr>
        <w:tblW w:w="0" w:type="auto"/>
        <w:tblBorders>
          <w:top w:val="single" w:sz="4" w:space="0" w:color="auto"/>
          <w:bottom w:val="single" w:sz="4" w:space="0" w:color="auto"/>
          <w:insideH w:val="single" w:sz="4" w:space="0" w:color="auto"/>
        </w:tblBorders>
        <w:tblCellMar>
          <w:left w:w="72" w:type="dxa"/>
          <w:right w:w="72" w:type="dxa"/>
        </w:tblCellMar>
        <w:tblLook w:val="01E0" w:firstRow="1" w:lastRow="1" w:firstColumn="1" w:lastColumn="1" w:noHBand="0" w:noVBand="0"/>
      </w:tblPr>
      <w:tblGrid>
        <w:gridCol w:w="3312"/>
        <w:gridCol w:w="4800"/>
      </w:tblGrid>
      <w:tr w:rsidR="008C6780" w:rsidRPr="00B758D6" w:rsidTr="008C6780">
        <w:trPr>
          <w:cantSplit/>
          <w:tblHeader/>
        </w:trPr>
        <w:tc>
          <w:tcPr>
            <w:tcW w:w="3312" w:type="dxa"/>
            <w:tcBorders>
              <w:top w:val="single" w:sz="8" w:space="0" w:color="auto"/>
              <w:bottom w:val="single" w:sz="8" w:space="0" w:color="auto"/>
            </w:tcBorders>
            <w:shd w:val="clear" w:color="auto" w:fill="auto"/>
            <w:vAlign w:val="bottom"/>
          </w:tcPr>
          <w:p w:rsidR="008C6780" w:rsidRPr="009E2682" w:rsidRDefault="008C6780" w:rsidP="00AA5C32">
            <w:pPr>
              <w:pStyle w:val="TableHeadingText"/>
              <w:jc w:val="both"/>
            </w:pPr>
            <w:r>
              <w:t>Ruth Kennedy</w:t>
            </w:r>
          </w:p>
        </w:tc>
        <w:tc>
          <w:tcPr>
            <w:tcW w:w="4800" w:type="dxa"/>
            <w:tcBorders>
              <w:top w:val="single" w:sz="8" w:space="0" w:color="auto"/>
              <w:bottom w:val="single" w:sz="8" w:space="0" w:color="auto"/>
            </w:tcBorders>
            <w:shd w:val="clear" w:color="auto" w:fill="auto"/>
            <w:vAlign w:val="bottom"/>
          </w:tcPr>
          <w:p w:rsidR="008C6780" w:rsidRPr="009E2682" w:rsidRDefault="008C6780" w:rsidP="00AA5C32">
            <w:pPr>
              <w:pStyle w:val="TableHeadingText"/>
              <w:jc w:val="both"/>
            </w:pPr>
          </w:p>
        </w:tc>
      </w:tr>
      <w:tr w:rsidR="008C6780" w:rsidRPr="00DC5B45" w:rsidTr="008C6780">
        <w:trPr>
          <w:cantSplit/>
        </w:trPr>
        <w:tc>
          <w:tcPr>
            <w:tcW w:w="3312" w:type="dxa"/>
            <w:tcBorders>
              <w:top w:val="single" w:sz="8" w:space="0" w:color="auto"/>
            </w:tcBorders>
            <w:shd w:val="clear" w:color="auto" w:fill="auto"/>
          </w:tcPr>
          <w:p w:rsidR="008C6780" w:rsidRPr="009E2682" w:rsidRDefault="008C6780" w:rsidP="00F21EDA">
            <w:pPr>
              <w:pStyle w:val="TableText"/>
            </w:pPr>
            <w:r>
              <w:t>Telephone</w:t>
            </w:r>
          </w:p>
        </w:tc>
        <w:tc>
          <w:tcPr>
            <w:tcW w:w="4800" w:type="dxa"/>
            <w:tcBorders>
              <w:top w:val="single" w:sz="8" w:space="0" w:color="auto"/>
            </w:tcBorders>
            <w:shd w:val="clear" w:color="auto" w:fill="auto"/>
          </w:tcPr>
          <w:p w:rsidR="008C6780" w:rsidRPr="009E2682" w:rsidRDefault="008C6780" w:rsidP="00F21EDA">
            <w:pPr>
              <w:pStyle w:val="TableText"/>
            </w:pPr>
            <w:r>
              <w:t xml:space="preserve"> 225 342 9240</w:t>
            </w:r>
          </w:p>
        </w:tc>
      </w:tr>
      <w:tr w:rsidR="008C6780" w:rsidRPr="00DC5B45" w:rsidTr="008C6780">
        <w:trPr>
          <w:cantSplit/>
        </w:trPr>
        <w:tc>
          <w:tcPr>
            <w:tcW w:w="3312" w:type="dxa"/>
            <w:shd w:val="clear" w:color="auto" w:fill="auto"/>
          </w:tcPr>
          <w:p w:rsidR="008C6780" w:rsidRPr="009E2682" w:rsidRDefault="008C6780" w:rsidP="00F21EDA">
            <w:pPr>
              <w:pStyle w:val="TableText"/>
            </w:pPr>
            <w:r>
              <w:t>Fax</w:t>
            </w:r>
          </w:p>
        </w:tc>
        <w:tc>
          <w:tcPr>
            <w:tcW w:w="4800" w:type="dxa"/>
            <w:shd w:val="clear" w:color="auto" w:fill="auto"/>
          </w:tcPr>
          <w:p w:rsidR="008C6780" w:rsidRPr="009E2682" w:rsidRDefault="008C6780" w:rsidP="00F21EDA">
            <w:pPr>
              <w:pStyle w:val="TableText"/>
            </w:pPr>
            <w:r>
              <w:t xml:space="preserve"> 225 342 9508</w:t>
            </w:r>
          </w:p>
        </w:tc>
      </w:tr>
      <w:tr w:rsidR="008C6780" w:rsidRPr="00DC5B45" w:rsidTr="008C6780">
        <w:trPr>
          <w:cantSplit/>
        </w:trPr>
        <w:tc>
          <w:tcPr>
            <w:tcW w:w="3312" w:type="dxa"/>
            <w:shd w:val="clear" w:color="auto" w:fill="auto"/>
          </w:tcPr>
          <w:p w:rsidR="008C6780" w:rsidRPr="009E2682" w:rsidRDefault="008C6780" w:rsidP="00F21EDA">
            <w:pPr>
              <w:pStyle w:val="TableText"/>
            </w:pPr>
            <w:r>
              <w:t>E-mail</w:t>
            </w:r>
          </w:p>
        </w:tc>
        <w:tc>
          <w:tcPr>
            <w:tcW w:w="4800" w:type="dxa"/>
            <w:shd w:val="clear" w:color="auto" w:fill="auto"/>
          </w:tcPr>
          <w:p w:rsidR="008C6780" w:rsidRPr="009E2682" w:rsidRDefault="003C417A" w:rsidP="00F21EDA">
            <w:pPr>
              <w:pStyle w:val="TableText"/>
            </w:pPr>
            <w:hyperlink r:id="rId10" w:history="1"/>
            <w:r w:rsidR="008C6780">
              <w:t xml:space="preserve"> Ruth.Kennedy@la.gov</w:t>
            </w:r>
          </w:p>
        </w:tc>
      </w:tr>
    </w:tbl>
    <w:p w:rsidR="008C6780" w:rsidRPr="007E4060" w:rsidRDefault="008C6780" w:rsidP="00AA5C32">
      <w:pPr>
        <w:jc w:val="both"/>
        <w:rPr>
          <w:color w:val="000000"/>
        </w:rPr>
      </w:pPr>
    </w:p>
    <w:p w:rsidR="008C6780" w:rsidRDefault="008C6780" w:rsidP="00AA5C32">
      <w:pPr>
        <w:jc w:val="both"/>
        <w:rPr>
          <w:color w:val="000000"/>
        </w:rPr>
      </w:pPr>
      <w:r w:rsidRPr="007E4060">
        <w:rPr>
          <w:color w:val="000000"/>
        </w:rPr>
        <w:t xml:space="preserve">DHH is responsible for the oversight of the </w:t>
      </w:r>
      <w:r w:rsidR="00BC083A">
        <w:rPr>
          <w:color w:val="000000"/>
        </w:rPr>
        <w:t>Contract</w:t>
      </w:r>
      <w:r w:rsidRPr="007E4060">
        <w:rPr>
          <w:color w:val="000000"/>
        </w:rPr>
        <w:t xml:space="preserve"> and CCN activities. DHH</w:t>
      </w:r>
      <w:r w:rsidR="00EC2BA4">
        <w:rPr>
          <w:color w:val="000000"/>
        </w:rPr>
        <w:t>’s</w:t>
      </w:r>
      <w:r w:rsidRPr="007E4060">
        <w:rPr>
          <w:color w:val="000000"/>
        </w:rPr>
        <w:t xml:space="preserve"> </w:t>
      </w:r>
      <w:r w:rsidR="008843B0">
        <w:rPr>
          <w:color w:val="000000"/>
        </w:rPr>
        <w:t>claim</w:t>
      </w:r>
      <w:r w:rsidRPr="007E4060">
        <w:rPr>
          <w:color w:val="000000"/>
        </w:rPr>
        <w:t xml:space="preserve"> responsibilities include production and dissemination of the </w:t>
      </w:r>
      <w:r>
        <w:rPr>
          <w:color w:val="000000"/>
        </w:rPr>
        <w:t>Systems Companion Guide</w:t>
      </w:r>
      <w:r w:rsidRPr="007E4060">
        <w:rPr>
          <w:color w:val="000000"/>
        </w:rPr>
        <w:t xml:space="preserve">, the initiation and ongoing discussion of data quality improvement with each CCN, and CCN training. </w:t>
      </w:r>
      <w:r w:rsidR="00B41AA9">
        <w:rPr>
          <w:color w:val="000000"/>
        </w:rPr>
        <w:t xml:space="preserve">DHH is responsible for reimbursing providers for services rendered to CCN enrollees. </w:t>
      </w:r>
      <w:r w:rsidRPr="007E4060">
        <w:rPr>
          <w:color w:val="000000"/>
        </w:rPr>
        <w:t xml:space="preserve">DHH will update the </w:t>
      </w:r>
      <w:r>
        <w:rPr>
          <w:color w:val="000000"/>
        </w:rPr>
        <w:t>Systems Companion Guide</w:t>
      </w:r>
      <w:r w:rsidRPr="007E4060">
        <w:rPr>
          <w:color w:val="000000"/>
        </w:rPr>
        <w:t xml:space="preserve"> on a periodic basis. </w:t>
      </w:r>
      <w:bookmarkStart w:id="165" w:name="_Toc48636962"/>
      <w:bookmarkStart w:id="166" w:name="_Toc49061890"/>
    </w:p>
    <w:p w:rsidR="00EC2BA4" w:rsidRPr="007E4060" w:rsidRDefault="00EC2BA4" w:rsidP="00AA5C32">
      <w:pPr>
        <w:jc w:val="both"/>
      </w:pPr>
    </w:p>
    <w:p w:rsidR="008C6780" w:rsidRPr="00944BFB" w:rsidRDefault="008C6780" w:rsidP="00AA5C32">
      <w:pPr>
        <w:pStyle w:val="Heading2"/>
        <w:jc w:val="both"/>
        <w:rPr>
          <w:color w:val="000000"/>
          <w:position w:val="-18"/>
        </w:rPr>
      </w:pPr>
      <w:bookmarkStart w:id="167" w:name="_Toc269378474"/>
      <w:bookmarkStart w:id="168" w:name="_Toc323018230"/>
      <w:r w:rsidRPr="004B3405">
        <w:t>Fiscal Intermediary (FI) Responsibilities</w:t>
      </w:r>
      <w:bookmarkEnd w:id="165"/>
      <w:bookmarkEnd w:id="166"/>
      <w:bookmarkEnd w:id="167"/>
      <w:bookmarkEnd w:id="168"/>
    </w:p>
    <w:p w:rsidR="008C6780" w:rsidRDefault="008C6780" w:rsidP="00AA5C32">
      <w:pPr>
        <w:pStyle w:val="Normal1"/>
        <w:spacing w:after="0"/>
        <w:jc w:val="both"/>
      </w:pPr>
      <w:r>
        <w:t>Molina</w:t>
      </w:r>
      <w:r w:rsidRPr="007E4060">
        <w:t xml:space="preserve"> is under contract with </w:t>
      </w:r>
      <w:r>
        <w:t>DHH</w:t>
      </w:r>
      <w:r w:rsidRPr="007E4060">
        <w:t xml:space="preserve"> to provide </w:t>
      </w:r>
      <w:r>
        <w:t xml:space="preserve">Louisiana </w:t>
      </w:r>
      <w:r w:rsidRPr="007E4060">
        <w:t>Medicaid Management Information System (</w:t>
      </w:r>
      <w:r>
        <w:t>LMMIS</w:t>
      </w:r>
      <w:r w:rsidRPr="007E4060">
        <w:t xml:space="preserve">) services including the acceptance of electronic </w:t>
      </w:r>
      <w:r w:rsidR="008843B0">
        <w:t>claim</w:t>
      </w:r>
      <w:r w:rsidRPr="007E4060">
        <w:t xml:space="preserve"> reporting from the CCNs. </w:t>
      </w:r>
      <w:r w:rsidR="00B4736D">
        <w:t xml:space="preserve"> </w:t>
      </w:r>
      <w:r>
        <w:t xml:space="preserve">DHH’s FI will be </w:t>
      </w:r>
      <w:r w:rsidRPr="00E9372F">
        <w:t xml:space="preserve">responsible for accepting, </w:t>
      </w:r>
      <w:r>
        <w:t>edit</w:t>
      </w:r>
      <w:r w:rsidRPr="00E9372F">
        <w:t xml:space="preserve">ing and storing CCN 837 </w:t>
      </w:r>
      <w:r w:rsidR="00B4736D">
        <w:t>claims</w:t>
      </w:r>
      <w:r w:rsidRPr="00E9372F">
        <w:t xml:space="preserve"> data. </w:t>
      </w:r>
      <w:r>
        <w:t>The FI</w:t>
      </w:r>
      <w:r w:rsidRPr="00E9372F">
        <w:t xml:space="preserve"> will also provide technical assistance to the CCNs during the 837 testing process.</w:t>
      </w:r>
    </w:p>
    <w:p w:rsidR="008C6780" w:rsidRPr="005B7FE0" w:rsidRDefault="008C6780" w:rsidP="00AA5C32">
      <w:pPr>
        <w:pStyle w:val="NormalIndent2"/>
        <w:ind w:left="0"/>
        <w:jc w:val="both"/>
      </w:pPr>
    </w:p>
    <w:p w:rsidR="008C6780" w:rsidRPr="00944BFB" w:rsidRDefault="008C6780" w:rsidP="00AA5C32">
      <w:pPr>
        <w:pStyle w:val="Heading2"/>
        <w:jc w:val="both"/>
      </w:pPr>
      <w:bookmarkStart w:id="169" w:name="_Toc269378475"/>
      <w:bookmarkStart w:id="170" w:name="_Toc323018231"/>
      <w:r w:rsidRPr="00944BFB">
        <w:t>X12 Reporting</w:t>
      </w:r>
      <w:bookmarkEnd w:id="169"/>
      <w:bookmarkEnd w:id="170"/>
    </w:p>
    <w:p w:rsidR="008C6780" w:rsidRPr="007E4060" w:rsidRDefault="008C6780" w:rsidP="00AA5C32">
      <w:pPr>
        <w:jc w:val="both"/>
        <w:rPr>
          <w:color w:val="000000"/>
        </w:rPr>
      </w:pPr>
      <w:r w:rsidRPr="007E4060">
        <w:rPr>
          <w:color w:val="000000"/>
        </w:rPr>
        <w:t xml:space="preserve">If the file contains syntactical errors, the segments and elements where the error occurred are reported in a 997 Functional Acknowledgement. The TA1 report is used to report receipt of individual interchange envelopes that contain corrupt data or an invalid trading partner relationship. </w:t>
      </w:r>
    </w:p>
    <w:p w:rsidR="008C6780" w:rsidRPr="007E4060" w:rsidRDefault="008C6780" w:rsidP="00AA5C32">
      <w:pPr>
        <w:jc w:val="both"/>
        <w:rPr>
          <w:color w:val="000000"/>
        </w:rPr>
      </w:pPr>
    </w:p>
    <w:p w:rsidR="008C6780" w:rsidRPr="007E4060" w:rsidRDefault="008C6780" w:rsidP="00AA5C32">
      <w:pPr>
        <w:jc w:val="both"/>
        <w:rPr>
          <w:color w:val="000000"/>
        </w:rPr>
      </w:pPr>
      <w:r w:rsidRPr="007E4060">
        <w:rPr>
          <w:color w:val="000000"/>
        </w:rPr>
        <w:t xml:space="preserve">After </w:t>
      </w:r>
      <w:r w:rsidR="008843B0">
        <w:rPr>
          <w:color w:val="000000"/>
        </w:rPr>
        <w:t>claim</w:t>
      </w:r>
      <w:r w:rsidRPr="007E4060">
        <w:rPr>
          <w:color w:val="000000"/>
        </w:rPr>
        <w:t xml:space="preserve"> adjudication, an ANSI ASC X12N 835 Remittance Advice (835) </w:t>
      </w:r>
      <w:r w:rsidR="002A0896">
        <w:rPr>
          <w:color w:val="000000"/>
        </w:rPr>
        <w:t xml:space="preserve">will be </w:t>
      </w:r>
      <w:r w:rsidRPr="007E4060">
        <w:rPr>
          <w:color w:val="000000"/>
        </w:rPr>
        <w:t>delivered to the CCN if requested by the CCN. The CCN must prearrange for receipt of 835 transactions.</w:t>
      </w:r>
    </w:p>
    <w:p w:rsidR="008C6780" w:rsidRPr="007E4060" w:rsidRDefault="008C6780" w:rsidP="00AA5C32">
      <w:pPr>
        <w:jc w:val="both"/>
        <w:rPr>
          <w:color w:val="000000"/>
        </w:rPr>
      </w:pPr>
    </w:p>
    <w:p w:rsidR="008C6780" w:rsidRPr="00944BFB" w:rsidRDefault="008C6780" w:rsidP="00AA5C32">
      <w:pPr>
        <w:pStyle w:val="Heading2"/>
        <w:jc w:val="both"/>
      </w:pPr>
      <w:bookmarkStart w:id="171" w:name="_Toc269378476"/>
      <w:bookmarkStart w:id="172" w:name="_Toc323018232"/>
      <w:r w:rsidRPr="00944BFB">
        <w:t>Proprietary Reports</w:t>
      </w:r>
      <w:bookmarkEnd w:id="171"/>
      <w:bookmarkEnd w:id="172"/>
    </w:p>
    <w:p w:rsidR="008C6780" w:rsidRDefault="008C6780" w:rsidP="00AA5C32">
      <w:pPr>
        <w:pStyle w:val="Normal1"/>
        <w:jc w:val="both"/>
      </w:pPr>
      <w:r w:rsidRPr="004B3405">
        <w:t>The FI</w:t>
      </w:r>
      <w:r w:rsidR="00333FDA" w:rsidRPr="004B3405">
        <w:t xml:space="preserve"> will also provide CCNs with a monthly financial reconciliation </w:t>
      </w:r>
      <w:r w:rsidR="00271293" w:rsidRPr="004B3405">
        <w:t>report</w:t>
      </w:r>
      <w:r w:rsidR="00333FDA" w:rsidRPr="004B3405">
        <w:t>.</w:t>
      </w:r>
      <w:r w:rsidR="000A1372" w:rsidRPr="004B3405">
        <w:t xml:space="preserve"> </w:t>
      </w:r>
      <w:r w:rsidR="00183EDB" w:rsidRPr="004B3405">
        <w:t>The file layout</w:t>
      </w:r>
      <w:r w:rsidR="000A1372" w:rsidRPr="004B3405">
        <w:t xml:space="preserve"> can be found in </w:t>
      </w:r>
      <w:r w:rsidR="008215D4" w:rsidRPr="004B3405">
        <w:t>A</w:t>
      </w:r>
      <w:r w:rsidR="000A1372" w:rsidRPr="004B3405">
        <w:t>ppendix D of this Guide.</w:t>
      </w:r>
    </w:p>
    <w:p w:rsidR="008C6780" w:rsidRDefault="008C6780" w:rsidP="00AA5C32">
      <w:pPr>
        <w:jc w:val="both"/>
        <w:rPr>
          <w:color w:val="000000"/>
        </w:rPr>
      </w:pPr>
    </w:p>
    <w:p w:rsidR="008C6780" w:rsidRPr="00944BFB" w:rsidRDefault="008C6780" w:rsidP="00AA5C32">
      <w:pPr>
        <w:pStyle w:val="Heading2"/>
        <w:jc w:val="both"/>
        <w:rPr>
          <w:color w:val="000000"/>
          <w:position w:val="-18"/>
        </w:rPr>
      </w:pPr>
      <w:bookmarkStart w:id="173" w:name="_Toc269378477"/>
      <w:bookmarkStart w:id="174" w:name="_Toc323018233"/>
      <w:r w:rsidRPr="004B3405">
        <w:lastRenderedPageBreak/>
        <w:t>Enrollment Broker Responsibilities</w:t>
      </w:r>
      <w:bookmarkEnd w:id="173"/>
      <w:bookmarkEnd w:id="174"/>
    </w:p>
    <w:p w:rsidR="008C6780" w:rsidRPr="009A0D6A" w:rsidRDefault="008C6780" w:rsidP="00AA5C32">
      <w:pPr>
        <w:pStyle w:val="Normal1"/>
        <w:spacing w:after="0"/>
        <w:jc w:val="both"/>
        <w:rPr>
          <w:rStyle w:val="normalChar"/>
          <w:rFonts w:eastAsia="Times New Roman"/>
          <w:sz w:val="28"/>
          <w:szCs w:val="20"/>
        </w:rPr>
      </w:pPr>
      <w:r w:rsidRPr="00930934">
        <w:rPr>
          <w:rStyle w:val="normalChar"/>
        </w:rPr>
        <w:t xml:space="preserve">The </w:t>
      </w:r>
      <w:r>
        <w:rPr>
          <w:rStyle w:val="normalChar"/>
        </w:rPr>
        <w:t>Enrollment Broker shall make available to the CCN</w:t>
      </w:r>
      <w:r w:rsidR="00E93B08">
        <w:rPr>
          <w:rStyle w:val="normalChar"/>
        </w:rPr>
        <w:t>,</w:t>
      </w:r>
      <w:r>
        <w:rPr>
          <w:rStyle w:val="normalChar"/>
        </w:rPr>
        <w:t xml:space="preserve"> via a daily and weekly 834 X12 transaction, updates on members newly enrolled, disenrolled or with demographic changes. At the end of each month, the Enrollment Broker shall reconcile enrollment/disenrollment with a full 834 X12 reconciliation file.</w:t>
      </w:r>
    </w:p>
    <w:p w:rsidR="008C6780" w:rsidRPr="007E4060" w:rsidRDefault="008C6780" w:rsidP="00AA5C32">
      <w:pPr>
        <w:jc w:val="both"/>
        <w:rPr>
          <w:color w:val="000000"/>
        </w:rPr>
      </w:pPr>
    </w:p>
    <w:p w:rsidR="008C6780" w:rsidRPr="00944BFB" w:rsidRDefault="008C6780" w:rsidP="00AA5C32">
      <w:pPr>
        <w:pStyle w:val="Heading2"/>
        <w:jc w:val="both"/>
        <w:rPr>
          <w:color w:val="000000"/>
          <w:position w:val="-18"/>
        </w:rPr>
      </w:pPr>
      <w:bookmarkStart w:id="175" w:name="_Toc48636963"/>
      <w:bookmarkStart w:id="176" w:name="_Toc49061891"/>
      <w:bookmarkStart w:id="177" w:name="_Toc269378478"/>
      <w:bookmarkStart w:id="178" w:name="_Toc323018234"/>
      <w:r w:rsidRPr="004B3405">
        <w:t>CCN Responsibilities</w:t>
      </w:r>
      <w:bookmarkEnd w:id="175"/>
      <w:bookmarkEnd w:id="176"/>
      <w:bookmarkEnd w:id="177"/>
      <w:bookmarkEnd w:id="178"/>
    </w:p>
    <w:p w:rsidR="008215D4" w:rsidRDefault="008C6780" w:rsidP="00AA5C32">
      <w:pPr>
        <w:jc w:val="both"/>
        <w:rPr>
          <w:color w:val="000000"/>
        </w:rPr>
      </w:pPr>
      <w:r w:rsidRPr="007E4060">
        <w:rPr>
          <w:color w:val="000000"/>
        </w:rPr>
        <w:t xml:space="preserve">It is the CCN’s responsibility to ensure accurate and complete </w:t>
      </w:r>
      <w:r>
        <w:rPr>
          <w:color w:val="000000"/>
        </w:rPr>
        <w:t>claims</w:t>
      </w:r>
      <w:r w:rsidRPr="007E4060">
        <w:rPr>
          <w:color w:val="000000"/>
        </w:rPr>
        <w:t xml:space="preserve"> reporting from their providers. </w:t>
      </w:r>
      <w:r>
        <w:rPr>
          <w:color w:val="000000"/>
        </w:rPr>
        <w:t xml:space="preserve"> </w:t>
      </w:r>
    </w:p>
    <w:p w:rsidR="008215D4" w:rsidRDefault="008215D4" w:rsidP="00AA5C32">
      <w:pPr>
        <w:jc w:val="both"/>
        <w:rPr>
          <w:color w:val="000000"/>
        </w:rPr>
      </w:pPr>
    </w:p>
    <w:p w:rsidR="008C6780" w:rsidRPr="00271293" w:rsidRDefault="00271293" w:rsidP="00AA5C32">
      <w:pPr>
        <w:jc w:val="both"/>
      </w:pPr>
      <w:r w:rsidRPr="00271293">
        <w:rPr>
          <w:rStyle w:val="normal005f005fchar1char1"/>
        </w:rPr>
        <w:t>The CCN shall maintain an automated Management Information System (MIS), hereafter referred to as System, which accepts provider claims, verifies eligibility, validates prior authorization, preprocesses, and submits claims data to DHH’s FI that complies with DHH and federal reporting requirements. The CCN shall ensure that its System meets the requirements of th</w:t>
      </w:r>
      <w:r w:rsidR="002A0896">
        <w:rPr>
          <w:rStyle w:val="normal005f005fchar1char1"/>
        </w:rPr>
        <w:t>e</w:t>
      </w:r>
      <w:r w:rsidRPr="00271293">
        <w:rPr>
          <w:rStyle w:val="normal005f005fchar1char1"/>
        </w:rPr>
        <w:t xml:space="preserve"> RFP and all applicable state and federal laws, rules and regulations, including Medicaid confidentiality and HIPAA and American Recovery and Reinvestment Act (ARRA) privacy and security requirements.  </w:t>
      </w:r>
    </w:p>
    <w:p w:rsidR="0017787E" w:rsidRDefault="0017787E" w:rsidP="00AA5C32">
      <w:pPr>
        <w:pStyle w:val="Heading2"/>
        <w:jc w:val="both"/>
      </w:pPr>
      <w:bookmarkStart w:id="179" w:name="_Toc269378479"/>
    </w:p>
    <w:p w:rsidR="008C6780" w:rsidRPr="00944BFB" w:rsidRDefault="008C6780" w:rsidP="00AA5C32">
      <w:pPr>
        <w:pStyle w:val="Heading2"/>
        <w:jc w:val="both"/>
      </w:pPr>
      <w:bookmarkStart w:id="180" w:name="_Toc323018235"/>
      <w:r w:rsidRPr="00944BFB">
        <w:t>Claims Preprocessing</w:t>
      </w:r>
      <w:bookmarkEnd w:id="179"/>
      <w:bookmarkEnd w:id="180"/>
      <w:r w:rsidRPr="00944BFB">
        <w:t xml:space="preserve"> </w:t>
      </w:r>
    </w:p>
    <w:p w:rsidR="008C6780" w:rsidRPr="00B738DE" w:rsidRDefault="00B738DE" w:rsidP="00AA5C32">
      <w:pPr>
        <w:jc w:val="both"/>
        <w:rPr>
          <w:rStyle w:val="normalchar1"/>
        </w:rPr>
      </w:pPr>
      <w:r w:rsidRPr="00B738DE">
        <w:rPr>
          <w:szCs w:val="24"/>
        </w:rPr>
        <w:t xml:space="preserve">As it relates to the CCN Program, is the processing of all claims by a CCN for services provided to CCN members by Medicaid providers to verify service authorizations and ensure only clean claims are submitted to the FI for payment. </w:t>
      </w:r>
      <w:r w:rsidR="008C6780" w:rsidRPr="00B738DE">
        <w:rPr>
          <w:rStyle w:val="normalchar1"/>
        </w:rPr>
        <w:t>Preprocessing will include</w:t>
      </w:r>
      <w:r w:rsidR="005B6AF6" w:rsidRPr="00B738DE">
        <w:rPr>
          <w:rStyle w:val="normalchar1"/>
        </w:rPr>
        <w:t xml:space="preserve">, but not be limited to </w:t>
      </w:r>
      <w:r w:rsidR="008C6780" w:rsidRPr="00B738DE">
        <w:rPr>
          <w:rStyle w:val="normalchar1"/>
        </w:rPr>
        <w:t>the following steps:</w:t>
      </w:r>
    </w:p>
    <w:p w:rsidR="008C6780" w:rsidRPr="000A30A4" w:rsidRDefault="008C6780" w:rsidP="00AA5C32">
      <w:pPr>
        <w:jc w:val="both"/>
        <w:rPr>
          <w:rStyle w:val="normalchar1"/>
        </w:rPr>
      </w:pPr>
    </w:p>
    <w:p w:rsidR="008C6780" w:rsidRDefault="008C6780" w:rsidP="00AA5C32">
      <w:pPr>
        <w:pStyle w:val="Normal1"/>
        <w:numPr>
          <w:ilvl w:val="0"/>
          <w:numId w:val="24"/>
        </w:numPr>
        <w:spacing w:after="0"/>
        <w:jc w:val="both"/>
        <w:rPr>
          <w:color w:val="000000"/>
        </w:rPr>
      </w:pPr>
      <w:r w:rsidRPr="001F541E">
        <w:rPr>
          <w:color w:val="000000"/>
        </w:rPr>
        <w:t>Receipt of paper and EDI claims from providers</w:t>
      </w:r>
    </w:p>
    <w:p w:rsidR="00646194" w:rsidRPr="001F541E" w:rsidRDefault="00646194" w:rsidP="00AA5C32">
      <w:pPr>
        <w:pStyle w:val="Normal1"/>
        <w:numPr>
          <w:ilvl w:val="0"/>
          <w:numId w:val="24"/>
        </w:numPr>
        <w:spacing w:after="0"/>
        <w:jc w:val="both"/>
        <w:rPr>
          <w:color w:val="000000"/>
        </w:rPr>
      </w:pPr>
      <w:r>
        <w:rPr>
          <w:color w:val="000000"/>
        </w:rPr>
        <w:t>Receipt of paper attachments necessary to substantiate a claim, if necessary</w:t>
      </w:r>
    </w:p>
    <w:p w:rsidR="008C6780" w:rsidRPr="001F541E" w:rsidRDefault="008C6780" w:rsidP="00AA5C32">
      <w:pPr>
        <w:pStyle w:val="Normal1"/>
        <w:numPr>
          <w:ilvl w:val="0"/>
          <w:numId w:val="24"/>
        </w:numPr>
        <w:spacing w:after="0"/>
        <w:jc w:val="both"/>
        <w:rPr>
          <w:color w:val="000000"/>
        </w:rPr>
      </w:pPr>
      <w:r w:rsidRPr="001F541E">
        <w:rPr>
          <w:color w:val="000000"/>
        </w:rPr>
        <w:t xml:space="preserve">Claims imaging, Image indexing, OCR and archiving </w:t>
      </w:r>
    </w:p>
    <w:p w:rsidR="008C6780" w:rsidRDefault="008C6780" w:rsidP="00AA5C32">
      <w:pPr>
        <w:pStyle w:val="Normal1"/>
        <w:numPr>
          <w:ilvl w:val="0"/>
          <w:numId w:val="24"/>
        </w:numPr>
        <w:spacing w:after="0"/>
        <w:jc w:val="both"/>
        <w:rPr>
          <w:color w:val="000000"/>
        </w:rPr>
      </w:pPr>
      <w:r w:rsidRPr="001F541E">
        <w:rPr>
          <w:color w:val="000000"/>
        </w:rPr>
        <w:t xml:space="preserve">Claims data capture </w:t>
      </w:r>
    </w:p>
    <w:p w:rsidR="0056334E" w:rsidRPr="001F541E" w:rsidRDefault="0056334E" w:rsidP="00AA5C32">
      <w:pPr>
        <w:pStyle w:val="Normal1"/>
        <w:numPr>
          <w:ilvl w:val="0"/>
          <w:numId w:val="24"/>
        </w:numPr>
        <w:spacing w:after="0"/>
        <w:jc w:val="both"/>
        <w:rPr>
          <w:color w:val="000000"/>
        </w:rPr>
      </w:pPr>
      <w:r>
        <w:rPr>
          <w:color w:val="000000"/>
        </w:rPr>
        <w:t>Validation of eligibility</w:t>
      </w:r>
    </w:p>
    <w:p w:rsidR="008C6780" w:rsidRPr="001F541E" w:rsidRDefault="008C6780" w:rsidP="00AA5C32">
      <w:pPr>
        <w:pStyle w:val="Normal1"/>
        <w:numPr>
          <w:ilvl w:val="0"/>
          <w:numId w:val="24"/>
        </w:numPr>
        <w:spacing w:after="0"/>
        <w:jc w:val="both"/>
        <w:rPr>
          <w:color w:val="000000"/>
        </w:rPr>
      </w:pPr>
      <w:r w:rsidRPr="001F541E">
        <w:rPr>
          <w:color w:val="000000"/>
        </w:rPr>
        <w:t>Validation of prior authorization number</w:t>
      </w:r>
    </w:p>
    <w:p w:rsidR="008C6780" w:rsidRPr="001F541E" w:rsidRDefault="008C6780" w:rsidP="00AA5C32">
      <w:pPr>
        <w:pStyle w:val="Normal1"/>
        <w:numPr>
          <w:ilvl w:val="0"/>
          <w:numId w:val="24"/>
        </w:numPr>
        <w:spacing w:after="0"/>
        <w:jc w:val="both"/>
        <w:rPr>
          <w:color w:val="000000"/>
        </w:rPr>
      </w:pPr>
      <w:r w:rsidRPr="001F541E">
        <w:rPr>
          <w:color w:val="000000"/>
        </w:rPr>
        <w:t xml:space="preserve">Validation that visits do not exceed the number authorized or allowed by the CCN </w:t>
      </w:r>
    </w:p>
    <w:p w:rsidR="008C6780" w:rsidRPr="001F541E" w:rsidRDefault="008C6780" w:rsidP="00AA5C32">
      <w:pPr>
        <w:pStyle w:val="Normal1"/>
        <w:numPr>
          <w:ilvl w:val="0"/>
          <w:numId w:val="24"/>
        </w:numPr>
        <w:spacing w:after="0"/>
        <w:jc w:val="both"/>
        <w:rPr>
          <w:color w:val="000000"/>
        </w:rPr>
      </w:pPr>
      <w:r w:rsidRPr="001F541E">
        <w:rPr>
          <w:color w:val="000000"/>
        </w:rPr>
        <w:t>Generation of a</w:t>
      </w:r>
      <w:r w:rsidR="00D20FE4">
        <w:rPr>
          <w:color w:val="000000"/>
        </w:rPr>
        <w:t xml:space="preserve"> claims </w:t>
      </w:r>
      <w:r w:rsidRPr="001F541E">
        <w:rPr>
          <w:color w:val="000000"/>
        </w:rPr>
        <w:t>internal control number (ICN)</w:t>
      </w:r>
    </w:p>
    <w:p w:rsidR="008C6780" w:rsidRDefault="008C6780" w:rsidP="00AA5C32">
      <w:pPr>
        <w:jc w:val="both"/>
        <w:rPr>
          <w:color w:val="4D4D4D"/>
        </w:rPr>
      </w:pPr>
    </w:p>
    <w:p w:rsidR="009B7B0A" w:rsidRPr="000A30A4" w:rsidRDefault="009B7B0A" w:rsidP="00AA5C32">
      <w:pPr>
        <w:pStyle w:val="Heading2"/>
        <w:jc w:val="both"/>
      </w:pPr>
      <w:bookmarkStart w:id="181" w:name="_Toc323018236"/>
      <w:r>
        <w:t>Claims Submission</w:t>
      </w:r>
      <w:bookmarkEnd w:id="181"/>
      <w:r>
        <w:t xml:space="preserve"> </w:t>
      </w:r>
    </w:p>
    <w:p w:rsidR="008C6780" w:rsidRDefault="00B738DE" w:rsidP="00AA5C32">
      <w:pPr>
        <w:jc w:val="both"/>
        <w:rPr>
          <w:rStyle w:val="normalchar1"/>
        </w:rPr>
      </w:pPr>
      <w:r w:rsidRPr="00B738DE">
        <w:rPr>
          <w:rStyle w:val="normalchar1"/>
          <w:rFonts w:eastAsia="Calibri"/>
        </w:rPr>
        <w:t>The CCN must accept and preprocess claims within two (2) business days of receipt.  Preprocessed approved c</w:t>
      </w:r>
      <w:r w:rsidRPr="00B738DE">
        <w:t xml:space="preserve">laims will be paid on a fee-for-service (FFS) basis by DHH. </w:t>
      </w:r>
      <w:r w:rsidR="008C6780" w:rsidRPr="00B738DE">
        <w:rPr>
          <w:rStyle w:val="normalchar1"/>
        </w:rPr>
        <w:t xml:space="preserve">The ICN should reflect the Julian date that the claim was preprocessed. </w:t>
      </w:r>
      <w:r w:rsidR="00490060" w:rsidRPr="00B738DE">
        <w:rPr>
          <w:rStyle w:val="normalchar1"/>
        </w:rPr>
        <w:t xml:space="preserve"> </w:t>
      </w:r>
    </w:p>
    <w:p w:rsidR="00600473" w:rsidRDefault="00600473" w:rsidP="00AA5C32">
      <w:pPr>
        <w:jc w:val="both"/>
        <w:rPr>
          <w:rStyle w:val="normalchar1"/>
        </w:rPr>
      </w:pPr>
    </w:p>
    <w:p w:rsidR="00600473" w:rsidRDefault="00600473" w:rsidP="00AA5C32">
      <w:pPr>
        <w:jc w:val="both"/>
        <w:rPr>
          <w:rStyle w:val="normalchar1"/>
        </w:rPr>
      </w:pPr>
    </w:p>
    <w:p w:rsidR="00E04E0D" w:rsidRDefault="00600473">
      <w:pPr>
        <w:pStyle w:val="Heading2"/>
      </w:pPr>
      <w:bookmarkStart w:id="182" w:name="_Toc323018237"/>
      <w:r>
        <w:t>Twenty-four (24) Month Claims History</w:t>
      </w:r>
      <w:bookmarkEnd w:id="182"/>
    </w:p>
    <w:p w:rsidR="00600473" w:rsidRDefault="00600473" w:rsidP="00477BA2"/>
    <w:p w:rsidR="00600473" w:rsidRDefault="00600473" w:rsidP="00477BA2">
      <w:r>
        <w:t>The 24 months claims histor</w:t>
      </w:r>
      <w:r w:rsidR="00697483">
        <w:t xml:space="preserve">ical </w:t>
      </w:r>
      <w:r>
        <w:t>file format is located in Appendix D under the heading Claim Detail (File CCN-W-010).  This file will be sent for each recipient at the onset of enrollment into the CCN, and then on a weekly basis.</w:t>
      </w:r>
    </w:p>
    <w:p w:rsidR="00600473" w:rsidRDefault="00600473" w:rsidP="00477BA2"/>
    <w:p w:rsidR="00697483" w:rsidRDefault="00600473" w:rsidP="00697483">
      <w:pPr>
        <w:pStyle w:val="Heading2"/>
        <w:rPr>
          <w:rStyle w:val="normalchar1"/>
          <w:sz w:val="28"/>
        </w:rPr>
      </w:pPr>
      <w:bookmarkStart w:id="183" w:name="_Toc323018238"/>
      <w:r w:rsidRPr="00600473">
        <w:rPr>
          <w:rStyle w:val="normalchar1"/>
          <w:sz w:val="28"/>
        </w:rPr>
        <w:lastRenderedPageBreak/>
        <w:t>Batch Submissions</w:t>
      </w:r>
      <w:bookmarkEnd w:id="183"/>
    </w:p>
    <w:p w:rsidR="00E04E0D" w:rsidRDefault="00E04E0D"/>
    <w:p w:rsidR="00770B0E" w:rsidRDefault="00770B0E" w:rsidP="00770B0E">
      <w:r>
        <w:t xml:space="preserve">The </w:t>
      </w:r>
      <w:r w:rsidR="00FA70B4">
        <w:t xml:space="preserve">BAYOU HEALTH Shared Plan </w:t>
      </w:r>
      <w:r>
        <w:t xml:space="preserve">may submit batch </w:t>
      </w:r>
      <w:r w:rsidR="00FA70B4">
        <w:t>claims</w:t>
      </w:r>
      <w:r>
        <w:t>, up to 99 files per day.  Batch encounters maximum recommended file size is 25 MB.</w:t>
      </w:r>
    </w:p>
    <w:p w:rsidR="00D810A3" w:rsidRDefault="00D810A3" w:rsidP="00770B0E"/>
    <w:p w:rsidR="009D15AF" w:rsidRPr="00F2419E" w:rsidRDefault="00D810A3" w:rsidP="009D15AF">
      <w:r>
        <w:t>Using the Molina Bulletin Board System (BBS) to submit production claims; the Shared plans may use these</w:t>
      </w:r>
      <w:r w:rsidR="009D15AF">
        <w:t xml:space="preserve"> DID (direct inward dial)</w:t>
      </w:r>
      <w:r>
        <w:t xml:space="preserve"> phone numbers</w:t>
      </w:r>
      <w:r w:rsidR="009D15AF" w:rsidRPr="00F2419E">
        <w:t>.  Either number can be dialed and it will roll over to the other if not busy.</w:t>
      </w:r>
    </w:p>
    <w:p w:rsidR="009D15AF" w:rsidRPr="00F2419E" w:rsidRDefault="009D15AF" w:rsidP="009D15AF"/>
    <w:p w:rsidR="009D15AF" w:rsidRPr="00F2419E" w:rsidRDefault="009D15AF" w:rsidP="009D15AF">
      <w:pPr>
        <w:ind w:firstLine="720"/>
      </w:pPr>
      <w:r w:rsidRPr="00F2419E">
        <w:t>The new DIDs are 225</w:t>
      </w:r>
      <w:r w:rsidR="00F2419E">
        <w:t>-</w:t>
      </w:r>
      <w:r w:rsidRPr="00F2419E">
        <w:t>216</w:t>
      </w:r>
      <w:r w:rsidR="00F2419E">
        <w:t>-</w:t>
      </w:r>
      <w:r w:rsidRPr="00F2419E">
        <w:t>6410 and 225</w:t>
      </w:r>
      <w:r w:rsidR="00F2419E">
        <w:t>-</w:t>
      </w:r>
      <w:r w:rsidRPr="00F2419E">
        <w:t>216</w:t>
      </w:r>
      <w:r w:rsidR="00F2419E">
        <w:t>-</w:t>
      </w:r>
      <w:r w:rsidRPr="00F2419E">
        <w:t>6411.</w:t>
      </w:r>
    </w:p>
    <w:p w:rsidR="009D15AF" w:rsidRPr="00F2419E" w:rsidRDefault="009D15AF" w:rsidP="00770B0E"/>
    <w:p w:rsidR="005B2F65" w:rsidRPr="00F2419E" w:rsidRDefault="005B2F65" w:rsidP="00770B0E">
      <w:r w:rsidRPr="00F2419E">
        <w:t>Files should be sorted and separated in the following manner:</w:t>
      </w:r>
    </w:p>
    <w:p w:rsidR="009C3F77" w:rsidRPr="00F2419E" w:rsidRDefault="009C3F77" w:rsidP="009C3F77"/>
    <w:p w:rsidR="009C3F77" w:rsidRDefault="009C3F77" w:rsidP="009C3F77"/>
    <w:tbl>
      <w:tblPr>
        <w:tblW w:w="0" w:type="auto"/>
        <w:tblCellMar>
          <w:left w:w="0" w:type="dxa"/>
          <w:right w:w="0" w:type="dxa"/>
        </w:tblCellMar>
        <w:tblLook w:val="04A0" w:firstRow="1" w:lastRow="0" w:firstColumn="1" w:lastColumn="0" w:noHBand="0" w:noVBand="1"/>
      </w:tblPr>
      <w:tblGrid>
        <w:gridCol w:w="1420"/>
        <w:gridCol w:w="1224"/>
        <w:gridCol w:w="3713"/>
        <w:gridCol w:w="1339"/>
        <w:gridCol w:w="1880"/>
      </w:tblGrid>
      <w:tr w:rsidR="009C3F77" w:rsidRPr="00431F46" w:rsidTr="00F2419E">
        <w:trPr>
          <w:trHeight w:val="208"/>
        </w:trPr>
        <w:tc>
          <w:tcPr>
            <w:tcW w:w="14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C3F77" w:rsidRPr="00F2419E" w:rsidRDefault="00EB0804" w:rsidP="00AD2060">
            <w:pPr>
              <w:pStyle w:val="Default"/>
              <w:rPr>
                <w:rFonts w:asciiTheme="minorHAnsi" w:hAnsiTheme="minorHAnsi"/>
                <w:sz w:val="20"/>
                <w:szCs w:val="20"/>
              </w:rPr>
            </w:pPr>
            <w:r w:rsidRPr="00F2419E">
              <w:rPr>
                <w:rFonts w:asciiTheme="minorHAnsi" w:hAnsiTheme="minorHAnsi"/>
                <w:sz w:val="20"/>
                <w:szCs w:val="20"/>
              </w:rPr>
              <w:t xml:space="preserve">Transaction </w:t>
            </w:r>
          </w:p>
        </w:tc>
        <w:tc>
          <w:tcPr>
            <w:tcW w:w="122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Claim Type </w:t>
            </w:r>
          </w:p>
        </w:tc>
        <w:tc>
          <w:tcPr>
            <w:tcW w:w="37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Name </w:t>
            </w:r>
          </w:p>
        </w:tc>
        <w:tc>
          <w:tcPr>
            <w:tcW w:w="133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File Extension </w:t>
            </w:r>
          </w:p>
        </w:tc>
        <w:tc>
          <w:tcPr>
            <w:tcW w:w="18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Sample file name </w:t>
            </w:r>
          </w:p>
        </w:tc>
      </w:tr>
      <w:tr w:rsidR="009C3F77" w:rsidRPr="00431F46" w:rsidTr="00F2419E">
        <w:trPr>
          <w:trHeight w:val="207"/>
        </w:trPr>
        <w:tc>
          <w:tcPr>
            <w:tcW w:w="14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837P </w:t>
            </w:r>
          </w:p>
        </w:tc>
        <w:tc>
          <w:tcPr>
            <w:tcW w:w="1224"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04 </w:t>
            </w:r>
          </w:p>
        </w:tc>
        <w:tc>
          <w:tcPr>
            <w:tcW w:w="3713"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Physician, Pediatric Day Health Care </w:t>
            </w:r>
            <w:r w:rsidRPr="00F2419E">
              <w:rPr>
                <w:rFonts w:asciiTheme="minorHAnsi" w:hAnsiTheme="minorHAnsi"/>
                <w:color w:val="1F497D"/>
                <w:sz w:val="20"/>
                <w:szCs w:val="20"/>
              </w:rPr>
              <w:t xml:space="preserve">Professional Identify all 837P </w:t>
            </w:r>
            <w:r w:rsidRPr="00F2419E">
              <w:rPr>
                <w:rFonts w:asciiTheme="minorHAnsi" w:hAnsiTheme="minorHAnsi"/>
                <w:color w:val="365F91"/>
                <w:sz w:val="20"/>
                <w:szCs w:val="20"/>
              </w:rPr>
              <w:t>claims including EPSDT services, and</w:t>
            </w:r>
            <w:r w:rsidRPr="00F2419E">
              <w:rPr>
                <w:rFonts w:asciiTheme="minorHAnsi" w:hAnsiTheme="minorHAnsi"/>
                <w:color w:val="1F497D"/>
                <w:sz w:val="20"/>
                <w:szCs w:val="20"/>
              </w:rPr>
              <w:t xml:space="preserve"> excluding Rehab.</w:t>
            </w:r>
          </w:p>
        </w:tc>
        <w:tc>
          <w:tcPr>
            <w:tcW w:w="1339"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PHY </w:t>
            </w:r>
          </w:p>
        </w:tc>
        <w:tc>
          <w:tcPr>
            <w:tcW w:w="1880"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H4599999.PHY </w:t>
            </w:r>
          </w:p>
        </w:tc>
      </w:tr>
      <w:tr w:rsidR="009C3F77" w:rsidRPr="00431F46" w:rsidTr="00F2419E">
        <w:trPr>
          <w:trHeight w:val="113"/>
        </w:trPr>
        <w:tc>
          <w:tcPr>
            <w:tcW w:w="14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837P </w:t>
            </w:r>
          </w:p>
        </w:tc>
        <w:tc>
          <w:tcPr>
            <w:tcW w:w="1224"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05 </w:t>
            </w:r>
          </w:p>
        </w:tc>
        <w:tc>
          <w:tcPr>
            <w:tcW w:w="3713"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color w:val="1F497D"/>
                <w:sz w:val="20"/>
                <w:szCs w:val="20"/>
              </w:rPr>
            </w:pPr>
            <w:r w:rsidRPr="00F2419E">
              <w:rPr>
                <w:rFonts w:asciiTheme="minorHAnsi" w:hAnsiTheme="minorHAnsi"/>
                <w:sz w:val="20"/>
                <w:szCs w:val="20"/>
              </w:rPr>
              <w:t xml:space="preserve">Rehabilitation </w:t>
            </w:r>
            <w:r w:rsidRPr="00F2419E">
              <w:rPr>
                <w:rFonts w:asciiTheme="minorHAnsi" w:hAnsiTheme="minorHAnsi"/>
                <w:b/>
                <w:bCs/>
                <w:color w:val="FF0000"/>
                <w:sz w:val="20"/>
                <w:szCs w:val="20"/>
              </w:rPr>
              <w:t>Provider Type=65, 59</w:t>
            </w:r>
          </w:p>
        </w:tc>
        <w:tc>
          <w:tcPr>
            <w:tcW w:w="1339"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REH </w:t>
            </w:r>
          </w:p>
        </w:tc>
        <w:tc>
          <w:tcPr>
            <w:tcW w:w="1880"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H4599999.REH </w:t>
            </w:r>
          </w:p>
        </w:tc>
      </w:tr>
      <w:tr w:rsidR="009C3F77" w:rsidRPr="00431F46" w:rsidTr="00F2419E">
        <w:trPr>
          <w:trHeight w:val="113"/>
        </w:trPr>
        <w:tc>
          <w:tcPr>
            <w:tcW w:w="14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837I </w:t>
            </w:r>
          </w:p>
        </w:tc>
        <w:tc>
          <w:tcPr>
            <w:tcW w:w="1224"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01 &amp; 03 </w:t>
            </w:r>
          </w:p>
        </w:tc>
        <w:tc>
          <w:tcPr>
            <w:tcW w:w="3713"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rPr>
                <w:rFonts w:asciiTheme="minorHAnsi" w:eastAsiaTheme="minorHAnsi" w:hAnsiTheme="minorHAnsi" w:cs="Times New Roman"/>
                <w:color w:val="1F497D"/>
                <w:sz w:val="20"/>
                <w:szCs w:val="20"/>
              </w:rPr>
            </w:pPr>
            <w:r w:rsidRPr="00F2419E">
              <w:rPr>
                <w:rFonts w:asciiTheme="minorHAnsi" w:hAnsiTheme="minorHAnsi"/>
                <w:sz w:val="20"/>
                <w:szCs w:val="20"/>
              </w:rPr>
              <w:t xml:space="preserve">Hospital IP/OP </w:t>
            </w:r>
            <w:r w:rsidRPr="00F2419E">
              <w:rPr>
                <w:rFonts w:asciiTheme="minorHAnsi" w:hAnsiTheme="minorHAnsi"/>
                <w:color w:val="1F497D"/>
                <w:sz w:val="20"/>
                <w:szCs w:val="20"/>
              </w:rPr>
              <w:t>Inpatient: Identify by Place of Service:  1st 2 digits of Bill Type =11 or 12.</w:t>
            </w:r>
          </w:p>
          <w:p w:rsidR="009C3F77" w:rsidRPr="00F2419E" w:rsidRDefault="00EB0804">
            <w:pPr>
              <w:pStyle w:val="Default"/>
              <w:rPr>
                <w:rFonts w:asciiTheme="minorHAnsi" w:hAnsiTheme="minorHAnsi"/>
                <w:sz w:val="20"/>
                <w:szCs w:val="20"/>
              </w:rPr>
            </w:pPr>
            <w:r w:rsidRPr="00F2419E">
              <w:rPr>
                <w:rFonts w:asciiTheme="minorHAnsi" w:hAnsiTheme="minorHAnsi"/>
                <w:color w:val="1F497D"/>
                <w:sz w:val="20"/>
                <w:szCs w:val="20"/>
              </w:rPr>
              <w:t>Outpatient:  Identify by Place of Service:  1st 2 digits of Bill Type = 13, 14 or 72</w:t>
            </w:r>
          </w:p>
        </w:tc>
        <w:tc>
          <w:tcPr>
            <w:tcW w:w="1339"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UB9 </w:t>
            </w:r>
          </w:p>
        </w:tc>
        <w:tc>
          <w:tcPr>
            <w:tcW w:w="1880"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H4599999.UB9 </w:t>
            </w:r>
          </w:p>
        </w:tc>
      </w:tr>
      <w:tr w:rsidR="009C3F77" w:rsidRPr="00431F46" w:rsidTr="00F2419E">
        <w:trPr>
          <w:trHeight w:val="113"/>
        </w:trPr>
        <w:tc>
          <w:tcPr>
            <w:tcW w:w="14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837I </w:t>
            </w:r>
          </w:p>
        </w:tc>
        <w:tc>
          <w:tcPr>
            <w:tcW w:w="1224"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06 </w:t>
            </w:r>
          </w:p>
        </w:tc>
        <w:tc>
          <w:tcPr>
            <w:tcW w:w="3713"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Home Health </w:t>
            </w:r>
            <w:r w:rsidRPr="00F2419E">
              <w:rPr>
                <w:rFonts w:asciiTheme="minorHAnsi" w:hAnsiTheme="minorHAnsi"/>
                <w:color w:val="1F497D"/>
                <w:sz w:val="20"/>
                <w:szCs w:val="20"/>
              </w:rPr>
              <w:t>Bill Type 1st 2 digits of Bill Type=33</w:t>
            </w:r>
          </w:p>
        </w:tc>
        <w:tc>
          <w:tcPr>
            <w:tcW w:w="1339"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HOM </w:t>
            </w:r>
          </w:p>
        </w:tc>
        <w:tc>
          <w:tcPr>
            <w:tcW w:w="1880" w:type="dxa"/>
            <w:tcBorders>
              <w:top w:val="nil"/>
              <w:left w:val="nil"/>
              <w:bottom w:val="single" w:sz="8" w:space="0" w:color="auto"/>
              <w:right w:val="single" w:sz="8" w:space="0" w:color="auto"/>
            </w:tcBorders>
            <w:tcMar>
              <w:top w:w="0" w:type="dxa"/>
              <w:left w:w="108" w:type="dxa"/>
              <w:bottom w:w="0" w:type="dxa"/>
              <w:right w:w="108" w:type="dxa"/>
            </w:tcMar>
            <w:hideMark/>
          </w:tcPr>
          <w:p w:rsidR="009C3F77" w:rsidRPr="00F2419E" w:rsidRDefault="00EB0804">
            <w:pPr>
              <w:pStyle w:val="Default"/>
              <w:rPr>
                <w:rFonts w:asciiTheme="minorHAnsi" w:hAnsiTheme="minorHAnsi"/>
                <w:sz w:val="20"/>
                <w:szCs w:val="20"/>
              </w:rPr>
            </w:pPr>
            <w:r w:rsidRPr="00F2419E">
              <w:rPr>
                <w:rFonts w:asciiTheme="minorHAnsi" w:hAnsiTheme="minorHAnsi"/>
                <w:sz w:val="20"/>
                <w:szCs w:val="20"/>
              </w:rPr>
              <w:t xml:space="preserve">H4599999.HOM </w:t>
            </w:r>
          </w:p>
        </w:tc>
      </w:tr>
    </w:tbl>
    <w:p w:rsidR="009C3F77" w:rsidRDefault="009C3F77" w:rsidP="009C3F77">
      <w:pPr>
        <w:rPr>
          <w:rFonts w:ascii="Calibri" w:eastAsiaTheme="minorHAnsi" w:hAnsi="Calibri"/>
        </w:rPr>
      </w:pPr>
    </w:p>
    <w:p w:rsidR="009C3F77" w:rsidRDefault="009C3F77" w:rsidP="009C3F77">
      <w:pPr>
        <w:rPr>
          <w:color w:val="1F497D"/>
        </w:rPr>
      </w:pPr>
    </w:p>
    <w:p w:rsidR="005B2F65" w:rsidRDefault="005B2F65" w:rsidP="00770B0E"/>
    <w:p w:rsidR="00D810A3" w:rsidRDefault="00D810A3" w:rsidP="00770B0E"/>
    <w:p w:rsidR="00BB5660" w:rsidRDefault="00BB5660"/>
    <w:p w:rsidR="00BB5660" w:rsidRDefault="00BB5660" w:rsidP="00BB5660">
      <w:pPr>
        <w:pStyle w:val="Heading2"/>
        <w:rPr>
          <w:rStyle w:val="normalchar1"/>
          <w:sz w:val="28"/>
        </w:rPr>
      </w:pPr>
      <w:bookmarkStart w:id="184" w:name="_Toc323018239"/>
      <w:r>
        <w:rPr>
          <w:rStyle w:val="normalchar1"/>
          <w:sz w:val="28"/>
        </w:rPr>
        <w:t>834 Race/Ethnicity Codes</w:t>
      </w:r>
      <w:bookmarkEnd w:id="184"/>
    </w:p>
    <w:p w:rsidR="00BB5660" w:rsidRDefault="00BB5660">
      <w:pPr>
        <w:rPr>
          <w:rStyle w:val="normalchar1"/>
          <w:sz w:val="28"/>
        </w:rPr>
      </w:pPr>
    </w:p>
    <w:p w:rsidR="00BB5660" w:rsidRDefault="00BB5660" w:rsidP="00BB5660">
      <w:r>
        <w:t>The Louisiana specific race/ethnicity codes have been mapped to the National 834 codes.  CCNs are to pay particular attention to this section of the 834 Companion Guide, as you are required to crosswalk codes based on that instruction.</w:t>
      </w:r>
    </w:p>
    <w:p w:rsidR="00BB5660" w:rsidRDefault="00BB5660"/>
    <w:p w:rsidR="00122B87" w:rsidRDefault="00122B87" w:rsidP="00477BA2">
      <w:pPr>
        <w:pStyle w:val="SectionStart"/>
        <w:rPr>
          <w:rStyle w:val="normalchar1"/>
        </w:rPr>
      </w:pPr>
    </w:p>
    <w:p w:rsidR="00122B87" w:rsidRDefault="00122B87" w:rsidP="00477BA2">
      <w:pPr>
        <w:pStyle w:val="Heading1"/>
      </w:pPr>
      <w:bookmarkStart w:id="185" w:name="_Toc269369388"/>
      <w:bookmarkStart w:id="186" w:name="_Toc323018240"/>
      <w:r>
        <w:t>Transaction Set Supplemental Instructions</w:t>
      </w:r>
      <w:bookmarkEnd w:id="185"/>
      <w:bookmarkEnd w:id="186"/>
    </w:p>
    <w:p w:rsidR="008C6780" w:rsidRDefault="008C6780" w:rsidP="00477BA2">
      <w:pPr>
        <w:rPr>
          <w:rStyle w:val="normalchar1"/>
        </w:rPr>
      </w:pPr>
    </w:p>
    <w:p w:rsidR="00122B87" w:rsidRDefault="00122B87" w:rsidP="00AA5C32">
      <w:pPr>
        <w:pStyle w:val="Heading2"/>
        <w:jc w:val="both"/>
      </w:pPr>
      <w:bookmarkStart w:id="187" w:name="_Toc269369389"/>
      <w:bookmarkStart w:id="188" w:name="_Toc49327741"/>
      <w:bookmarkStart w:id="189" w:name="_Toc323018241"/>
      <w:r>
        <w:t>Introduction</w:t>
      </w:r>
      <w:bookmarkEnd w:id="187"/>
      <w:bookmarkEnd w:id="188"/>
      <w:bookmarkEnd w:id="189"/>
    </w:p>
    <w:p w:rsidR="00122B87" w:rsidRDefault="00122B87" w:rsidP="00AA5C32">
      <w:pPr>
        <w:jc w:val="both"/>
        <w:rPr>
          <w:color w:val="000000"/>
        </w:rPr>
      </w:pPr>
      <w:r>
        <w:t>The HIPAA transaction and code set regulation requires that covered entities exchanging specified transactions electronically must do so using the appropriate ANSI ASC X12</w:t>
      </w:r>
      <w:r>
        <w:rPr>
          <w:color w:val="000000"/>
        </w:rPr>
        <w:t xml:space="preserve"> EDI formats. Further, HIPAA has defined how each of these transactions is to be implemented. Implementation instructions are contained in detailed instruction manuals known as implementation guides (IGs). The IGs provide specific instructions on how each loop, segment, and data element in the specified transaction set is used.</w:t>
      </w:r>
    </w:p>
    <w:p w:rsidR="00122B87" w:rsidRDefault="00122B87" w:rsidP="00AA5C32">
      <w:pPr>
        <w:autoSpaceDE w:val="0"/>
        <w:autoSpaceDN w:val="0"/>
        <w:adjustRightInd w:val="0"/>
        <w:jc w:val="both"/>
        <w:rPr>
          <w:color w:val="000000"/>
        </w:rPr>
      </w:pPr>
    </w:p>
    <w:p w:rsidR="00122B87" w:rsidRDefault="00122B87" w:rsidP="00AA5C32">
      <w:pPr>
        <w:autoSpaceDE w:val="0"/>
        <w:autoSpaceDN w:val="0"/>
        <w:adjustRightInd w:val="0"/>
        <w:jc w:val="both"/>
        <w:rPr>
          <w:color w:val="000000"/>
        </w:rPr>
      </w:pPr>
      <w:r>
        <w:rPr>
          <w:color w:val="000000"/>
        </w:rPr>
        <w:t xml:space="preserve">This Guide will not provide detailed instructions on how to map encounters from the Coordinated Care Networks’ systems to the 837 transactions. The 837 IGs contain most of the information needed by the CCNs to complete this mapping. </w:t>
      </w:r>
    </w:p>
    <w:p w:rsidR="00122B87" w:rsidRDefault="00122B87" w:rsidP="00AA5C32">
      <w:pPr>
        <w:autoSpaceDE w:val="0"/>
        <w:autoSpaceDN w:val="0"/>
        <w:adjustRightInd w:val="0"/>
        <w:jc w:val="both"/>
        <w:rPr>
          <w:color w:val="000000"/>
        </w:rPr>
      </w:pPr>
    </w:p>
    <w:p w:rsidR="00122B87" w:rsidRDefault="00B738DE" w:rsidP="00AA5C32">
      <w:pPr>
        <w:pStyle w:val="NormalWeb"/>
        <w:jc w:val="both"/>
        <w:rPr>
          <w:rFonts w:ascii="Arial" w:hAnsi="Arial" w:cs="Arial"/>
          <w:color w:val="auto"/>
          <w:sz w:val="22"/>
        </w:rPr>
      </w:pPr>
      <w:r>
        <w:rPr>
          <w:rFonts w:ascii="Arial" w:hAnsi="Arial" w:cs="Arial"/>
          <w:sz w:val="22"/>
        </w:rPr>
        <w:t>CCNs</w:t>
      </w:r>
      <w:r w:rsidR="00122B87">
        <w:rPr>
          <w:rFonts w:ascii="Arial" w:hAnsi="Arial" w:cs="Arial"/>
          <w:sz w:val="22"/>
        </w:rPr>
        <w:t xml:space="preserve"> shall create their 837 transactions for DHH using the HIPAA IG for Version 5010. </w:t>
      </w:r>
      <w:r w:rsidR="00122B87">
        <w:rPr>
          <w:rFonts w:ascii="Arial" w:hAnsi="Arial" w:cs="Arial"/>
          <w:color w:val="auto"/>
          <w:sz w:val="22"/>
        </w:rPr>
        <w:t>On January 16, 2009, HHS published final rules to adopt updated HIPAA standards; these rules are available at the Federal Register. </w:t>
      </w:r>
    </w:p>
    <w:p w:rsidR="00122B87" w:rsidRDefault="00122B87" w:rsidP="00AA5C32">
      <w:pPr>
        <w:spacing w:before="100" w:beforeAutospacing="1" w:after="100" w:afterAutospacing="1"/>
        <w:jc w:val="both"/>
      </w:pPr>
      <w:r>
        <w:t xml:space="preserve">In one rule, HHS is adopting X12 Version 5010 for HIPAA transactions. For Version 5010, the compliance date for all covered entities is January 1, 2012. </w:t>
      </w:r>
    </w:p>
    <w:p w:rsidR="00122B87" w:rsidRDefault="00122B87" w:rsidP="00AA5C32">
      <w:pPr>
        <w:jc w:val="both"/>
        <w:rPr>
          <w:color w:val="000000"/>
        </w:rPr>
      </w:pPr>
    </w:p>
    <w:p w:rsidR="00122B87" w:rsidRDefault="00122B87" w:rsidP="00AA5C32">
      <w:pPr>
        <w:jc w:val="both"/>
        <w:rPr>
          <w:color w:val="000000"/>
        </w:rPr>
      </w:pPr>
      <w:r>
        <w:rPr>
          <w:color w:val="000000"/>
        </w:rPr>
        <w:t xml:space="preserve">The ANSI ASC X12N 837 (Healthcare Claim Transactions – Institutional, Professional, and Dental) Companion Guide is intended for trading partner use in conjunction with the ANSI ASC X12N National Implementation Guide. The ANSI ASC X12N Implementation Guides can be accessed at </w:t>
      </w:r>
      <w:hyperlink r:id="rId11" w:history="1">
        <w:r w:rsidR="00560FA5" w:rsidRPr="00205B79">
          <w:rPr>
            <w:rStyle w:val="Hyperlink"/>
          </w:rPr>
          <w:t>http://www.wpc-edi.com/content</w:t>
        </w:r>
      </w:hyperlink>
      <w:r>
        <w:rPr>
          <w:color w:val="000000"/>
        </w:rPr>
        <w:t>.</w:t>
      </w:r>
    </w:p>
    <w:p w:rsidR="00560FA5" w:rsidRDefault="00560FA5" w:rsidP="00AA5C32">
      <w:pPr>
        <w:jc w:val="both"/>
        <w:rPr>
          <w:color w:val="000000"/>
        </w:rPr>
      </w:pPr>
    </w:p>
    <w:p w:rsidR="001F20AA" w:rsidRPr="00944BFB" w:rsidRDefault="001F20AA" w:rsidP="00AA5C32">
      <w:pPr>
        <w:pStyle w:val="Heading2"/>
        <w:jc w:val="both"/>
      </w:pPr>
      <w:bookmarkStart w:id="190" w:name="_Toc323018242"/>
      <w:r w:rsidRPr="00944BFB">
        <w:t>File Transfer</w:t>
      </w:r>
      <w:bookmarkEnd w:id="190"/>
    </w:p>
    <w:p w:rsidR="001F20AA" w:rsidRPr="001F20AA" w:rsidRDefault="001F20AA" w:rsidP="00AA5C32">
      <w:pPr>
        <w:pStyle w:val="Normal1"/>
        <w:jc w:val="both"/>
      </w:pPr>
      <w:r>
        <w:t xml:space="preserve">The CCN shall be able to transmit, receive and process data in HIPAA compliant or DHH specific formats and/or methods, including but not limited to, secure File Transfer Protocol (FTP) </w:t>
      </w:r>
      <w:r>
        <w:lastRenderedPageBreak/>
        <w:t>over a secure connection such as a V</w:t>
      </w:r>
      <w:r w:rsidR="009A1CD9">
        <w:t xml:space="preserve">irtual </w:t>
      </w:r>
      <w:r>
        <w:t>P</w:t>
      </w:r>
      <w:r w:rsidR="009A1CD9">
        <w:t xml:space="preserve">rivate </w:t>
      </w:r>
      <w:r>
        <w:t>N</w:t>
      </w:r>
      <w:r w:rsidR="009A1CD9">
        <w:t>etwork (VPN)</w:t>
      </w:r>
      <w:r>
        <w:t xml:space="preserve">, that are in use at the start of the Systems Readiness Review activities. </w:t>
      </w:r>
    </w:p>
    <w:p w:rsidR="00560FA5" w:rsidRDefault="00560FA5" w:rsidP="00AA5C32">
      <w:pPr>
        <w:pStyle w:val="Heading2"/>
        <w:jc w:val="both"/>
      </w:pPr>
      <w:bookmarkStart w:id="191" w:name="_Toc323018243"/>
      <w:r>
        <w:t>Prior Authorization</w:t>
      </w:r>
      <w:bookmarkEnd w:id="191"/>
    </w:p>
    <w:p w:rsidR="00560FA5" w:rsidRPr="007B11CE" w:rsidRDefault="00560FA5" w:rsidP="00AA5C32">
      <w:pPr>
        <w:jc w:val="both"/>
        <w:rPr>
          <w:bCs/>
        </w:rPr>
      </w:pPr>
      <w:r w:rsidRPr="007B11CE">
        <w:t xml:space="preserve">The </w:t>
      </w:r>
      <w:r>
        <w:t xml:space="preserve">CCN-S </w:t>
      </w:r>
      <w:r w:rsidRPr="007B11CE">
        <w:t xml:space="preserve">prior authorization number is to be populated in loop 2300, </w:t>
      </w:r>
      <w:r w:rsidRPr="007B11CE">
        <w:rPr>
          <w:bCs/>
        </w:rPr>
        <w:t>PRIOR AUTHORIZATION OR REFERRAL</w:t>
      </w:r>
      <w:r>
        <w:rPr>
          <w:bCs/>
        </w:rPr>
        <w:t xml:space="preserve"> </w:t>
      </w:r>
      <w:r w:rsidRPr="007B11CE">
        <w:rPr>
          <w:bCs/>
        </w:rPr>
        <w:t xml:space="preserve">NUMBER, </w:t>
      </w:r>
      <w:r w:rsidRPr="007B11CE">
        <w:t>REF02, data element 127. The prior authorization number may not exceed 16 digits and must be in a numeric format. A reference identification qualifier value of G1 is to be used in REF01, data element 128.</w:t>
      </w:r>
    </w:p>
    <w:p w:rsidR="00560FA5" w:rsidRDefault="00560FA5" w:rsidP="00AA5C32">
      <w:pPr>
        <w:jc w:val="both"/>
      </w:pPr>
    </w:p>
    <w:p w:rsidR="00560FA5" w:rsidRDefault="00560FA5" w:rsidP="00AA5C32">
      <w:pPr>
        <w:pStyle w:val="Heading2"/>
        <w:jc w:val="both"/>
      </w:pPr>
      <w:bookmarkStart w:id="192" w:name="_Toc323018244"/>
      <w:r>
        <w:t>Internal Control Number</w:t>
      </w:r>
      <w:bookmarkEnd w:id="192"/>
    </w:p>
    <w:p w:rsidR="00560FA5" w:rsidRDefault="009A1CD9" w:rsidP="00AA5C32">
      <w:pPr>
        <w:jc w:val="both"/>
        <w:rPr>
          <w:rStyle w:val="CommentReference"/>
        </w:rPr>
      </w:pPr>
      <w:r>
        <w:t xml:space="preserve">The </w:t>
      </w:r>
      <w:r w:rsidR="00560FA5">
        <w:t xml:space="preserve">CCN </w:t>
      </w:r>
      <w:r w:rsidR="00560FA5" w:rsidRPr="007B11CE">
        <w:t>ICN is to be populated in loop 2</w:t>
      </w:r>
      <w:r w:rsidR="00770B0E">
        <w:t>4</w:t>
      </w:r>
      <w:r w:rsidR="00560FA5" w:rsidRPr="007B11CE">
        <w:t xml:space="preserve">00, </w:t>
      </w:r>
      <w:r w:rsidR="00770B0E" w:rsidRPr="00163CEE">
        <w:rPr>
          <w:rStyle w:val="CommentReference"/>
          <w:sz w:val="22"/>
          <w:szCs w:val="22"/>
        </w:rPr>
        <w:t>Segment REF02 Qualifier 6R Data Element: Line item control number.</w:t>
      </w:r>
      <w:r w:rsidR="00560FA5" w:rsidDel="00F30575">
        <w:rPr>
          <w:rStyle w:val="CommentReference"/>
        </w:rPr>
        <w:t xml:space="preserve"> </w:t>
      </w:r>
    </w:p>
    <w:p w:rsidR="0028546B" w:rsidRPr="007B11CE" w:rsidRDefault="0028546B" w:rsidP="00AA5C32">
      <w:pPr>
        <w:jc w:val="both"/>
      </w:pPr>
    </w:p>
    <w:p w:rsidR="00122B87" w:rsidRDefault="00122B87" w:rsidP="00AA5C32">
      <w:pPr>
        <w:jc w:val="both"/>
        <w:rPr>
          <w:color w:val="000000"/>
        </w:rPr>
      </w:pPr>
    </w:p>
    <w:p w:rsidR="00122B87" w:rsidRDefault="00122B87" w:rsidP="00AA5C32">
      <w:pPr>
        <w:pStyle w:val="Heading2"/>
        <w:jc w:val="both"/>
        <w:rPr>
          <w:color w:val="000000"/>
          <w:szCs w:val="20"/>
        </w:rPr>
      </w:pPr>
      <w:bookmarkStart w:id="193" w:name="_Toc51376983"/>
      <w:bookmarkStart w:id="194" w:name="_Toc49327742"/>
      <w:bookmarkStart w:id="195" w:name="_Toc48636966"/>
      <w:bookmarkStart w:id="196" w:name="_Toc269369390"/>
      <w:bookmarkStart w:id="197" w:name="_Toc323018245"/>
      <w:r>
        <w:rPr>
          <w:color w:val="000000"/>
        </w:rPr>
        <w:t>Molina Companion Guide</w:t>
      </w:r>
      <w:bookmarkEnd w:id="193"/>
      <w:bookmarkEnd w:id="194"/>
      <w:bookmarkEnd w:id="195"/>
      <w:r>
        <w:rPr>
          <w:color w:val="000000"/>
        </w:rPr>
        <w:t>s and Billing Instructions</w:t>
      </w:r>
      <w:bookmarkEnd w:id="196"/>
      <w:bookmarkEnd w:id="197"/>
    </w:p>
    <w:p w:rsidR="00122B87" w:rsidRDefault="00122B87" w:rsidP="00AA5C32">
      <w:pPr>
        <w:jc w:val="both"/>
      </w:pPr>
      <w:r>
        <w:rPr>
          <w:color w:val="000000"/>
        </w:rPr>
        <w:t xml:space="preserve">Molina, as DHH’s FI, provides Electronic Data Interchange (EDI) services. The EDI validates submission of ANSI X12 format(s). If the file contains syntactical error(s), the segments and elements where the error(s) occurred are reported in a 997 Functional Acknowledgement. The TA1 report is used to report receipt of individual interchange envelopes that contain corrupt data or an invalid trading partner relationship. The FI HIPAA Companion Guides can be found at </w:t>
      </w:r>
      <w:hyperlink r:id="rId12" w:history="1">
        <w:r>
          <w:rPr>
            <w:rStyle w:val="Hyperlink"/>
          </w:rPr>
          <w:t>www.lamedicaid.com</w:t>
        </w:r>
      </w:hyperlink>
      <w:r>
        <w:rPr>
          <w:color w:val="000000"/>
        </w:rPr>
        <w:t xml:space="preserve"> or </w:t>
      </w:r>
      <w:hyperlink r:id="rId13" w:history="1">
        <w:r>
          <w:rPr>
            <w:rStyle w:val="Hyperlink"/>
          </w:rPr>
          <w:t>www.lmmis.com</w:t>
        </w:r>
      </w:hyperlink>
      <w:r>
        <w:rPr>
          <w:color w:val="000000"/>
        </w:rPr>
        <w:t>. Select HIPAA Billing Instructions and Companion Guides from the left hand menu.</w:t>
      </w:r>
    </w:p>
    <w:p w:rsidR="00122B87" w:rsidRDefault="00122B87" w:rsidP="00AA5C32">
      <w:pPr>
        <w:jc w:val="both"/>
        <w:rPr>
          <w:color w:val="0000FF"/>
        </w:rPr>
      </w:pPr>
    </w:p>
    <w:p w:rsidR="00122B87" w:rsidRDefault="00122B87" w:rsidP="00AA5C32">
      <w:pPr>
        <w:pStyle w:val="Heading2"/>
        <w:jc w:val="both"/>
        <w:rPr>
          <w:szCs w:val="20"/>
        </w:rPr>
      </w:pPr>
      <w:bookmarkStart w:id="198" w:name="_Toc269369393"/>
      <w:bookmarkStart w:id="199" w:name="_Toc323018246"/>
      <w:r>
        <w:t>Professional Identifiers</w:t>
      </w:r>
      <w:bookmarkEnd w:id="198"/>
      <w:bookmarkEnd w:id="199"/>
    </w:p>
    <w:p w:rsidR="00122B87" w:rsidRDefault="00122B87" w:rsidP="00AA5C32">
      <w:pPr>
        <w:jc w:val="both"/>
      </w:pPr>
      <w:r>
        <w:t xml:space="preserve">CCNs are required to submit the provider’s NPI, Taxonomy Code and 9-digit zip code in each </w:t>
      </w:r>
      <w:r w:rsidR="00171202">
        <w:t>claim/</w:t>
      </w:r>
      <w:r>
        <w:t>encounter.</w:t>
      </w:r>
    </w:p>
    <w:p w:rsidR="00786029" w:rsidRDefault="00786029" w:rsidP="00AA5C32">
      <w:pPr>
        <w:jc w:val="both"/>
      </w:pPr>
      <w:bookmarkStart w:id="200" w:name="_Toc269369397"/>
    </w:p>
    <w:p w:rsidR="00122B87" w:rsidRDefault="00122B87" w:rsidP="00AA5C32">
      <w:pPr>
        <w:pStyle w:val="Heading2"/>
        <w:jc w:val="both"/>
        <w:rPr>
          <w:szCs w:val="20"/>
        </w:rPr>
      </w:pPr>
      <w:bookmarkStart w:id="201" w:name="_Toc323018247"/>
      <w:r>
        <w:t>Category II CPT Codes</w:t>
      </w:r>
      <w:bookmarkEnd w:id="200"/>
      <w:bookmarkEnd w:id="201"/>
    </w:p>
    <w:p w:rsidR="00122B87" w:rsidRDefault="00122B87" w:rsidP="00AA5C32">
      <w:pPr>
        <w:pStyle w:val="Normal1"/>
        <w:spacing w:after="0"/>
        <w:jc w:val="both"/>
        <w:rPr>
          <w:strike/>
          <w:color w:val="000000"/>
        </w:rPr>
      </w:pPr>
      <w:r>
        <w:rPr>
          <w:color w:val="000000"/>
        </w:rPr>
        <w:t xml:space="preserve">DHH requires the use of applicable Category II CPT </w:t>
      </w:r>
      <w:r w:rsidR="009A1CD9">
        <w:rPr>
          <w:color w:val="000000"/>
        </w:rPr>
        <w:t>C</w:t>
      </w:r>
      <w:r>
        <w:rPr>
          <w:color w:val="000000"/>
        </w:rPr>
        <w:t xml:space="preserve">odes for performance measurement. These codes will facilitate data collection about the quality of care rendered by coding certain services and test results that support nationally established performance measures.  </w:t>
      </w:r>
    </w:p>
    <w:p w:rsidR="00122B87" w:rsidRDefault="00122B87" w:rsidP="00AA5C32">
      <w:pPr>
        <w:pStyle w:val="Normal1"/>
        <w:spacing w:after="0"/>
        <w:jc w:val="both"/>
        <w:rPr>
          <w:color w:val="000000"/>
        </w:rPr>
      </w:pPr>
    </w:p>
    <w:p w:rsidR="00122B87" w:rsidRDefault="00122B87" w:rsidP="00AA5C32">
      <w:pPr>
        <w:pStyle w:val="Normal1"/>
        <w:spacing w:after="0"/>
        <w:jc w:val="both"/>
        <w:rPr>
          <w:color w:val="000000"/>
        </w:rPr>
      </w:pPr>
      <w:r>
        <w:rPr>
          <w:color w:val="000000"/>
        </w:rPr>
        <w:t>On the ASC X12N 837 professional health care claim transaction, Category II CPT codes are submitted in the SV1 "Professional Service" Segment of the 2400 "Service Line" Loop. The data element for the procedure code is SV101-2 "Product/Service ID." Note that it is also necessary to identify in this segment that you are supplying a Category II CPT</w:t>
      </w:r>
      <w:r w:rsidR="0003138D">
        <w:rPr>
          <w:color w:val="000000"/>
        </w:rPr>
        <w:t xml:space="preserve"> </w:t>
      </w:r>
      <w:r>
        <w:rPr>
          <w:color w:val="000000"/>
        </w:rPr>
        <w:t>code by submitting the "HC" code for data element SV101-1. Necessary data elements (or fields) include, but are not necessarily limited to, the following:</w:t>
      </w:r>
    </w:p>
    <w:p w:rsidR="00122B87" w:rsidRDefault="00122B87" w:rsidP="00AA5C32">
      <w:pPr>
        <w:pStyle w:val="Normal1"/>
        <w:spacing w:after="0"/>
        <w:jc w:val="both"/>
        <w:rPr>
          <w:rFonts w:ascii="Verdana" w:hAnsi="Verdana"/>
          <w:color w:val="000000"/>
        </w:rPr>
      </w:pPr>
    </w:p>
    <w:p w:rsidR="00122B87" w:rsidRDefault="00122B87" w:rsidP="00AA5C32">
      <w:pPr>
        <w:pStyle w:val="Normal1"/>
        <w:numPr>
          <w:ilvl w:val="0"/>
          <w:numId w:val="26"/>
        </w:numPr>
        <w:spacing w:after="0"/>
        <w:jc w:val="both"/>
        <w:rPr>
          <w:rFonts w:ascii="Verdana" w:hAnsi="Verdana"/>
          <w:color w:val="000000"/>
        </w:rPr>
      </w:pPr>
      <w:r>
        <w:rPr>
          <w:color w:val="000000"/>
        </w:rPr>
        <w:t>Date of service;</w:t>
      </w:r>
      <w:r>
        <w:rPr>
          <w:rFonts w:ascii="Verdana" w:hAnsi="Verdana"/>
          <w:color w:val="000000"/>
        </w:rPr>
        <w:t xml:space="preserve"> </w:t>
      </w:r>
    </w:p>
    <w:p w:rsidR="00122B87" w:rsidRDefault="00122B87" w:rsidP="00AA5C32">
      <w:pPr>
        <w:pStyle w:val="Normal1"/>
        <w:numPr>
          <w:ilvl w:val="0"/>
          <w:numId w:val="26"/>
        </w:numPr>
        <w:spacing w:after="0"/>
        <w:jc w:val="both"/>
        <w:rPr>
          <w:rFonts w:ascii="Verdana" w:hAnsi="Verdana"/>
          <w:color w:val="000000"/>
        </w:rPr>
      </w:pPr>
      <w:r>
        <w:rPr>
          <w:color w:val="000000"/>
        </w:rPr>
        <w:t>Place of service;</w:t>
      </w:r>
      <w:r>
        <w:rPr>
          <w:rFonts w:ascii="Verdana" w:hAnsi="Verdana"/>
          <w:color w:val="000000"/>
        </w:rPr>
        <w:t xml:space="preserve"> </w:t>
      </w:r>
    </w:p>
    <w:p w:rsidR="00122B87" w:rsidRDefault="00122B87" w:rsidP="00477BA2">
      <w:pPr>
        <w:pStyle w:val="Normal1"/>
        <w:numPr>
          <w:ilvl w:val="0"/>
          <w:numId w:val="26"/>
        </w:numPr>
        <w:spacing w:after="0"/>
        <w:rPr>
          <w:rFonts w:ascii="Verdana" w:hAnsi="Verdana"/>
          <w:color w:val="000000"/>
        </w:rPr>
      </w:pPr>
      <w:r>
        <w:rPr>
          <w:color w:val="000000"/>
        </w:rPr>
        <w:t>PQRI QDC (s), along with modifier (if appropriate);</w:t>
      </w:r>
      <w:r>
        <w:rPr>
          <w:rFonts w:ascii="Verdana" w:hAnsi="Verdana"/>
          <w:color w:val="000000"/>
        </w:rPr>
        <w:t xml:space="preserve"> </w:t>
      </w:r>
    </w:p>
    <w:p w:rsidR="00122B87" w:rsidRDefault="00122B87" w:rsidP="00AA5C32">
      <w:pPr>
        <w:pStyle w:val="Normal1"/>
        <w:numPr>
          <w:ilvl w:val="0"/>
          <w:numId w:val="26"/>
        </w:numPr>
        <w:spacing w:after="0"/>
        <w:jc w:val="both"/>
        <w:rPr>
          <w:rFonts w:ascii="Verdana" w:hAnsi="Verdana"/>
          <w:color w:val="000000"/>
        </w:rPr>
      </w:pPr>
      <w:r>
        <w:rPr>
          <w:color w:val="000000"/>
        </w:rPr>
        <w:t>Diagnosis pointer;</w:t>
      </w:r>
      <w:r>
        <w:rPr>
          <w:rFonts w:ascii="Verdana" w:hAnsi="Verdana"/>
          <w:color w:val="000000"/>
        </w:rPr>
        <w:t xml:space="preserve"> </w:t>
      </w:r>
    </w:p>
    <w:p w:rsidR="00122B87" w:rsidRDefault="00122B87" w:rsidP="00AA5C32">
      <w:pPr>
        <w:pStyle w:val="Normal1"/>
        <w:numPr>
          <w:ilvl w:val="0"/>
          <w:numId w:val="26"/>
        </w:numPr>
        <w:spacing w:after="0"/>
        <w:jc w:val="both"/>
        <w:rPr>
          <w:rFonts w:ascii="Verdana" w:hAnsi="Verdana"/>
          <w:color w:val="000000"/>
        </w:rPr>
      </w:pPr>
      <w:r>
        <w:rPr>
          <w:color w:val="000000"/>
        </w:rPr>
        <w:t>Submitted charge ($0.00 shall be entered for PQRI codes);</w:t>
      </w:r>
      <w:r>
        <w:rPr>
          <w:rFonts w:ascii="Verdana" w:hAnsi="Verdana"/>
          <w:color w:val="000000"/>
        </w:rPr>
        <w:t xml:space="preserve"> </w:t>
      </w:r>
    </w:p>
    <w:p w:rsidR="00122B87" w:rsidRDefault="00122B87" w:rsidP="00AA5C32">
      <w:pPr>
        <w:pStyle w:val="Normal1"/>
        <w:numPr>
          <w:ilvl w:val="0"/>
          <w:numId w:val="26"/>
        </w:numPr>
        <w:spacing w:after="0"/>
        <w:jc w:val="both"/>
        <w:rPr>
          <w:rFonts w:ascii="Verdana" w:hAnsi="Verdana"/>
          <w:color w:val="000000"/>
        </w:rPr>
      </w:pPr>
      <w:r>
        <w:rPr>
          <w:color w:val="000000"/>
        </w:rPr>
        <w:t>Rendering provider number (NPI).</w:t>
      </w:r>
    </w:p>
    <w:p w:rsidR="00122B87" w:rsidRDefault="00122B87" w:rsidP="00AA5C32">
      <w:pPr>
        <w:jc w:val="both"/>
      </w:pPr>
    </w:p>
    <w:p w:rsidR="00122B87" w:rsidRDefault="00122B87" w:rsidP="00AA5C32">
      <w:pPr>
        <w:pStyle w:val="Normal1"/>
        <w:spacing w:after="0"/>
        <w:jc w:val="both"/>
      </w:pPr>
      <w:r>
        <w:lastRenderedPageBreak/>
        <w:t>The submitted charge field cannot be left blank. The amount of $0.00 shall be entered on the claim as the charge.</w:t>
      </w:r>
    </w:p>
    <w:p w:rsidR="00122B87" w:rsidRDefault="00122B87" w:rsidP="00AA5C32">
      <w:pPr>
        <w:pStyle w:val="Heading2"/>
        <w:spacing w:before="0" w:after="0"/>
        <w:jc w:val="both"/>
        <w:rPr>
          <w:color w:val="000000"/>
          <w:szCs w:val="28"/>
        </w:rPr>
      </w:pPr>
    </w:p>
    <w:p w:rsidR="00122B87" w:rsidRDefault="00122B87" w:rsidP="00AA5C32">
      <w:pPr>
        <w:pStyle w:val="Heading2"/>
        <w:keepLines/>
        <w:numPr>
          <w:ilvl w:val="0"/>
          <w:numId w:val="0"/>
        </w:numPr>
        <w:tabs>
          <w:tab w:val="left" w:pos="720"/>
        </w:tabs>
        <w:jc w:val="both"/>
        <w:rPr>
          <w:szCs w:val="20"/>
        </w:rPr>
      </w:pPr>
      <w:bookmarkStart w:id="202" w:name="_Toc269369398"/>
      <w:bookmarkStart w:id="203" w:name="_Toc323018248"/>
      <w:r>
        <w:t>Transaction Type</w:t>
      </w:r>
      <w:bookmarkEnd w:id="202"/>
      <w:bookmarkEnd w:id="203"/>
    </w:p>
    <w:p w:rsidR="00CE3BAE" w:rsidRDefault="00CE3BAE" w:rsidP="00CE3BAE">
      <w:pPr>
        <w:autoSpaceDE w:val="0"/>
        <w:autoSpaceDN w:val="0"/>
        <w:adjustRightInd w:val="0"/>
        <w:jc w:val="both"/>
      </w:pPr>
      <w:r>
        <w:t xml:space="preserve">The following tables provide guidance on the use of 837s. Please note that this guidance is subject to change. </w:t>
      </w:r>
    </w:p>
    <w:p w:rsidR="00CE3BAE" w:rsidRDefault="00CE3BAE" w:rsidP="00CE3BAE">
      <w:pPr>
        <w:autoSpaceDE w:val="0"/>
        <w:autoSpaceDN w:val="0"/>
        <w:adjustRightInd w:val="0"/>
        <w:jc w:val="both"/>
      </w:pPr>
    </w:p>
    <w:p w:rsidR="00CE3BAE" w:rsidRDefault="00CE3BAE" w:rsidP="00CE3BAE">
      <w:pPr>
        <w:autoSpaceDE w:val="0"/>
        <w:autoSpaceDN w:val="0"/>
        <w:adjustRightInd w:val="0"/>
        <w:jc w:val="both"/>
      </w:pPr>
      <w:r>
        <w:t>The following provider types use 837I:</w:t>
      </w:r>
    </w:p>
    <w:p w:rsidR="00CE3BAE" w:rsidRDefault="00CE3BAE" w:rsidP="00CE3BAE">
      <w:pPr>
        <w:autoSpaceDE w:val="0"/>
        <w:autoSpaceDN w:val="0"/>
        <w:adjustRightInd w:val="0"/>
      </w:pPr>
    </w:p>
    <w:p w:rsidR="00CE3BAE" w:rsidRDefault="00CE3BAE" w:rsidP="00CE3BAE">
      <w:pPr>
        <w:autoSpaceDE w:val="0"/>
        <w:autoSpaceDN w:val="0"/>
        <w:adjustRightInd w:val="0"/>
      </w:pPr>
    </w:p>
    <w:p w:rsidR="00CE3BAE" w:rsidRDefault="00CE3BAE" w:rsidP="00CE3BAE">
      <w:pPr>
        <w:autoSpaceDE w:val="0"/>
        <w:autoSpaceDN w:val="0"/>
        <w:adjustRightInd w:val="0"/>
        <w:rPr>
          <w:rFonts w:ascii="Times New Roman" w:hAnsi="Times New Roman" w:cs="Times New Roman"/>
          <w:sz w:val="20"/>
          <w:szCs w:val="20"/>
        </w:rPr>
      </w:pPr>
    </w:p>
    <w:tbl>
      <w:tblPr>
        <w:tblW w:w="0" w:type="auto"/>
        <w:jc w:val="center"/>
        <w:tblInd w:w="-340" w:type="dxa"/>
        <w:tblCellMar>
          <w:left w:w="72" w:type="dxa"/>
          <w:right w:w="72" w:type="dxa"/>
        </w:tblCellMar>
        <w:tblLook w:val="01E0" w:firstRow="1" w:lastRow="1" w:firstColumn="1" w:lastColumn="1" w:noHBand="0" w:noVBand="0"/>
      </w:tblPr>
      <w:tblGrid>
        <w:gridCol w:w="2950"/>
        <w:gridCol w:w="3910"/>
      </w:tblGrid>
      <w:tr w:rsidR="00CE3BAE" w:rsidTr="00981A6C">
        <w:trPr>
          <w:cantSplit/>
          <w:tblHeader/>
          <w:jc w:val="center"/>
        </w:trPr>
        <w:tc>
          <w:tcPr>
            <w:tcW w:w="2950" w:type="dxa"/>
            <w:tcBorders>
              <w:top w:val="single" w:sz="4" w:space="0" w:color="auto"/>
              <w:left w:val="nil"/>
              <w:bottom w:val="single" w:sz="4" w:space="0" w:color="auto"/>
              <w:right w:val="nil"/>
            </w:tcBorders>
            <w:vAlign w:val="bottom"/>
          </w:tcPr>
          <w:p w:rsidR="00CE3BAE" w:rsidRDefault="00CE3BAE" w:rsidP="00981A6C">
            <w:pPr>
              <w:pStyle w:val="TableHeadingText"/>
            </w:pPr>
            <w:r>
              <w:t>Provider Type</w:t>
            </w:r>
          </w:p>
        </w:tc>
        <w:tc>
          <w:tcPr>
            <w:tcW w:w="3910" w:type="dxa"/>
            <w:tcBorders>
              <w:top w:val="single" w:sz="4" w:space="0" w:color="auto"/>
              <w:left w:val="nil"/>
              <w:bottom w:val="single" w:sz="4" w:space="0" w:color="auto"/>
              <w:right w:val="nil"/>
            </w:tcBorders>
            <w:vAlign w:val="bottom"/>
          </w:tcPr>
          <w:p w:rsidR="00CE3BAE" w:rsidRDefault="00CE3BAE" w:rsidP="00981A6C">
            <w:pPr>
              <w:pStyle w:val="TableHeadingText"/>
              <w:ind w:left="-332" w:firstLine="332"/>
            </w:pPr>
            <w:r>
              <w:t>Description</w:t>
            </w:r>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44</w:t>
            </w:r>
          </w:p>
        </w:tc>
        <w:tc>
          <w:tcPr>
            <w:tcW w:w="391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Home Health Agency</w:t>
            </w:r>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 xml:space="preserve">54 </w:t>
            </w:r>
          </w:p>
        </w:tc>
        <w:tc>
          <w:tcPr>
            <w:tcW w:w="3910" w:type="dxa"/>
            <w:tcBorders>
              <w:top w:val="single" w:sz="4" w:space="0" w:color="auto"/>
              <w:left w:val="nil"/>
              <w:bottom w:val="single" w:sz="4" w:space="0" w:color="auto"/>
              <w:right w:val="nil"/>
            </w:tcBorders>
          </w:tcPr>
          <w:p w:rsidR="00CE3BAE" w:rsidRDefault="00CE3BAE" w:rsidP="00981A6C">
            <w:pPr>
              <w:pStyle w:val="TableText"/>
            </w:pPr>
            <w:r>
              <w:t>Ambulatory Surgical Center</w:t>
            </w:r>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55</w:t>
            </w:r>
          </w:p>
        </w:tc>
        <w:tc>
          <w:tcPr>
            <w:tcW w:w="3910" w:type="dxa"/>
            <w:tcBorders>
              <w:top w:val="single" w:sz="4" w:space="0" w:color="auto"/>
              <w:left w:val="nil"/>
              <w:bottom w:val="single" w:sz="4" w:space="0" w:color="auto"/>
              <w:right w:val="nil"/>
            </w:tcBorders>
          </w:tcPr>
          <w:p w:rsidR="00CE3BAE" w:rsidRDefault="00CE3BAE" w:rsidP="00981A6C">
            <w:pPr>
              <w:pStyle w:val="TableText"/>
            </w:pPr>
            <w:smartTag w:uri="urn:schemas-microsoft-com:office:smarttags" w:element="place">
              <w:smartTag w:uri="urn:schemas-microsoft-com:office:smarttags" w:element="PlaceName">
                <w:r>
                  <w:t>Emergency</w:t>
                </w:r>
              </w:smartTag>
              <w:r>
                <w:t xml:space="preserve"> </w:t>
              </w:r>
              <w:smartTag w:uri="urn:schemas-microsoft-com:office:smarttags" w:element="PlaceName">
                <w:r>
                  <w:t>Access</w:t>
                </w:r>
              </w:smartTag>
              <w:r>
                <w:t xml:space="preserve"> </w:t>
              </w:r>
              <w:smartTag w:uri="urn:schemas-microsoft-com:office:smarttags" w:element="PlaceType">
                <w:r>
                  <w:t>Hospital</w:t>
                </w:r>
              </w:smartTag>
            </w:smartTag>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59</w:t>
            </w:r>
          </w:p>
        </w:tc>
        <w:tc>
          <w:tcPr>
            <w:tcW w:w="3910" w:type="dxa"/>
            <w:tcBorders>
              <w:top w:val="single" w:sz="4" w:space="0" w:color="auto"/>
              <w:left w:val="nil"/>
              <w:bottom w:val="single" w:sz="4" w:space="0" w:color="auto"/>
              <w:right w:val="nil"/>
            </w:tcBorders>
          </w:tcPr>
          <w:p w:rsidR="00CE3BAE" w:rsidRDefault="00CE3BAE" w:rsidP="00981A6C">
            <w:pPr>
              <w:pStyle w:val="TableText"/>
            </w:pPr>
            <w:r>
              <w:t xml:space="preserve">Neurological Rehabilitation Unit (Hospital) </w:t>
            </w:r>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60</w:t>
            </w:r>
          </w:p>
        </w:tc>
        <w:tc>
          <w:tcPr>
            <w:tcW w:w="3910" w:type="dxa"/>
            <w:tcBorders>
              <w:top w:val="single" w:sz="4" w:space="0" w:color="auto"/>
              <w:left w:val="nil"/>
              <w:bottom w:val="single" w:sz="4" w:space="0" w:color="auto"/>
              <w:right w:val="nil"/>
            </w:tcBorders>
          </w:tcPr>
          <w:p w:rsidR="00CE3BAE" w:rsidRDefault="00CE3BAE" w:rsidP="00981A6C">
            <w:pPr>
              <w:pStyle w:val="TableText"/>
            </w:pPr>
            <w:r>
              <w:t>Hospital</w:t>
            </w:r>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64</w:t>
            </w:r>
          </w:p>
        </w:tc>
        <w:tc>
          <w:tcPr>
            <w:tcW w:w="3910" w:type="dxa"/>
            <w:tcBorders>
              <w:top w:val="single" w:sz="4" w:space="0" w:color="auto"/>
              <w:left w:val="nil"/>
              <w:bottom w:val="single" w:sz="4" w:space="0" w:color="auto"/>
              <w:right w:val="nil"/>
            </w:tcBorders>
          </w:tcPr>
          <w:p w:rsidR="00CE3BAE" w:rsidRDefault="00CE3BAE" w:rsidP="00981A6C">
            <w:pPr>
              <w:pStyle w:val="TableText"/>
            </w:pPr>
            <w:r>
              <w:t xml:space="preserve">Mental </w:t>
            </w:r>
            <w:smartTag w:uri="urn:schemas-microsoft-com:office:smarttags" w:element="place">
              <w:smartTag w:uri="urn:schemas-microsoft-com:office:smarttags" w:element="PlaceName">
                <w:r>
                  <w:t>Health</w:t>
                </w:r>
              </w:smartTag>
              <w:r>
                <w:t xml:space="preserve"> </w:t>
              </w:r>
              <w:smartTag w:uri="urn:schemas-microsoft-com:office:smarttags" w:element="PlaceType">
                <w:r>
                  <w:t>Hospital</w:t>
                </w:r>
              </w:smartTag>
            </w:smartTag>
            <w:r>
              <w:t xml:space="preserve"> (Free-Standing)</w:t>
            </w:r>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65</w:t>
            </w:r>
          </w:p>
        </w:tc>
        <w:tc>
          <w:tcPr>
            <w:tcW w:w="3910" w:type="dxa"/>
            <w:tcBorders>
              <w:top w:val="single" w:sz="4" w:space="0" w:color="auto"/>
              <w:left w:val="nil"/>
              <w:bottom w:val="single" w:sz="4" w:space="0" w:color="auto"/>
              <w:right w:val="nil"/>
            </w:tcBorders>
          </w:tcPr>
          <w:p w:rsidR="00CE3BAE" w:rsidRDefault="00CE3BAE" w:rsidP="00981A6C">
            <w:pPr>
              <w:pStyle w:val="TableText"/>
            </w:pPr>
            <w:smartTag w:uri="urn:schemas-microsoft-com:office:smarttags" w:element="place">
              <w:smartTag w:uri="urn:schemas-microsoft-com:office:smarttags" w:element="PlaceName">
                <w:r>
                  <w:t>Rehabilitation</w:t>
                </w:r>
              </w:smartTag>
              <w:r>
                <w:t xml:space="preserve"> </w:t>
              </w:r>
              <w:smartTag w:uri="urn:schemas-microsoft-com:office:smarttags" w:element="PlaceType">
                <w:r>
                  <w:t>Center</w:t>
                </w:r>
              </w:smartTag>
            </w:smartTag>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69</w:t>
            </w:r>
          </w:p>
        </w:tc>
        <w:tc>
          <w:tcPr>
            <w:tcW w:w="3910" w:type="dxa"/>
            <w:tcBorders>
              <w:top w:val="single" w:sz="4" w:space="0" w:color="auto"/>
              <w:left w:val="nil"/>
              <w:bottom w:val="single" w:sz="4" w:space="0" w:color="auto"/>
              <w:right w:val="nil"/>
            </w:tcBorders>
          </w:tcPr>
          <w:p w:rsidR="00CE3BAE" w:rsidRDefault="00CE3BAE" w:rsidP="00981A6C">
            <w:pPr>
              <w:pStyle w:val="TableText"/>
            </w:pPr>
            <w:r>
              <w:t>Hospital – Distinct Part Psychiatric Unit</w:t>
            </w:r>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76</w:t>
            </w:r>
          </w:p>
        </w:tc>
        <w:tc>
          <w:tcPr>
            <w:tcW w:w="3910" w:type="dxa"/>
            <w:tcBorders>
              <w:top w:val="single" w:sz="4" w:space="0" w:color="auto"/>
              <w:left w:val="nil"/>
              <w:bottom w:val="single" w:sz="4" w:space="0" w:color="auto"/>
              <w:right w:val="nil"/>
            </w:tcBorders>
          </w:tcPr>
          <w:p w:rsidR="00CE3BAE" w:rsidRDefault="00CE3BAE" w:rsidP="00981A6C">
            <w:pPr>
              <w:pStyle w:val="TableText"/>
              <w:rPr>
                <w:color w:val="000000"/>
              </w:rPr>
            </w:pPr>
            <w:smartTag w:uri="urn:schemas-microsoft-com:office:smarttags" w:element="place">
              <w:smartTag w:uri="urn:schemas-microsoft-com:office:smarttags" w:element="PlaceName">
                <w:r>
                  <w:rPr>
                    <w:color w:val="000000"/>
                  </w:rPr>
                  <w:t>Hemodialysis</w:t>
                </w:r>
              </w:smartTag>
              <w:r>
                <w:rPr>
                  <w:color w:val="000000"/>
                </w:rPr>
                <w:t xml:space="preserve"> </w:t>
              </w:r>
              <w:smartTag w:uri="urn:schemas-microsoft-com:office:smarttags" w:element="PlaceType">
                <w:r>
                  <w:rPr>
                    <w:color w:val="000000"/>
                  </w:rPr>
                  <w:t>Center</w:t>
                </w:r>
              </w:smartTag>
            </w:smartTag>
          </w:p>
        </w:tc>
      </w:tr>
      <w:tr w:rsidR="00CE3BAE" w:rsidTr="00981A6C">
        <w:trPr>
          <w:cantSplit/>
          <w:jc w:val="center"/>
        </w:trPr>
        <w:tc>
          <w:tcPr>
            <w:tcW w:w="2950" w:type="dxa"/>
            <w:tcBorders>
              <w:top w:val="single" w:sz="4" w:space="0" w:color="auto"/>
              <w:left w:val="nil"/>
              <w:bottom w:val="single" w:sz="4" w:space="0" w:color="auto"/>
              <w:right w:val="nil"/>
            </w:tcBorders>
          </w:tcPr>
          <w:p w:rsidR="00CE3BAE" w:rsidRDefault="00CE3BAE" w:rsidP="00981A6C">
            <w:pPr>
              <w:pStyle w:val="TableText"/>
            </w:pPr>
            <w:r>
              <w:t>77</w:t>
            </w:r>
          </w:p>
        </w:tc>
        <w:tc>
          <w:tcPr>
            <w:tcW w:w="3910" w:type="dxa"/>
            <w:tcBorders>
              <w:top w:val="single" w:sz="4" w:space="0" w:color="auto"/>
              <w:left w:val="nil"/>
              <w:bottom w:val="single" w:sz="4" w:space="0" w:color="auto"/>
              <w:right w:val="nil"/>
            </w:tcBorders>
          </w:tcPr>
          <w:p w:rsidR="00CE3BAE" w:rsidRDefault="00CE3BAE" w:rsidP="00981A6C">
            <w:pPr>
              <w:pStyle w:val="TableText"/>
            </w:pPr>
            <w:r>
              <w:t>Mental Health Rehabilitation</w:t>
            </w:r>
          </w:p>
        </w:tc>
      </w:tr>
      <w:tr w:rsidR="00CE3BAE" w:rsidTr="00981A6C">
        <w:trPr>
          <w:cantSplit/>
          <w:jc w:val="center"/>
        </w:trPr>
        <w:tc>
          <w:tcPr>
            <w:tcW w:w="2950" w:type="dxa"/>
            <w:tcBorders>
              <w:top w:val="single" w:sz="4" w:space="0" w:color="auto"/>
              <w:left w:val="nil"/>
              <w:bottom w:val="nil"/>
              <w:right w:val="nil"/>
            </w:tcBorders>
          </w:tcPr>
          <w:p w:rsidR="00CE3BAE" w:rsidRDefault="00CE3BAE" w:rsidP="00981A6C">
            <w:pPr>
              <w:pStyle w:val="TableText"/>
            </w:pPr>
            <w:r>
              <w:t>80</w:t>
            </w:r>
          </w:p>
        </w:tc>
        <w:tc>
          <w:tcPr>
            <w:tcW w:w="3910" w:type="dxa"/>
            <w:tcBorders>
              <w:top w:val="single" w:sz="4" w:space="0" w:color="auto"/>
              <w:left w:val="nil"/>
              <w:bottom w:val="nil"/>
              <w:right w:val="nil"/>
            </w:tcBorders>
          </w:tcPr>
          <w:p w:rsidR="00CE3BAE" w:rsidRDefault="00CE3BAE" w:rsidP="00981A6C">
            <w:pPr>
              <w:pStyle w:val="TableText"/>
            </w:pPr>
            <w:r>
              <w:t>Nursing Facility</w:t>
            </w:r>
          </w:p>
        </w:tc>
      </w:tr>
    </w:tbl>
    <w:p w:rsidR="00CE3BAE" w:rsidRDefault="00CE3BAE" w:rsidP="00CE3BAE">
      <w:pPr>
        <w:autoSpaceDE w:val="0"/>
        <w:autoSpaceDN w:val="0"/>
        <w:adjustRightInd w:val="0"/>
        <w:rPr>
          <w:sz w:val="24"/>
          <w:szCs w:val="24"/>
        </w:rPr>
      </w:pPr>
    </w:p>
    <w:p w:rsidR="00CE3BAE" w:rsidRDefault="00CE3BAE" w:rsidP="00CE3BAE">
      <w:pPr>
        <w:autoSpaceDE w:val="0"/>
        <w:autoSpaceDN w:val="0"/>
        <w:adjustRightInd w:val="0"/>
      </w:pPr>
      <w:r>
        <w:t>The following provider types use 837P:</w:t>
      </w:r>
    </w:p>
    <w:p w:rsidR="00CE3BAE" w:rsidRDefault="00CE3BAE" w:rsidP="00CE3BAE">
      <w:pPr>
        <w:autoSpaceDE w:val="0"/>
        <w:autoSpaceDN w:val="0"/>
        <w:adjustRightInd w:val="0"/>
      </w:pPr>
    </w:p>
    <w:tbl>
      <w:tblPr>
        <w:tblW w:w="6480" w:type="dxa"/>
        <w:tblInd w:w="1188" w:type="dxa"/>
        <w:tblBorders>
          <w:top w:val="single" w:sz="8" w:space="0" w:color="auto"/>
          <w:bottom w:val="single" w:sz="4" w:space="0" w:color="auto"/>
          <w:insideH w:val="single" w:sz="4" w:space="0" w:color="auto"/>
        </w:tblBorders>
        <w:tblLook w:val="01E0" w:firstRow="1" w:lastRow="1" w:firstColumn="1" w:lastColumn="1" w:noHBand="0" w:noVBand="0"/>
      </w:tblPr>
      <w:tblGrid>
        <w:gridCol w:w="3000"/>
        <w:gridCol w:w="3480"/>
      </w:tblGrid>
      <w:tr w:rsidR="00CE3BAE" w:rsidTr="00981A6C">
        <w:trPr>
          <w:trHeight w:val="240"/>
          <w:tblHeader/>
        </w:trPr>
        <w:tc>
          <w:tcPr>
            <w:tcW w:w="3000" w:type="dxa"/>
            <w:tcBorders>
              <w:top w:val="single" w:sz="8" w:space="0" w:color="auto"/>
              <w:left w:val="nil"/>
              <w:bottom w:val="single" w:sz="4" w:space="0" w:color="auto"/>
              <w:right w:val="nil"/>
            </w:tcBorders>
            <w:noWrap/>
          </w:tcPr>
          <w:p w:rsidR="00CE3BAE" w:rsidRDefault="00CE3BAE" w:rsidP="00981A6C">
            <w:pPr>
              <w:pStyle w:val="TableHeadingText"/>
              <w:spacing w:before="0" w:after="0"/>
            </w:pPr>
            <w:r>
              <w:t>Provider Type</w:t>
            </w:r>
          </w:p>
        </w:tc>
        <w:tc>
          <w:tcPr>
            <w:tcW w:w="3480" w:type="dxa"/>
            <w:tcBorders>
              <w:top w:val="single" w:sz="8" w:space="0" w:color="auto"/>
              <w:left w:val="nil"/>
              <w:bottom w:val="single" w:sz="4" w:space="0" w:color="auto"/>
              <w:right w:val="nil"/>
            </w:tcBorders>
            <w:noWrap/>
          </w:tcPr>
          <w:p w:rsidR="00CE3BAE" w:rsidRDefault="00CE3BAE" w:rsidP="00981A6C">
            <w:pPr>
              <w:pStyle w:val="TableHeadingText"/>
              <w:spacing w:before="0" w:after="0"/>
            </w:pPr>
            <w:r>
              <w:t>Description</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07</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Case Mgmt - Infants &amp; Toddlers</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08</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Case Mgmt - Elderly</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09</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Hospice Services</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12</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Multi-Systemic Therapy</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13</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Pre-Vocational Habilitation</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19</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Doctor of Osteopathy (DO) and Doctors of Osteopathy(DO) Group</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20</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Physician (MD) and Physician (MD) Group</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23</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Independent Lab</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24</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Personal Care Services (LTC/PCS/PAS)</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25</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Mobile X-Ray/Radiation Therapy Center</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28</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Optometrist and Optometrist Group</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29</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 xml:space="preserve">Title V Part C Agency Services </w:t>
            </w:r>
            <w:r>
              <w:lastRenderedPageBreak/>
              <w:t>(EarlySteps)</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lastRenderedPageBreak/>
              <w:t>30</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Chiropractor and Chiropractor Group</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31</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Psychologist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32</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Podiatrist and Podiatrist Group</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34</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Audiologist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35</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Physical Therapist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37</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Occupational Therapist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39</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Speech Therapist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40</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DME Provider</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41</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Registered Dietician</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42</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Non-Emergency Medical Transportation</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43</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Case Mgmt - Nurse Home Visit - 1st Time Mother</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46</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Case Mgmt – HIV</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51</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Ambulance Transportation</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61</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Venereal Disease Clinic</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62</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Tuberculosis Clinic</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66</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KIDMED Screening Clinic</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67</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Prenatal Health Care Clinic</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68</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 xml:space="preserve">Substance Abuse and </w:t>
            </w:r>
            <w:smartTag w:uri="urn:schemas-microsoft-com:office:smarttags" w:element="place">
              <w:smartTag w:uri="urn:schemas-microsoft-com:office:smarttags" w:element="PlaceName">
                <w:r>
                  <w:t>Alcohol</w:t>
                </w:r>
              </w:smartTag>
              <w:r>
                <w:t xml:space="preserve"> </w:t>
              </w:r>
              <w:smartTag w:uri="urn:schemas-microsoft-com:office:smarttags" w:element="PlaceName">
                <w:r>
                  <w:t>Abuse</w:t>
                </w:r>
              </w:smartTag>
              <w:r>
                <w:t xml:space="preserve"> </w:t>
              </w:r>
              <w:smartTag w:uri="urn:schemas-microsoft-com:office:smarttags" w:element="PlaceType">
                <w:r>
                  <w:t>Center</w:t>
                </w:r>
              </w:smartTag>
            </w:smartTag>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69</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Hospital - Distinct Part Psychiatric Unit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70</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EPSDT Health Services</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71</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Family Planning Clinic</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72</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 xml:space="preserve">Federally Qualified </w:t>
            </w:r>
            <w:smartTag w:uri="urn:schemas-microsoft-com:office:smarttags" w:element="place">
              <w:smartTag w:uri="urn:schemas-microsoft-com:office:smarttags" w:element="PlaceName">
                <w:r>
                  <w:t>Health</w:t>
                </w:r>
              </w:smartTag>
              <w:r>
                <w:t xml:space="preserve"> </w:t>
              </w:r>
              <w:smartTag w:uri="urn:schemas-microsoft-com:office:smarttags" w:element="PlaceType">
                <w:r>
                  <w:t>Center</w:t>
                </w:r>
              </w:smartTag>
            </w:smartTag>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73</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Social Worker</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74</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Mental Health Clinic</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75</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Optical Supplier</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78</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Nurse Practitioner</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79</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Rural Health Clinic (Provider Based)</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81</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Case Mgmt - Ventilator Assisted Care Program</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87</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Rural Health Clinic (Independent)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88</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ICF/DD - Group Home</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90</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Nurse-Midwife</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91</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CRNA or CRNA Group</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93</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Clinical Nurse Specialist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94</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Physician Assistant</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lastRenderedPageBreak/>
              <w:t>95</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American Indian / Native Alaskan "638" Facilities</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96</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Psychiatric Residential Treatment Facility</w:t>
            </w:r>
          </w:p>
        </w:tc>
      </w:tr>
      <w:tr w:rsidR="00CE3BAE" w:rsidTr="00981A6C">
        <w:trPr>
          <w:trHeight w:val="240"/>
        </w:trPr>
        <w:tc>
          <w:tcPr>
            <w:tcW w:w="3000" w:type="dxa"/>
            <w:tcBorders>
              <w:top w:val="single" w:sz="4" w:space="0" w:color="auto"/>
              <w:left w:val="nil"/>
              <w:bottom w:val="single" w:sz="4" w:space="0" w:color="auto"/>
              <w:right w:val="nil"/>
            </w:tcBorders>
            <w:noWrap/>
          </w:tcPr>
          <w:p w:rsidR="00CE3BAE" w:rsidRDefault="00CE3BAE" w:rsidP="00981A6C">
            <w:pPr>
              <w:pStyle w:val="TableText"/>
            </w:pPr>
            <w:r>
              <w:t>97</w:t>
            </w:r>
          </w:p>
        </w:tc>
        <w:tc>
          <w:tcPr>
            <w:tcW w:w="3480" w:type="dxa"/>
            <w:tcBorders>
              <w:top w:val="single" w:sz="4" w:space="0" w:color="auto"/>
              <w:left w:val="nil"/>
              <w:bottom w:val="single" w:sz="4" w:space="0" w:color="auto"/>
              <w:right w:val="nil"/>
            </w:tcBorders>
            <w:noWrap/>
          </w:tcPr>
          <w:p w:rsidR="00CE3BAE" w:rsidRDefault="00CE3BAE" w:rsidP="00981A6C">
            <w:pPr>
              <w:pStyle w:val="TableText"/>
            </w:pPr>
            <w:r>
              <w:t>Residential Care</w:t>
            </w:r>
          </w:p>
        </w:tc>
      </w:tr>
    </w:tbl>
    <w:p w:rsidR="00CE3BAE" w:rsidRDefault="00CE3BAE" w:rsidP="00CE3BAE">
      <w:pPr>
        <w:pStyle w:val="NormalIndent1"/>
        <w:ind w:left="0"/>
        <w:rPr>
          <w:rFonts w:ascii="Times New Roman" w:hAnsi="Times New Roman" w:cs="Times New Roman"/>
          <w:sz w:val="24"/>
          <w:szCs w:val="20"/>
        </w:rPr>
      </w:pPr>
    </w:p>
    <w:p w:rsidR="00CE3BAE" w:rsidRDefault="00CE3BAE" w:rsidP="00CE3BAE">
      <w:pPr>
        <w:pStyle w:val="NormalIndent1"/>
        <w:ind w:left="0"/>
      </w:pPr>
      <w:r>
        <w:t xml:space="preserve">The </w:t>
      </w:r>
      <w:r w:rsidR="00697483">
        <w:t>t</w:t>
      </w:r>
      <w:r>
        <w:t xml:space="preserve">able </w:t>
      </w:r>
      <w:r w:rsidR="00697483">
        <w:t xml:space="preserve">below </w:t>
      </w:r>
      <w:r>
        <w:t>provides guidance on specialty and associated provider types. Please note that this guidance is subject to change. At present, DHH Provider Specialty and Provider Type Crosswalk:</w:t>
      </w:r>
    </w:p>
    <w:p w:rsidR="00CE3BAE" w:rsidRDefault="00CE3BAE" w:rsidP="00CE3BAE">
      <w:pPr>
        <w:pStyle w:val="NormalIndent1"/>
        <w:rPr>
          <w:rFonts w:ascii="Times New Roman" w:hAnsi="Times New Roman" w:cs="Times New Roman"/>
          <w:sz w:val="24"/>
          <w:szCs w:val="20"/>
        </w:rPr>
      </w:pPr>
    </w:p>
    <w:tbl>
      <w:tblPr>
        <w:tblW w:w="0" w:type="auto"/>
        <w:tblInd w:w="118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120"/>
        <w:gridCol w:w="2640"/>
        <w:gridCol w:w="1680"/>
      </w:tblGrid>
      <w:tr w:rsidR="00CE3BAE" w:rsidTr="00981A6C">
        <w:trPr>
          <w:trHeight w:val="255"/>
          <w:tblHeader/>
        </w:trPr>
        <w:tc>
          <w:tcPr>
            <w:tcW w:w="3120" w:type="dxa"/>
            <w:tcBorders>
              <w:top w:val="single" w:sz="4" w:space="0" w:color="auto"/>
              <w:left w:val="nil"/>
              <w:bottom w:val="single" w:sz="4" w:space="0" w:color="auto"/>
              <w:right w:val="nil"/>
            </w:tcBorders>
          </w:tcPr>
          <w:p w:rsidR="00CE3BAE" w:rsidRDefault="00CE3BAE" w:rsidP="00981A6C">
            <w:pPr>
              <w:pStyle w:val="TableHeadingText"/>
              <w:spacing w:before="0" w:after="0"/>
              <w:rPr>
                <w:color w:val="000000"/>
                <w:szCs w:val="18"/>
              </w:rPr>
            </w:pPr>
            <w:r>
              <w:rPr>
                <w:color w:val="000000"/>
                <w:szCs w:val="18"/>
              </w:rPr>
              <w:t>Specialty</w:t>
            </w:r>
          </w:p>
        </w:tc>
        <w:tc>
          <w:tcPr>
            <w:tcW w:w="2640" w:type="dxa"/>
            <w:tcBorders>
              <w:top w:val="single" w:sz="4" w:space="0" w:color="auto"/>
              <w:left w:val="nil"/>
              <w:bottom w:val="single" w:sz="4" w:space="0" w:color="auto"/>
              <w:right w:val="nil"/>
            </w:tcBorders>
          </w:tcPr>
          <w:p w:rsidR="00CE3BAE" w:rsidRDefault="00CE3BAE" w:rsidP="00981A6C">
            <w:pPr>
              <w:pStyle w:val="TableHeadingText"/>
              <w:spacing w:before="0" w:after="0"/>
              <w:rPr>
                <w:color w:val="000000"/>
                <w:szCs w:val="18"/>
              </w:rPr>
            </w:pPr>
            <w:r>
              <w:rPr>
                <w:color w:val="000000"/>
                <w:szCs w:val="18"/>
              </w:rPr>
              <w:t>Description</w:t>
            </w:r>
          </w:p>
        </w:tc>
        <w:tc>
          <w:tcPr>
            <w:tcW w:w="1680" w:type="dxa"/>
            <w:tcBorders>
              <w:top w:val="single" w:sz="4" w:space="0" w:color="auto"/>
              <w:left w:val="nil"/>
              <w:bottom w:val="single" w:sz="4" w:space="0" w:color="auto"/>
              <w:right w:val="nil"/>
            </w:tcBorders>
          </w:tcPr>
          <w:p w:rsidR="00CE3BAE" w:rsidRDefault="00CE3BAE" w:rsidP="00981A6C">
            <w:pPr>
              <w:pStyle w:val="TableHeadingText"/>
              <w:spacing w:before="0" w:after="0"/>
              <w:rPr>
                <w:color w:val="000000"/>
              </w:rPr>
            </w:pPr>
            <w:r>
              <w:rPr>
                <w:color w:val="000000"/>
              </w:rPr>
              <w:t>Associated</w:t>
            </w:r>
          </w:p>
          <w:p w:rsidR="00CE3BAE" w:rsidRDefault="00CE3BAE" w:rsidP="00981A6C">
            <w:pPr>
              <w:pStyle w:val="TableHeadingText"/>
              <w:spacing w:before="0" w:after="0"/>
              <w:rPr>
                <w:color w:val="000000"/>
              </w:rPr>
            </w:pPr>
            <w:r>
              <w:rPr>
                <w:color w:val="000000"/>
              </w:rPr>
              <w:t>Provider Types</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01</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General Practice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General Surgery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19,20,93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Allergy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Otology, Laryngology, Rhinology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Anesthesiology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19,20,91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Cardiovascular Disease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Dermatology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Family Practice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19,20,78</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09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Gynecology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10</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Gastroenterology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Manipulative Therapy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Neurology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Neurological Surgery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Obstetrics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OB/GYN</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19,20,78,90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Ophthalmology, Otology, Laryngology, Rhinology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Ophthalmology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Orthodontist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20</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Orthopedic Surgery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21</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Pathologic Anatomy; Clinical Pathology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Pathology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Peripheral Vascular Disease or Surgery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lastRenderedPageBreak/>
              <w:t>24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Plastic Surgery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Physical Medicine Rehabilitation</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Psychiatry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19,20,93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Psychiatry; Neurology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Proctology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Pulmonary Diseases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30</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Radiology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31</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Roentgenology, Radiology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Radiation Therapy (DO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Thoracic Surgery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Urology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Chiropractor</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30,35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Pre-Vocational Habilitation</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Pediatrics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19,20,93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Geriatrics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39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Nephrology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40</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Hand Surgery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41</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Internal Medicine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Federally Qualified Health Centers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72</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Public Health</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66,70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NEMT - Non-profit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42</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NEMT - Profit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42</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NEMT - F+F</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42</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Podiatry - Surgical Chiropody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20,32</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Miscellaneous (Admin. Medicine)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51</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Med Supply / Certified Orthotist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Med Supply / Certified Prosthetist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Med Supply / Certified Prosthetist Orthotist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Med Supply / Not Included in 51, 52, 53</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lastRenderedPageBreak/>
              <w:t>55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Indiv Certified Orthotist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Indiv Certified Protherist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Indiv Certified Protherist - Orthotist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Indiv Not Included in 55, 56, 57</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Ambulance Service Supplier, Private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51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60</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Public Health or Welfare Agencies &amp; Clinics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61,62,66,67</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Crossovers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29,31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Portable X-Ray Supplier (Billing Independently)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Audiologist (Billing Independently)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29,34</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Indiv Physical Therapist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29,35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Dentist, DDS, DMS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27</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Oral Surgeon - Dental</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27</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Pedodontist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27</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69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Independent Laboratory (Billing Independently)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70</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Clinic or Other Group Practice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19,20,68,74,76</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71</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Speech Therapy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72</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Diagnostic Laboratory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Social Worker Enrollment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73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Occupational Therapy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29,37</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Other Medical Care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65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Adult Day Care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85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Habilitation</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85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Mental Health Rehab</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77</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79</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Nurse Practitioner</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78</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81</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Case Management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07,08,43,46,81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83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Respite Care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83</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85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 xml:space="preserve">Extended </w:t>
            </w:r>
            <w:smartTag w:uri="urn:schemas-microsoft-com:office:smarttags" w:element="place">
              <w:smartTag w:uri="urn:schemas-microsoft-com:office:smarttags" w:element="PlaceName">
                <w:r>
                  <w:rPr>
                    <w:color w:val="000000"/>
                    <w:szCs w:val="18"/>
                  </w:rPr>
                  <w:t>Care</w:t>
                </w:r>
              </w:smartTag>
              <w:r>
                <w:rPr>
                  <w:color w:val="000000"/>
                  <w:szCs w:val="18"/>
                </w:rPr>
                <w:t xml:space="preserve"> </w:t>
              </w:r>
              <w:smartTag w:uri="urn:schemas-microsoft-com:office:smarttags" w:element="PlaceType">
                <w:r>
                  <w:rPr>
                    <w:color w:val="000000"/>
                    <w:szCs w:val="18"/>
                  </w:rPr>
                  <w:t>Hospital</w:t>
                </w:r>
              </w:smartTag>
            </w:smartTag>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60</w:t>
            </w:r>
          </w:p>
        </w:tc>
      </w:tr>
      <w:tr w:rsidR="00CE3BAE" w:rsidTr="00981A6C">
        <w:trPr>
          <w:trHeight w:val="510"/>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86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Hospitals and Nursing Homes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55,59,60,64,69,80,88</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87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All Other</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26,40,44</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88</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Optician / Optometrist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28,75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lastRenderedPageBreak/>
              <w:t>93</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Hospice Service for Dual Elig.</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09</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94</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Rural Health Clinic</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79,87</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95</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(PBS Program Only)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96</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(PBS Program and X-Overs)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97</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Family Planning Clinic</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71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1G</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Pediatric Endocrinology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1T</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Emergency Medicine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2E</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Endocrinology and Metabolism</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2H</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Hematology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2J</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Oncology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w:t>
            </w:r>
            <w:r w:rsidRPr="00455FE6">
              <w:rPr>
                <w:rFonts w:ascii="Times New Roman" w:hAnsi="Times New Roman" w:cs="Times New Roman"/>
                <w:color w:val="000000"/>
                <w:sz w:val="22"/>
                <w:szCs w:val="18"/>
              </w:rPr>
              <w:t>I</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Infectious Diseases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2M</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Rheumatology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19,20</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2R</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Physician Assistant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94</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2T</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American Indian/Native Alaskan</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95</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4R</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Registered Dietician</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41</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5B</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PCS-EPSDT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24</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5C</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PAS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24</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5F</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PCS-EPSDT, PAS</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24</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5H</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 xml:space="preserve">Community Mental </w:t>
            </w:r>
            <w:smartTag w:uri="urn:schemas-microsoft-com:office:smarttags" w:element="place">
              <w:smartTag w:uri="urn:schemas-microsoft-com:office:smarttags" w:element="PlaceName">
                <w:r>
                  <w:rPr>
                    <w:color w:val="000000"/>
                    <w:szCs w:val="18"/>
                  </w:rPr>
                  <w:t>Health</w:t>
                </w:r>
              </w:smartTag>
              <w:r>
                <w:rPr>
                  <w:color w:val="000000"/>
                  <w:szCs w:val="18"/>
                </w:rPr>
                <w:t xml:space="preserve"> </w:t>
              </w:r>
              <w:smartTag w:uri="urn:schemas-microsoft-com:office:smarttags" w:element="PlaceType">
                <w:r>
                  <w:rPr>
                    <w:color w:val="000000"/>
                    <w:szCs w:val="18"/>
                  </w:rPr>
                  <w:t>Center</w:t>
                </w:r>
              </w:smartTag>
            </w:smartTag>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18</w:t>
            </w:r>
          </w:p>
        </w:tc>
      </w:tr>
      <w:tr w:rsidR="00CE3BAE" w:rsidTr="00981A6C">
        <w:trPr>
          <w:trHeight w:val="255"/>
        </w:trPr>
        <w:tc>
          <w:tcPr>
            <w:tcW w:w="312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5M</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Multi-Systemic Therapy</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12</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6A</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-Clinical</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6B</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Psychologist-Counseling</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6C</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 School</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6D</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 Developmental</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6E</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 Non-Declared</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6F</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Psychologist - All Other</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31</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6N</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Endodontist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27</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6P</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Periodontist</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27</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7A</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SBHC - NP - Part Time - less than 20 hrs week</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38</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7B</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SBHC - NP - Full Time - 20 or more hrs week</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38</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lastRenderedPageBreak/>
              <w:t>7C</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SBHC - MD - Part Time - less than 20 hrs week</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38</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7D</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SBHC - MD - Full Time - 20 or more hrs week</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38</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7E</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SBHC - NP + MD - Part Time - combined less than 20 hrs week</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38</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7F</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SBHC - NP + MD - Full Time - combined less than 20 hrs week</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38</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9B</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 xml:space="preserve">Psychiatric Residential Treatment Facility </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96</w:t>
            </w:r>
          </w:p>
        </w:tc>
      </w:tr>
      <w:tr w:rsidR="00CE3BAE" w:rsidTr="00981A6C">
        <w:trPr>
          <w:trHeight w:val="255"/>
        </w:trPr>
        <w:tc>
          <w:tcPr>
            <w:tcW w:w="3120" w:type="dxa"/>
            <w:tcBorders>
              <w:top w:val="single" w:sz="4" w:space="0" w:color="auto"/>
              <w:left w:val="nil"/>
              <w:bottom w:val="single" w:sz="4" w:space="0" w:color="auto"/>
              <w:right w:val="nil"/>
            </w:tcBorders>
            <w:noWrap/>
          </w:tcPr>
          <w:p w:rsidR="00CE3BAE" w:rsidRDefault="00CE3BAE" w:rsidP="00981A6C">
            <w:pPr>
              <w:pStyle w:val="TableText"/>
              <w:rPr>
                <w:color w:val="000000"/>
                <w:szCs w:val="18"/>
              </w:rPr>
            </w:pPr>
            <w:r>
              <w:rPr>
                <w:color w:val="000000"/>
                <w:szCs w:val="18"/>
              </w:rPr>
              <w:t>9D</w:t>
            </w:r>
          </w:p>
        </w:tc>
        <w:tc>
          <w:tcPr>
            <w:tcW w:w="2640" w:type="dxa"/>
            <w:tcBorders>
              <w:top w:val="single" w:sz="4" w:space="0" w:color="auto"/>
              <w:left w:val="nil"/>
              <w:bottom w:val="single" w:sz="4" w:space="0" w:color="auto"/>
              <w:right w:val="nil"/>
            </w:tcBorders>
          </w:tcPr>
          <w:p w:rsidR="00CE3BAE" w:rsidRDefault="00CE3BAE" w:rsidP="00981A6C">
            <w:pPr>
              <w:pStyle w:val="TableText"/>
              <w:rPr>
                <w:color w:val="000000"/>
                <w:szCs w:val="18"/>
              </w:rPr>
            </w:pPr>
            <w:r>
              <w:rPr>
                <w:color w:val="000000"/>
                <w:szCs w:val="18"/>
              </w:rPr>
              <w:t>Residential Care</w:t>
            </w:r>
          </w:p>
        </w:tc>
        <w:tc>
          <w:tcPr>
            <w:tcW w:w="1680" w:type="dxa"/>
            <w:tcBorders>
              <w:top w:val="single" w:sz="4" w:space="0" w:color="auto"/>
              <w:left w:val="nil"/>
              <w:bottom w:val="single" w:sz="4" w:space="0" w:color="auto"/>
              <w:right w:val="nil"/>
            </w:tcBorders>
          </w:tcPr>
          <w:p w:rsidR="00CE3BAE" w:rsidRDefault="00CE3BAE" w:rsidP="00981A6C">
            <w:pPr>
              <w:pStyle w:val="TableText"/>
              <w:rPr>
                <w:color w:val="000000"/>
              </w:rPr>
            </w:pPr>
            <w:r>
              <w:rPr>
                <w:color w:val="000000"/>
              </w:rPr>
              <w:t>97</w:t>
            </w:r>
          </w:p>
        </w:tc>
      </w:tr>
    </w:tbl>
    <w:p w:rsidR="00CE3BAE" w:rsidRDefault="00CE3BAE" w:rsidP="00CE3BAE"/>
    <w:p w:rsidR="00CE3BAE" w:rsidRDefault="00CE3BAE" w:rsidP="00CE3BAE"/>
    <w:p w:rsidR="008C799B" w:rsidRDefault="008C799B" w:rsidP="008C799B">
      <w:pPr>
        <w:pStyle w:val="Heading2"/>
        <w:jc w:val="both"/>
        <w:rPr>
          <w:szCs w:val="20"/>
        </w:rPr>
      </w:pPr>
      <w:bookmarkStart w:id="204" w:name="_Toc323018249"/>
      <w:r>
        <w:t>Claim Adjustments Information</w:t>
      </w:r>
      <w:bookmarkEnd w:id="204"/>
    </w:p>
    <w:p w:rsidR="0083502E" w:rsidRDefault="00EE6883" w:rsidP="0083502E">
      <w:pPr>
        <w:pStyle w:val="Normal1"/>
        <w:spacing w:after="0"/>
        <w:jc w:val="both"/>
        <w:rPr>
          <w:color w:val="000000"/>
        </w:rPr>
      </w:pPr>
      <w:r>
        <w:rPr>
          <w:color w:val="000000"/>
        </w:rPr>
        <w:t>In order to establish claim adjustment</w:t>
      </w:r>
      <w:r w:rsidR="004F699D">
        <w:rPr>
          <w:color w:val="000000"/>
        </w:rPr>
        <w:t>s</w:t>
      </w:r>
      <w:r>
        <w:rPr>
          <w:color w:val="000000"/>
        </w:rPr>
        <w:t xml:space="preserve"> or void</w:t>
      </w:r>
      <w:r w:rsidR="004F699D">
        <w:rPr>
          <w:color w:val="000000"/>
        </w:rPr>
        <w:t>s</w:t>
      </w:r>
      <w:r>
        <w:rPr>
          <w:color w:val="000000"/>
        </w:rPr>
        <w:t>, please use the HIPAA 5010 Loop 2300 CLM (claim information) field CLM05-03 Claim Frequency Type Code.  Louisiana Medicaid MMIS only accepts types ORIGINAL, CORRECTED, VOID.</w:t>
      </w:r>
      <w:r w:rsidR="008C799B">
        <w:rPr>
          <w:color w:val="000000"/>
        </w:rPr>
        <w:t xml:space="preserve"> </w:t>
      </w:r>
      <w:r w:rsidR="0024381F">
        <w:rPr>
          <w:color w:val="000000"/>
        </w:rPr>
        <w:t xml:space="preserve">  This is true for 837I and 837P transaction formats.</w:t>
      </w:r>
      <w:r w:rsidR="0083502E">
        <w:rPr>
          <w:color w:val="000000"/>
        </w:rPr>
        <w:t xml:space="preserve"> The table below depicts the specific elements that should be addressed on an adjustment transaction.</w:t>
      </w:r>
    </w:p>
    <w:p w:rsidR="0083502E" w:rsidRDefault="0083502E" w:rsidP="0083502E">
      <w:pPr>
        <w:pStyle w:val="Normal1"/>
        <w:spacing w:after="0"/>
        <w:jc w:val="both"/>
        <w:rPr>
          <w:color w:val="000000"/>
        </w:rPr>
      </w:pPr>
    </w:p>
    <w:p w:rsidR="0083502E" w:rsidRDefault="0083502E" w:rsidP="0083502E">
      <w:pPr>
        <w:pStyle w:val="Heading2"/>
      </w:pPr>
      <w:bookmarkStart w:id="205" w:name="_Toc269369419"/>
      <w:bookmarkStart w:id="206" w:name="_Toc304200376"/>
      <w:bookmarkStart w:id="207" w:name="_Toc323018250"/>
      <w:r>
        <w:t>Line Adjustment Process</w:t>
      </w:r>
      <w:bookmarkEnd w:id="205"/>
      <w:bookmarkEnd w:id="206"/>
      <w:bookmarkEnd w:id="20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0"/>
        <w:gridCol w:w="1197"/>
        <w:gridCol w:w="8"/>
        <w:gridCol w:w="1153"/>
        <w:gridCol w:w="6000"/>
      </w:tblGrid>
      <w:tr w:rsidR="0083502E" w:rsidTr="0083502E">
        <w:tc>
          <w:tcPr>
            <w:tcW w:w="750" w:type="dxa"/>
            <w:vAlign w:val="center"/>
          </w:tcPr>
          <w:p w:rsidR="0083502E" w:rsidRDefault="0083502E" w:rsidP="0083502E">
            <w:pPr>
              <w:pStyle w:val="Heading5"/>
              <w:jc w:val="center"/>
            </w:pPr>
            <w:smartTag w:uri="urn:schemas-microsoft-com:office:smarttags" w:element="place">
              <w:r>
                <w:t>Loop</w:t>
              </w:r>
            </w:smartTag>
          </w:p>
        </w:tc>
        <w:tc>
          <w:tcPr>
            <w:tcW w:w="1197" w:type="dxa"/>
            <w:vAlign w:val="center"/>
          </w:tcPr>
          <w:p w:rsidR="0083502E" w:rsidRDefault="0083502E" w:rsidP="0083502E">
            <w:pPr>
              <w:pStyle w:val="Heading5"/>
              <w:numPr>
                <w:ilvl w:val="0"/>
                <w:numId w:val="0"/>
              </w:numPr>
              <w:jc w:val="center"/>
            </w:pPr>
            <w:r>
              <w:t>Segment</w:t>
            </w:r>
          </w:p>
        </w:tc>
        <w:tc>
          <w:tcPr>
            <w:tcW w:w="1161" w:type="dxa"/>
            <w:gridSpan w:val="2"/>
          </w:tcPr>
          <w:p w:rsidR="0083502E" w:rsidRDefault="0083502E" w:rsidP="0083502E">
            <w:pPr>
              <w:pStyle w:val="Heading5"/>
              <w:jc w:val="center"/>
            </w:pPr>
            <w:r>
              <w:t>Data Element</w:t>
            </w:r>
          </w:p>
        </w:tc>
        <w:tc>
          <w:tcPr>
            <w:tcW w:w="6000" w:type="dxa"/>
            <w:vAlign w:val="center"/>
          </w:tcPr>
          <w:p w:rsidR="0083502E" w:rsidRDefault="0083502E" w:rsidP="0083502E">
            <w:pPr>
              <w:pStyle w:val="Heading5"/>
              <w:numPr>
                <w:ilvl w:val="0"/>
                <w:numId w:val="0"/>
              </w:numPr>
              <w:jc w:val="center"/>
            </w:pPr>
            <w:r>
              <w:t>Comments</w:t>
            </w:r>
          </w:p>
        </w:tc>
      </w:tr>
      <w:tr w:rsidR="0083502E" w:rsidTr="0083502E">
        <w:tc>
          <w:tcPr>
            <w:tcW w:w="750" w:type="dxa"/>
          </w:tcPr>
          <w:p w:rsidR="0083502E" w:rsidRDefault="0083502E" w:rsidP="0083502E">
            <w:pPr>
              <w:pStyle w:val="TableText"/>
            </w:pPr>
            <w:r>
              <w:t>2300</w:t>
            </w:r>
          </w:p>
        </w:tc>
        <w:tc>
          <w:tcPr>
            <w:tcW w:w="1205" w:type="dxa"/>
            <w:gridSpan w:val="2"/>
          </w:tcPr>
          <w:p w:rsidR="0083502E" w:rsidRPr="002715FE" w:rsidRDefault="0083502E" w:rsidP="0083502E">
            <w:pPr>
              <w:pStyle w:val="TableText"/>
            </w:pPr>
            <w:r w:rsidRPr="002715FE">
              <w:t>CLM05-3</w:t>
            </w:r>
          </w:p>
        </w:tc>
        <w:tc>
          <w:tcPr>
            <w:tcW w:w="1153" w:type="dxa"/>
          </w:tcPr>
          <w:p w:rsidR="0083502E" w:rsidRPr="002715FE" w:rsidRDefault="0083502E" w:rsidP="0083502E">
            <w:pPr>
              <w:pStyle w:val="TableText"/>
            </w:pPr>
            <w:r w:rsidRPr="00DC5B45">
              <w:rPr>
                <w:bCs/>
                <w:sz w:val="18"/>
                <w:szCs w:val="18"/>
              </w:rPr>
              <w:t>1325</w:t>
            </w:r>
          </w:p>
          <w:p w:rsidR="0083502E" w:rsidRPr="002715FE" w:rsidRDefault="0083502E" w:rsidP="0083502E">
            <w:pPr>
              <w:pStyle w:val="TableText"/>
            </w:pPr>
          </w:p>
        </w:tc>
        <w:tc>
          <w:tcPr>
            <w:tcW w:w="6000" w:type="dxa"/>
          </w:tcPr>
          <w:p w:rsidR="0083502E" w:rsidRDefault="0083502E" w:rsidP="0083502E">
            <w:pPr>
              <w:pStyle w:val="TableHeadingText"/>
            </w:pPr>
            <w:r>
              <w:t>Claim Frequency Type Code</w:t>
            </w:r>
          </w:p>
          <w:p w:rsidR="0083502E" w:rsidRPr="00F55F32" w:rsidRDefault="0083502E" w:rsidP="0083502E">
            <w:pPr>
              <w:pStyle w:val="TableText"/>
            </w:pPr>
            <w:r>
              <w:t>To adjust a previously submitted claim, submit a value of “</w:t>
            </w:r>
            <w:r w:rsidRPr="00DC5B45">
              <w:rPr>
                <w:b/>
                <w:bCs/>
              </w:rPr>
              <w:t>7</w:t>
            </w:r>
            <w:r>
              <w:t>”. See also 2300/REF02.  Louisiana Medicaid MMIS only accepts types ORIGINAL, CORRECTED, VOID.</w:t>
            </w:r>
          </w:p>
        </w:tc>
      </w:tr>
      <w:tr w:rsidR="0083502E" w:rsidTr="0083502E">
        <w:tc>
          <w:tcPr>
            <w:tcW w:w="750" w:type="dxa"/>
          </w:tcPr>
          <w:p w:rsidR="0083502E" w:rsidRDefault="0083502E" w:rsidP="0083502E">
            <w:pPr>
              <w:pStyle w:val="TableText"/>
            </w:pPr>
            <w:r>
              <w:t>2300</w:t>
            </w:r>
          </w:p>
        </w:tc>
        <w:tc>
          <w:tcPr>
            <w:tcW w:w="1205" w:type="dxa"/>
            <w:gridSpan w:val="2"/>
          </w:tcPr>
          <w:p w:rsidR="0083502E" w:rsidRDefault="0083502E" w:rsidP="0083502E">
            <w:pPr>
              <w:pStyle w:val="TableText"/>
            </w:pPr>
            <w:r>
              <w:t>REF01</w:t>
            </w:r>
          </w:p>
        </w:tc>
        <w:tc>
          <w:tcPr>
            <w:tcW w:w="1153" w:type="dxa"/>
          </w:tcPr>
          <w:p w:rsidR="0083502E" w:rsidRDefault="0083502E" w:rsidP="0083502E">
            <w:pPr>
              <w:pStyle w:val="TableText"/>
            </w:pPr>
            <w:r>
              <w:t>128</w:t>
            </w:r>
          </w:p>
        </w:tc>
        <w:tc>
          <w:tcPr>
            <w:tcW w:w="6000" w:type="dxa"/>
          </w:tcPr>
          <w:p w:rsidR="0083502E" w:rsidRDefault="0083502E" w:rsidP="0083502E">
            <w:pPr>
              <w:pStyle w:val="TableHeadingText"/>
            </w:pPr>
            <w:r>
              <w:t>Reference Identification Qualifier</w:t>
            </w:r>
          </w:p>
          <w:p w:rsidR="0083502E" w:rsidRDefault="0083502E" w:rsidP="0083502E">
            <w:pPr>
              <w:pStyle w:val="TableText"/>
            </w:pPr>
            <w:r>
              <w:t>To adjust a previously submitted claim, submit “</w:t>
            </w:r>
            <w:r w:rsidRPr="00DC5B45">
              <w:rPr>
                <w:b/>
              </w:rPr>
              <w:t>F8</w:t>
            </w:r>
            <w:r w:rsidRPr="00590C05">
              <w:t xml:space="preserve">” </w:t>
            </w:r>
            <w:r>
              <w:t>to identify the Original Reference Number.</w:t>
            </w:r>
          </w:p>
        </w:tc>
      </w:tr>
      <w:tr w:rsidR="0083502E" w:rsidTr="0083502E">
        <w:tc>
          <w:tcPr>
            <w:tcW w:w="750" w:type="dxa"/>
          </w:tcPr>
          <w:p w:rsidR="0083502E" w:rsidRDefault="0083502E" w:rsidP="0083502E">
            <w:pPr>
              <w:pStyle w:val="TableText"/>
            </w:pPr>
            <w:r>
              <w:t>2300</w:t>
            </w:r>
          </w:p>
        </w:tc>
        <w:tc>
          <w:tcPr>
            <w:tcW w:w="1205" w:type="dxa"/>
            <w:gridSpan w:val="2"/>
          </w:tcPr>
          <w:p w:rsidR="0083502E" w:rsidRDefault="0083502E" w:rsidP="0083502E">
            <w:pPr>
              <w:pStyle w:val="TableText"/>
            </w:pPr>
            <w:r>
              <w:t>REF02</w:t>
            </w:r>
          </w:p>
        </w:tc>
        <w:tc>
          <w:tcPr>
            <w:tcW w:w="1153" w:type="dxa"/>
          </w:tcPr>
          <w:p w:rsidR="0083502E" w:rsidRDefault="0083502E" w:rsidP="0083502E">
            <w:pPr>
              <w:pStyle w:val="TableText"/>
            </w:pPr>
            <w:r>
              <w:t>127</w:t>
            </w:r>
          </w:p>
        </w:tc>
        <w:tc>
          <w:tcPr>
            <w:tcW w:w="6000" w:type="dxa"/>
          </w:tcPr>
          <w:p w:rsidR="0083502E" w:rsidRDefault="0083502E" w:rsidP="0083502E">
            <w:pPr>
              <w:pStyle w:val="TableHeadingText"/>
            </w:pPr>
            <w:r>
              <w:t>Original Reference Number</w:t>
            </w:r>
          </w:p>
          <w:p w:rsidR="0083502E" w:rsidRDefault="0083502E" w:rsidP="0083502E">
            <w:pPr>
              <w:pStyle w:val="TableText"/>
            </w:pPr>
            <w:r>
              <w:t xml:space="preserve">To adjust a previously submitted claim, please submit the </w:t>
            </w:r>
            <w:r w:rsidRPr="00DC5B45">
              <w:rPr>
                <w:b/>
                <w:bCs/>
              </w:rPr>
              <w:t xml:space="preserve">13-digit ICN </w:t>
            </w:r>
            <w:r>
              <w:t>assigned by the</w:t>
            </w:r>
            <w:r w:rsidRPr="00DC5B45">
              <w:rPr>
                <w:b/>
                <w:bCs/>
              </w:rPr>
              <w:t xml:space="preserve"> </w:t>
            </w:r>
            <w:r>
              <w:rPr>
                <w:b/>
                <w:bCs/>
              </w:rPr>
              <w:t xml:space="preserve">Molina </w:t>
            </w:r>
            <w:r>
              <w:t>adjudication system and printed on the</w:t>
            </w:r>
            <w:r w:rsidRPr="00DC5B45">
              <w:rPr>
                <w:b/>
                <w:bCs/>
              </w:rPr>
              <w:t xml:space="preserve"> </w:t>
            </w:r>
            <w:r>
              <w:t>remittance advice or included in the 835 (or included in the claims history file) for the previously</w:t>
            </w:r>
            <w:r w:rsidRPr="00DC5B45">
              <w:rPr>
                <w:b/>
                <w:bCs/>
              </w:rPr>
              <w:t xml:space="preserve"> </w:t>
            </w:r>
            <w:r>
              <w:t>submitted claim that is being adjusted by this claim.</w:t>
            </w:r>
          </w:p>
        </w:tc>
      </w:tr>
    </w:tbl>
    <w:p w:rsidR="008C799B" w:rsidRDefault="008C799B" w:rsidP="008C799B">
      <w:pPr>
        <w:pStyle w:val="Normal1"/>
        <w:spacing w:after="0"/>
        <w:jc w:val="both"/>
        <w:rPr>
          <w:strike/>
          <w:color w:val="000000"/>
        </w:rPr>
      </w:pPr>
    </w:p>
    <w:p w:rsidR="0031514B" w:rsidRDefault="0031514B" w:rsidP="00477BA2"/>
    <w:p w:rsidR="006E0204" w:rsidRDefault="006E0204" w:rsidP="00477BA2">
      <w:pPr>
        <w:pStyle w:val="SectionStart"/>
      </w:pPr>
    </w:p>
    <w:p w:rsidR="006E0204" w:rsidRDefault="006E0204" w:rsidP="00477BA2">
      <w:pPr>
        <w:pStyle w:val="Heading1"/>
      </w:pPr>
      <w:bookmarkStart w:id="208" w:name="_Toc269369399"/>
      <w:bookmarkStart w:id="209" w:name="_Toc323018251"/>
      <w:r>
        <w:t>Repairable Denial Edit Codes and Descriptions</w:t>
      </w:r>
      <w:bookmarkEnd w:id="208"/>
      <w:bookmarkEnd w:id="209"/>
    </w:p>
    <w:p w:rsidR="006E0204" w:rsidRDefault="006E0204" w:rsidP="00477BA2"/>
    <w:p w:rsidR="006E0204" w:rsidRDefault="006E0204" w:rsidP="00AA5C32">
      <w:pPr>
        <w:jc w:val="both"/>
      </w:pPr>
      <w:r>
        <w:t xml:space="preserve">DHH has modified edits for </w:t>
      </w:r>
      <w:r w:rsidR="009A1CD9">
        <w:t>claims</w:t>
      </w:r>
      <w:r>
        <w:t xml:space="preserve"> processing. In order to ensure DHH has the most complete data for rate setting and data analysis, the </w:t>
      </w:r>
      <w:r w:rsidR="007B3654">
        <w:t>provider and/or the CCN</w:t>
      </w:r>
      <w:r>
        <w:t xml:space="preserve"> is to repair as many edit codes as possible. The table below represents the edit codes </w:t>
      </w:r>
      <w:r w:rsidR="007B3654">
        <w:t>that must be corrected with assistance from the CCN.</w:t>
      </w:r>
    </w:p>
    <w:p w:rsidR="006E0204" w:rsidRDefault="006E0204" w:rsidP="00477BA2"/>
    <w:tbl>
      <w:tblPr>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7195"/>
      </w:tblGrid>
      <w:tr w:rsidR="006E0204" w:rsidTr="003861DD">
        <w:trPr>
          <w:trHeight w:val="315"/>
          <w:tblHeader/>
        </w:trPr>
        <w:tc>
          <w:tcPr>
            <w:tcW w:w="1580" w:type="dxa"/>
            <w:tcBorders>
              <w:top w:val="single" w:sz="4" w:space="0" w:color="auto"/>
              <w:left w:val="single" w:sz="4" w:space="0" w:color="auto"/>
              <w:bottom w:val="single" w:sz="4" w:space="0" w:color="auto"/>
              <w:right w:val="single" w:sz="4" w:space="0" w:color="auto"/>
            </w:tcBorders>
            <w:vAlign w:val="center"/>
          </w:tcPr>
          <w:p w:rsidR="006E0204" w:rsidRDefault="006E0204" w:rsidP="00477BA2">
            <w:pPr>
              <w:pStyle w:val="TableHeadingText"/>
            </w:pPr>
            <w:r>
              <w:t>EDIT CODE</w:t>
            </w:r>
          </w:p>
        </w:tc>
        <w:tc>
          <w:tcPr>
            <w:tcW w:w="7195" w:type="dxa"/>
            <w:tcBorders>
              <w:top w:val="single" w:sz="4" w:space="0" w:color="auto"/>
              <w:left w:val="single" w:sz="4" w:space="0" w:color="auto"/>
              <w:bottom w:val="single" w:sz="4" w:space="0" w:color="auto"/>
              <w:right w:val="single" w:sz="4" w:space="0" w:color="auto"/>
            </w:tcBorders>
            <w:noWrap/>
            <w:vAlign w:val="center"/>
          </w:tcPr>
          <w:p w:rsidR="006E0204" w:rsidRDefault="006E0204" w:rsidP="00477BA2">
            <w:pPr>
              <w:pStyle w:val="TableHeadingText"/>
              <w:spacing w:before="0" w:after="0"/>
              <w:rPr>
                <w:sz w:val="20"/>
              </w:rPr>
            </w:pPr>
            <w:r>
              <w:rPr>
                <w:sz w:val="20"/>
              </w:rPr>
              <w:t>EDIT DISPOSITION – DENY (REPAIRABLE UNDER LIMITED CIRCUMSTANCES)</w:t>
            </w:r>
          </w:p>
          <w:p w:rsidR="006E0204" w:rsidRDefault="006E0204" w:rsidP="00477BA2">
            <w:pPr>
              <w:pStyle w:val="TableHeadingText"/>
            </w:pPr>
            <w:r>
              <w:rPr>
                <w:sz w:val="20"/>
              </w:rPr>
              <w:t>EDIT DESCRIPTION</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110</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REBILL OB/ABORT D&amp;C</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161</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HOSP-STAY-REQUIRES-PRECERT</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187</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PA-THRU-CLAIM-THRU-NOT-SAME</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191</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PROC-REQUIRES-PRIOR-AUTH</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265</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SURG REQUIRES PA-0</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468</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JUSTIFY EYEGLASSES</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469</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EYEWEAR DENIED</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512</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VNS REPROGRAMMING</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538</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REVIEW-DIAG-MED</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621</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RESUBMIT-WITH-REPORTS</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627</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SEND MED NECESSITY</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664</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1 PAYABLE/180 DAYS</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770</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PERTINENT HIST/REQ</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786</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UNKNOWN ABBREVATION</w:t>
            </w:r>
          </w:p>
        </w:tc>
      </w:tr>
      <w:tr w:rsidR="00770CEC" w:rsidTr="003861DD">
        <w:trPr>
          <w:trHeight w:val="315"/>
        </w:trPr>
        <w:tc>
          <w:tcPr>
            <w:tcW w:w="1580" w:type="dxa"/>
            <w:tcBorders>
              <w:top w:val="single" w:sz="4" w:space="0" w:color="auto"/>
              <w:left w:val="single" w:sz="4" w:space="0" w:color="auto"/>
              <w:bottom w:val="single" w:sz="4" w:space="0" w:color="auto"/>
              <w:right w:val="single" w:sz="4" w:space="0" w:color="auto"/>
            </w:tcBorders>
            <w:vAlign w:val="center"/>
          </w:tcPr>
          <w:p w:rsidR="00770CEC" w:rsidRDefault="00770CEC" w:rsidP="00477BA2">
            <w:pPr>
              <w:rPr>
                <w:sz w:val="18"/>
                <w:szCs w:val="18"/>
              </w:rPr>
            </w:pPr>
            <w:r>
              <w:rPr>
                <w:sz w:val="18"/>
                <w:szCs w:val="18"/>
              </w:rPr>
              <w:t>950</w:t>
            </w:r>
          </w:p>
        </w:tc>
        <w:tc>
          <w:tcPr>
            <w:tcW w:w="7195" w:type="dxa"/>
            <w:tcBorders>
              <w:top w:val="single" w:sz="4" w:space="0" w:color="auto"/>
              <w:left w:val="single" w:sz="4" w:space="0" w:color="auto"/>
              <w:bottom w:val="single" w:sz="4" w:space="0" w:color="auto"/>
              <w:right w:val="single" w:sz="4" w:space="0" w:color="auto"/>
            </w:tcBorders>
            <w:noWrap/>
            <w:vAlign w:val="center"/>
          </w:tcPr>
          <w:p w:rsidR="00770CEC" w:rsidRDefault="00770CEC" w:rsidP="00477BA2">
            <w:pPr>
              <w:rPr>
                <w:sz w:val="18"/>
                <w:szCs w:val="18"/>
              </w:rPr>
            </w:pPr>
            <w:r>
              <w:rPr>
                <w:sz w:val="18"/>
                <w:szCs w:val="18"/>
              </w:rPr>
              <w:t>OPERATIVE-REQUESTED</w:t>
            </w:r>
          </w:p>
        </w:tc>
      </w:tr>
    </w:tbl>
    <w:p w:rsidR="006E0204" w:rsidRDefault="006E0204" w:rsidP="00477BA2">
      <w:pPr>
        <w:rPr>
          <w:szCs w:val="20"/>
        </w:rPr>
      </w:pPr>
    </w:p>
    <w:p w:rsidR="006E0204" w:rsidRDefault="006E0204" w:rsidP="00477BA2">
      <w:pPr>
        <w:rPr>
          <w:szCs w:val="24"/>
        </w:rPr>
      </w:pPr>
    </w:p>
    <w:p w:rsidR="006E0204" w:rsidRDefault="002C1D49" w:rsidP="00AA5C32">
      <w:pPr>
        <w:pStyle w:val="Heading2"/>
        <w:numPr>
          <w:ilvl w:val="0"/>
          <w:numId w:val="0"/>
        </w:numPr>
        <w:tabs>
          <w:tab w:val="left" w:pos="720"/>
        </w:tabs>
        <w:jc w:val="both"/>
        <w:rPr>
          <w:color w:val="FF0000"/>
          <w:szCs w:val="20"/>
        </w:rPr>
      </w:pPr>
      <w:bookmarkStart w:id="210" w:name="_Toc269369401"/>
      <w:bookmarkStart w:id="211" w:name="_Toc51375774"/>
      <w:bookmarkStart w:id="212" w:name="_Toc323018252"/>
      <w:r>
        <w:lastRenderedPageBreak/>
        <w:t xml:space="preserve">Claim </w:t>
      </w:r>
      <w:r w:rsidR="006E0204">
        <w:t>Correction Process</w:t>
      </w:r>
      <w:bookmarkEnd w:id="210"/>
      <w:bookmarkEnd w:id="211"/>
      <w:bookmarkEnd w:id="212"/>
    </w:p>
    <w:p w:rsidR="006E0204" w:rsidRDefault="006E0204" w:rsidP="00AA5C32">
      <w:pPr>
        <w:jc w:val="both"/>
        <w:rPr>
          <w:color w:val="000000"/>
        </w:rPr>
      </w:pPr>
      <w:r>
        <w:rPr>
          <w:color w:val="000000"/>
        </w:rPr>
        <w:t xml:space="preserve">DHH’s FI will </w:t>
      </w:r>
      <w:r w:rsidR="00282E9E">
        <w:rPr>
          <w:color w:val="000000"/>
        </w:rPr>
        <w:t>submit remittance advices</w:t>
      </w:r>
      <w:r>
        <w:rPr>
          <w:color w:val="000000"/>
        </w:rPr>
        <w:t xml:space="preserve"> to the </w:t>
      </w:r>
      <w:r w:rsidR="00282E9E">
        <w:rPr>
          <w:color w:val="000000"/>
        </w:rPr>
        <w:t>providers</w:t>
      </w:r>
      <w:r>
        <w:rPr>
          <w:color w:val="000000"/>
        </w:rPr>
        <w:t xml:space="preserve"> the day after they are produced by the MMIS adjudication cycle via the web. The CCNs </w:t>
      </w:r>
      <w:r w:rsidR="00282E9E">
        <w:rPr>
          <w:color w:val="000000"/>
        </w:rPr>
        <w:t xml:space="preserve">are to assist providers </w:t>
      </w:r>
      <w:r w:rsidR="009E628A">
        <w:rPr>
          <w:color w:val="000000"/>
        </w:rPr>
        <w:t>with</w:t>
      </w:r>
      <w:r w:rsidR="00282E9E">
        <w:rPr>
          <w:color w:val="000000"/>
        </w:rPr>
        <w:t xml:space="preserve"> obtain</w:t>
      </w:r>
      <w:r w:rsidR="009E628A">
        <w:rPr>
          <w:color w:val="000000"/>
        </w:rPr>
        <w:t>ing</w:t>
      </w:r>
      <w:r w:rsidR="00282E9E">
        <w:rPr>
          <w:color w:val="000000"/>
        </w:rPr>
        <w:t xml:space="preserve"> </w:t>
      </w:r>
      <w:r w:rsidR="009E628A">
        <w:rPr>
          <w:color w:val="000000"/>
        </w:rPr>
        <w:t>the</w:t>
      </w:r>
      <w:r w:rsidR="00282E9E">
        <w:rPr>
          <w:color w:val="000000"/>
        </w:rPr>
        <w:t xml:space="preserve"> required or missing information</w:t>
      </w:r>
      <w:r>
        <w:rPr>
          <w:color w:val="000000"/>
        </w:rPr>
        <w:t xml:space="preserve"> </w:t>
      </w:r>
      <w:r w:rsidR="009E628A">
        <w:rPr>
          <w:color w:val="000000"/>
        </w:rPr>
        <w:t xml:space="preserve">and </w:t>
      </w:r>
      <w:r w:rsidR="004B7E96">
        <w:rPr>
          <w:color w:val="000000"/>
        </w:rPr>
        <w:t>resubmitting</w:t>
      </w:r>
      <w:r w:rsidR="009E628A">
        <w:rPr>
          <w:color w:val="000000"/>
        </w:rPr>
        <w:t xml:space="preserve"> the claims</w:t>
      </w:r>
      <w:r w:rsidR="00282E9E">
        <w:rPr>
          <w:color w:val="000000"/>
        </w:rPr>
        <w:t xml:space="preserve"> </w:t>
      </w:r>
      <w:r>
        <w:rPr>
          <w:color w:val="000000"/>
        </w:rPr>
        <w:t>in accordance with an approved quality assurance plan.</w:t>
      </w:r>
    </w:p>
    <w:p w:rsidR="006E0204" w:rsidRDefault="006E0204" w:rsidP="00477BA2"/>
    <w:p w:rsidR="006008FB" w:rsidRDefault="006008FB" w:rsidP="00477BA2">
      <w:r>
        <w:t xml:space="preserve">See Appendix </w:t>
      </w:r>
      <w:r w:rsidR="00700D5C">
        <w:t>I</w:t>
      </w:r>
      <w:r>
        <w:t xml:space="preserve"> for a list of CCN-S program-specific edit codes with their dispositions.</w:t>
      </w:r>
    </w:p>
    <w:p w:rsidR="006E0204" w:rsidRDefault="006E0204" w:rsidP="00477BA2">
      <w:pPr>
        <w:pStyle w:val="NormalWeb"/>
        <w:rPr>
          <w:szCs w:val="20"/>
        </w:rPr>
      </w:pPr>
    </w:p>
    <w:p w:rsidR="0031514B" w:rsidRPr="000A30A4" w:rsidRDefault="0031514B" w:rsidP="00477BA2"/>
    <w:p w:rsidR="008C6780" w:rsidRDefault="008C6780" w:rsidP="00477BA2">
      <w:pPr>
        <w:pStyle w:val="SectionStart"/>
        <w:pBdr>
          <w:left w:val="single" w:sz="12" w:space="0" w:color="auto"/>
        </w:pBdr>
        <w:ind w:left="0" w:firstLine="0"/>
      </w:pPr>
    </w:p>
    <w:p w:rsidR="008C6780" w:rsidRDefault="008C6780" w:rsidP="00477BA2">
      <w:pPr>
        <w:pStyle w:val="Heading1"/>
        <w:spacing w:before="0"/>
      </w:pPr>
      <w:bookmarkStart w:id="213" w:name="_Toc269378481"/>
      <w:bookmarkStart w:id="214" w:name="_Toc269378833"/>
      <w:bookmarkStart w:id="215" w:name="_Toc323018253"/>
      <w:r>
        <w:t>Files and Reports</w:t>
      </w:r>
      <w:bookmarkEnd w:id="213"/>
      <w:bookmarkEnd w:id="214"/>
      <w:bookmarkEnd w:id="215"/>
    </w:p>
    <w:p w:rsidR="00BA1349" w:rsidRPr="00BA1349" w:rsidRDefault="00BA1349" w:rsidP="00AA5C32">
      <w:pPr>
        <w:pStyle w:val="Normal1"/>
        <w:jc w:val="both"/>
      </w:pPr>
      <w:r>
        <w:t>The following</w:t>
      </w:r>
      <w:r w:rsidRPr="00BA1349">
        <w:t xml:space="preserve"> list of electronic files or reports </w:t>
      </w:r>
      <w:r w:rsidR="00F35880">
        <w:t xml:space="preserve">are </w:t>
      </w:r>
      <w:r w:rsidRPr="00BA1349">
        <w:t>to be submitted by CCNs, DHH and the Enrollment Broker. The format and/or layout requirements for each file or report are located in either th</w:t>
      </w:r>
      <w:r w:rsidR="00F35880">
        <w:t>is</w:t>
      </w:r>
      <w:r w:rsidRPr="00BA1349">
        <w:t xml:space="preserve"> Guide, </w:t>
      </w:r>
      <w:r w:rsidRPr="0020529A">
        <w:t>the Quality Companion Guide,</w:t>
      </w:r>
      <w:r w:rsidRPr="00BA1349">
        <w:t xml:space="preserve"> or are still at a developmental stage.  As the following </w:t>
      </w:r>
      <w:r w:rsidR="00F35880">
        <w:t xml:space="preserve">list </w:t>
      </w:r>
      <w:r w:rsidRPr="00BA1349">
        <w:t xml:space="preserve">may not be all inclusive, it is the CCNs responsibility to ensure that all required files or reports, as stated in the </w:t>
      </w:r>
      <w:r w:rsidR="0020529A">
        <w:t xml:space="preserve">RFP, </w:t>
      </w:r>
      <w:r w:rsidRPr="00BA1349">
        <w:t xml:space="preserve">are submitted to DHH in a timely manner.  </w:t>
      </w:r>
    </w:p>
    <w:p w:rsidR="0020529A" w:rsidRDefault="0020529A" w:rsidP="00AA5C32">
      <w:pPr>
        <w:pStyle w:val="ListParagraph"/>
        <w:spacing w:after="0" w:line="240" w:lineRule="auto"/>
        <w:ind w:left="0"/>
        <w:jc w:val="both"/>
        <w:outlineLvl w:val="2"/>
        <w:rPr>
          <w:rStyle w:val="normal005f005fchar1char1"/>
        </w:rPr>
      </w:pPr>
      <w:r w:rsidRPr="00665756">
        <w:rPr>
          <w:rStyle w:val="normal005f005fchar1char1"/>
        </w:rPr>
        <w:t>Unless otherwise specified, deadlines for submitting files and reports are as follows:</w:t>
      </w:r>
    </w:p>
    <w:p w:rsidR="0020529A" w:rsidRDefault="0020529A" w:rsidP="00AA5C32">
      <w:pPr>
        <w:pStyle w:val="ListParagraph"/>
        <w:ind w:left="4122"/>
        <w:jc w:val="both"/>
        <w:outlineLvl w:val="2"/>
        <w:rPr>
          <w:rStyle w:val="normal005f005fchar1char1"/>
        </w:rPr>
      </w:pPr>
    </w:p>
    <w:p w:rsidR="0020529A" w:rsidRDefault="0020529A" w:rsidP="00AA5C32">
      <w:pPr>
        <w:pStyle w:val="ListParagraph"/>
        <w:numPr>
          <w:ilvl w:val="0"/>
          <w:numId w:val="28"/>
        </w:numPr>
        <w:spacing w:after="0" w:line="240" w:lineRule="auto"/>
        <w:jc w:val="both"/>
        <w:outlineLvl w:val="2"/>
        <w:rPr>
          <w:rStyle w:val="normal005f005fchar1char1"/>
        </w:rPr>
      </w:pPr>
      <w:r w:rsidRPr="00665756">
        <w:rPr>
          <w:rStyle w:val="normal005f005fchar1char1"/>
        </w:rPr>
        <w:t>Daily reports and files shall be submitted within one (1) business day following the due date;</w:t>
      </w:r>
    </w:p>
    <w:p w:rsidR="0020529A" w:rsidRDefault="0020529A" w:rsidP="00AA5C32">
      <w:pPr>
        <w:pStyle w:val="ListParagraph"/>
        <w:ind w:left="4122"/>
        <w:jc w:val="both"/>
        <w:outlineLvl w:val="2"/>
        <w:rPr>
          <w:rStyle w:val="normal005f005fchar1char1"/>
        </w:rPr>
      </w:pPr>
    </w:p>
    <w:p w:rsidR="0020529A" w:rsidRDefault="0020529A" w:rsidP="00AA5C32">
      <w:pPr>
        <w:pStyle w:val="ListParagraph"/>
        <w:numPr>
          <w:ilvl w:val="0"/>
          <w:numId w:val="28"/>
        </w:numPr>
        <w:spacing w:after="0" w:line="240" w:lineRule="auto"/>
        <w:jc w:val="both"/>
        <w:outlineLvl w:val="2"/>
        <w:rPr>
          <w:rStyle w:val="normal005f005fchar1char1"/>
        </w:rPr>
      </w:pPr>
      <w:r w:rsidRPr="00665756">
        <w:rPr>
          <w:rStyle w:val="normal005f005fchar1char1"/>
        </w:rPr>
        <w:t>Weekly reports and files shall be submitted on the Wednesday following the reporting week;</w:t>
      </w:r>
    </w:p>
    <w:p w:rsidR="0020529A" w:rsidRDefault="0020529A" w:rsidP="00AA5C32">
      <w:pPr>
        <w:pStyle w:val="ListParagraph"/>
        <w:ind w:left="4122"/>
        <w:jc w:val="both"/>
        <w:outlineLvl w:val="2"/>
        <w:rPr>
          <w:rStyle w:val="normal005f005fchar1char1"/>
        </w:rPr>
      </w:pPr>
    </w:p>
    <w:p w:rsidR="0020529A" w:rsidRDefault="0020529A" w:rsidP="00AA5C32">
      <w:pPr>
        <w:pStyle w:val="ListParagraph"/>
        <w:numPr>
          <w:ilvl w:val="0"/>
          <w:numId w:val="28"/>
        </w:numPr>
        <w:spacing w:after="0" w:line="240" w:lineRule="auto"/>
        <w:jc w:val="both"/>
        <w:outlineLvl w:val="2"/>
        <w:rPr>
          <w:rStyle w:val="normal005f005fchar1char1"/>
        </w:rPr>
      </w:pPr>
      <w:r w:rsidRPr="00665756">
        <w:rPr>
          <w:rStyle w:val="normal005f005fchar1char1"/>
        </w:rPr>
        <w:t>Monthly reports and files shall be submitted within fifteen (15) calendar days of the end of each month;</w:t>
      </w:r>
    </w:p>
    <w:p w:rsidR="0020529A" w:rsidRDefault="0020529A" w:rsidP="00AA5C32">
      <w:pPr>
        <w:pStyle w:val="ListParagraph"/>
        <w:spacing w:after="0" w:line="240" w:lineRule="auto"/>
        <w:ind w:left="4122"/>
        <w:jc w:val="both"/>
        <w:outlineLvl w:val="2"/>
        <w:rPr>
          <w:rStyle w:val="normal005f005fchar1char1"/>
        </w:rPr>
      </w:pPr>
    </w:p>
    <w:p w:rsidR="0020529A" w:rsidRDefault="0020529A" w:rsidP="00AA5C32">
      <w:pPr>
        <w:pStyle w:val="ListParagraph"/>
        <w:numPr>
          <w:ilvl w:val="0"/>
          <w:numId w:val="28"/>
        </w:numPr>
        <w:jc w:val="both"/>
        <w:outlineLvl w:val="2"/>
        <w:rPr>
          <w:rStyle w:val="normal005f005fchar1char1"/>
        </w:rPr>
      </w:pPr>
      <w:r w:rsidRPr="00665756">
        <w:rPr>
          <w:rStyle w:val="normal005f005fchar1char1"/>
        </w:rPr>
        <w:t xml:space="preserve">Quarterly reports and files shall be submitted by April 30, July 30, October 30, and January 30, for the quarter immediately preceding the due date; </w:t>
      </w:r>
    </w:p>
    <w:p w:rsidR="0020529A" w:rsidRDefault="0020529A" w:rsidP="00AA5C32">
      <w:pPr>
        <w:pStyle w:val="ListParagraph"/>
        <w:ind w:left="4122"/>
        <w:jc w:val="both"/>
        <w:outlineLvl w:val="2"/>
        <w:rPr>
          <w:rStyle w:val="normal005f005fchar1char1"/>
        </w:rPr>
      </w:pPr>
    </w:p>
    <w:p w:rsidR="0020529A" w:rsidRDefault="0020529A" w:rsidP="00AA5C32">
      <w:pPr>
        <w:pStyle w:val="ListParagraph"/>
        <w:numPr>
          <w:ilvl w:val="0"/>
          <w:numId w:val="28"/>
        </w:numPr>
        <w:spacing w:after="0" w:line="240" w:lineRule="auto"/>
        <w:jc w:val="both"/>
        <w:outlineLvl w:val="2"/>
        <w:rPr>
          <w:rStyle w:val="normal005f005fchar1char1"/>
        </w:rPr>
      </w:pPr>
      <w:r w:rsidRPr="00665756">
        <w:rPr>
          <w:rStyle w:val="normal005f005fchar1char1"/>
        </w:rPr>
        <w:t>Annual reports and files shall be submitted within thirty (30) calendar days following the twelfth (12th) month; and</w:t>
      </w:r>
    </w:p>
    <w:p w:rsidR="0020529A" w:rsidRDefault="0020529A" w:rsidP="00AA5C32">
      <w:pPr>
        <w:pStyle w:val="ListParagraph"/>
        <w:ind w:left="4122"/>
        <w:jc w:val="both"/>
        <w:outlineLvl w:val="2"/>
        <w:rPr>
          <w:rStyle w:val="normal005f005fchar1char1"/>
        </w:rPr>
      </w:pPr>
    </w:p>
    <w:p w:rsidR="0020529A" w:rsidRDefault="0020529A" w:rsidP="00AA5C32">
      <w:pPr>
        <w:pStyle w:val="ListParagraph"/>
        <w:numPr>
          <w:ilvl w:val="0"/>
          <w:numId w:val="28"/>
        </w:numPr>
        <w:spacing w:after="0" w:line="240" w:lineRule="auto"/>
        <w:jc w:val="both"/>
        <w:outlineLvl w:val="2"/>
        <w:rPr>
          <w:rStyle w:val="normal005f005fchar1char1"/>
        </w:rPr>
      </w:pPr>
      <w:r w:rsidRPr="004C31F3">
        <w:rPr>
          <w:rStyle w:val="normal005f005fchar1char1"/>
        </w:rPr>
        <w:t>Ad Hoc reports shall be submitted within three (3) business days from the agreed upon date of delivery.</w:t>
      </w:r>
    </w:p>
    <w:p w:rsidR="0020529A" w:rsidRDefault="0020529A" w:rsidP="00477BA2">
      <w:pPr>
        <w:pStyle w:val="ListParagraph"/>
        <w:ind w:left="4122"/>
        <w:outlineLvl w:val="2"/>
        <w:rPr>
          <w:rStyle w:val="normal005f005fchar1char1"/>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570"/>
        <w:gridCol w:w="1348"/>
        <w:gridCol w:w="3845"/>
        <w:gridCol w:w="2813"/>
      </w:tblGrid>
      <w:tr w:rsidR="008C46EB" w:rsidRPr="009D513B" w:rsidTr="00BF3F51">
        <w:trPr>
          <w:tblHeader/>
        </w:trPr>
        <w:tc>
          <w:tcPr>
            <w:tcW w:w="0" w:type="auto"/>
            <w:shd w:val="clear" w:color="auto" w:fill="DDD9C3" w:themeFill="background2" w:themeFillShade="E6"/>
          </w:tcPr>
          <w:p w:rsidR="008C46EB" w:rsidRPr="009D513B" w:rsidRDefault="008C46EB" w:rsidP="00BF3F51">
            <w:pPr>
              <w:pStyle w:val="TableHeadingText"/>
              <w:rPr>
                <w:rFonts w:ascii="Arial" w:hAnsi="Arial"/>
                <w:sz w:val="20"/>
                <w:szCs w:val="20"/>
              </w:rPr>
            </w:pPr>
            <w:r w:rsidRPr="009D513B">
              <w:rPr>
                <w:rFonts w:ascii="Arial" w:hAnsi="Arial"/>
                <w:sz w:val="20"/>
                <w:szCs w:val="20"/>
              </w:rPr>
              <w:t>Responsible Party</w:t>
            </w:r>
          </w:p>
        </w:tc>
        <w:tc>
          <w:tcPr>
            <w:tcW w:w="0" w:type="auto"/>
            <w:shd w:val="clear" w:color="auto" w:fill="DDD9C3" w:themeFill="background2" w:themeFillShade="E6"/>
          </w:tcPr>
          <w:p w:rsidR="008C46EB" w:rsidRPr="009D513B" w:rsidRDefault="008C46EB" w:rsidP="00BF3F51">
            <w:pPr>
              <w:pStyle w:val="TableHeadingText"/>
              <w:rPr>
                <w:rFonts w:ascii="Arial" w:hAnsi="Arial"/>
                <w:sz w:val="20"/>
                <w:szCs w:val="20"/>
              </w:rPr>
            </w:pPr>
            <w:r w:rsidRPr="009D513B">
              <w:rPr>
                <w:rFonts w:ascii="Arial" w:hAnsi="Arial"/>
                <w:sz w:val="20"/>
                <w:szCs w:val="20"/>
              </w:rPr>
              <w:t xml:space="preserve">Receiving Party </w:t>
            </w:r>
          </w:p>
        </w:tc>
        <w:tc>
          <w:tcPr>
            <w:tcW w:w="0" w:type="auto"/>
            <w:shd w:val="clear" w:color="auto" w:fill="DDD9C3" w:themeFill="background2" w:themeFillShade="E6"/>
          </w:tcPr>
          <w:p w:rsidR="008C46EB" w:rsidRPr="009D513B" w:rsidRDefault="008C46EB" w:rsidP="00BF3F51">
            <w:pPr>
              <w:pStyle w:val="TableHeadingText"/>
              <w:rPr>
                <w:rFonts w:ascii="Arial" w:hAnsi="Arial"/>
                <w:sz w:val="20"/>
                <w:szCs w:val="20"/>
              </w:rPr>
            </w:pPr>
            <w:r w:rsidRPr="009D513B">
              <w:rPr>
                <w:rFonts w:ascii="Arial" w:hAnsi="Arial"/>
                <w:sz w:val="20"/>
                <w:szCs w:val="20"/>
              </w:rPr>
              <w:t>File/Report Name</w:t>
            </w:r>
          </w:p>
        </w:tc>
        <w:tc>
          <w:tcPr>
            <w:tcW w:w="0" w:type="auto"/>
            <w:shd w:val="clear" w:color="auto" w:fill="DDD9C3" w:themeFill="background2" w:themeFillShade="E6"/>
          </w:tcPr>
          <w:p w:rsidR="008C46EB" w:rsidRPr="009D513B" w:rsidRDefault="008C46EB" w:rsidP="00BF3F51">
            <w:pPr>
              <w:pStyle w:val="TableHeadingText"/>
              <w:rPr>
                <w:rFonts w:ascii="Arial" w:hAnsi="Arial"/>
                <w:sz w:val="20"/>
                <w:szCs w:val="20"/>
              </w:rPr>
            </w:pPr>
            <w:r w:rsidRPr="009D513B">
              <w:rPr>
                <w:rFonts w:ascii="Arial" w:hAnsi="Arial"/>
                <w:sz w:val="20"/>
                <w:szCs w:val="20"/>
              </w:rPr>
              <w:t>Frequency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 xml:space="preserve">DHH-FI </w:t>
            </w:r>
          </w:p>
        </w:tc>
        <w:tc>
          <w:tcPr>
            <w:tcW w:w="0" w:type="auto"/>
            <w:vAlign w:val="bottom"/>
          </w:tcPr>
          <w:p w:rsidR="008C46EB" w:rsidRPr="009D513B" w:rsidRDefault="008C46EB" w:rsidP="00BF3F51">
            <w:pPr>
              <w:rPr>
                <w:sz w:val="20"/>
                <w:szCs w:val="20"/>
              </w:rPr>
            </w:pPr>
            <w:r w:rsidRPr="009D513B">
              <w:rPr>
                <w:sz w:val="20"/>
                <w:szCs w:val="20"/>
              </w:rPr>
              <w:t>EB</w:t>
            </w:r>
          </w:p>
        </w:tc>
        <w:tc>
          <w:tcPr>
            <w:tcW w:w="0" w:type="auto"/>
            <w:vAlign w:val="bottom"/>
          </w:tcPr>
          <w:p w:rsidR="008C46EB" w:rsidRPr="009D513B" w:rsidRDefault="008C46EB" w:rsidP="00BF3F51">
            <w:pPr>
              <w:rPr>
                <w:sz w:val="20"/>
                <w:szCs w:val="20"/>
              </w:rPr>
            </w:pPr>
            <w:r w:rsidRPr="009D513B">
              <w:rPr>
                <w:sz w:val="20"/>
                <w:szCs w:val="20"/>
              </w:rPr>
              <w:t>New Enrollee File</w:t>
            </w:r>
            <w:r w:rsidR="00D96D03">
              <w:rPr>
                <w:sz w:val="20"/>
                <w:szCs w:val="20"/>
              </w:rPr>
              <w:t xml:space="preserve"> (to CCN via 834)</w:t>
            </w:r>
          </w:p>
        </w:tc>
        <w:tc>
          <w:tcPr>
            <w:tcW w:w="0" w:type="auto"/>
            <w:vAlign w:val="bottom"/>
          </w:tcPr>
          <w:p w:rsidR="008C46EB" w:rsidRPr="009D513B" w:rsidRDefault="008C46EB" w:rsidP="00BF3F51">
            <w:pPr>
              <w:rPr>
                <w:sz w:val="20"/>
                <w:szCs w:val="20"/>
              </w:rPr>
            </w:pPr>
            <w:r w:rsidRPr="009D513B">
              <w:rPr>
                <w:sz w:val="20"/>
                <w:szCs w:val="20"/>
              </w:rPr>
              <w:t>Daily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Enrollment Broker</w:t>
            </w:r>
          </w:p>
        </w:tc>
        <w:tc>
          <w:tcPr>
            <w:tcW w:w="0" w:type="auto"/>
            <w:vAlign w:val="bottom"/>
          </w:tcPr>
          <w:p w:rsidR="008C46EB" w:rsidRPr="009D513B" w:rsidRDefault="008C46EB" w:rsidP="00BF3F51">
            <w:pPr>
              <w:rPr>
                <w:sz w:val="20"/>
                <w:szCs w:val="20"/>
              </w:rPr>
            </w:pPr>
            <w:r w:rsidRPr="009D513B">
              <w:rPr>
                <w:sz w:val="20"/>
                <w:szCs w:val="20"/>
              </w:rPr>
              <w:t>CCN and</w:t>
            </w:r>
          </w:p>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Member Linkage File</w:t>
            </w:r>
            <w:r w:rsidR="00D96D03">
              <w:rPr>
                <w:sz w:val="20"/>
                <w:szCs w:val="20"/>
              </w:rPr>
              <w:t xml:space="preserve"> (to CCN via 834)</w:t>
            </w:r>
          </w:p>
        </w:tc>
        <w:tc>
          <w:tcPr>
            <w:tcW w:w="0" w:type="auto"/>
            <w:vAlign w:val="bottom"/>
          </w:tcPr>
          <w:p w:rsidR="008C46EB" w:rsidRPr="009D513B" w:rsidRDefault="008C46EB" w:rsidP="00BF3F51">
            <w:pPr>
              <w:rPr>
                <w:sz w:val="20"/>
                <w:szCs w:val="20"/>
              </w:rPr>
            </w:pPr>
            <w:r w:rsidRPr="009D513B">
              <w:rPr>
                <w:sz w:val="20"/>
                <w:szCs w:val="20"/>
              </w:rPr>
              <w:t>Daily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lastRenderedPageBreak/>
              <w:t xml:space="preserve">Enrollment Broker </w:t>
            </w:r>
          </w:p>
        </w:tc>
        <w:tc>
          <w:tcPr>
            <w:tcW w:w="0" w:type="auto"/>
            <w:vAlign w:val="bottom"/>
          </w:tcPr>
          <w:p w:rsidR="008C46EB" w:rsidRPr="009D513B" w:rsidRDefault="008C46EB" w:rsidP="00BF3F51">
            <w:pPr>
              <w:rPr>
                <w:sz w:val="20"/>
                <w:szCs w:val="20"/>
              </w:rPr>
            </w:pPr>
            <w:r w:rsidRPr="009D513B">
              <w:rPr>
                <w:sz w:val="20"/>
                <w:szCs w:val="20"/>
              </w:rPr>
              <w:t>CCN and</w:t>
            </w:r>
          </w:p>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Member Disenrollment File</w:t>
            </w:r>
            <w:r w:rsidR="00D96D03">
              <w:rPr>
                <w:sz w:val="20"/>
                <w:szCs w:val="20"/>
              </w:rPr>
              <w:t xml:space="preserve"> (to CCN via 834)</w:t>
            </w:r>
          </w:p>
        </w:tc>
        <w:tc>
          <w:tcPr>
            <w:tcW w:w="0" w:type="auto"/>
            <w:vAlign w:val="bottom"/>
          </w:tcPr>
          <w:p w:rsidR="008C46EB" w:rsidRPr="009D513B" w:rsidRDefault="008C46EB" w:rsidP="00BF3F51">
            <w:pPr>
              <w:rPr>
                <w:sz w:val="20"/>
                <w:szCs w:val="20"/>
              </w:rPr>
            </w:pPr>
            <w:r w:rsidRPr="009D513B">
              <w:rPr>
                <w:sz w:val="20"/>
                <w:szCs w:val="20"/>
              </w:rPr>
              <w:t>Daily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 xml:space="preserve">DHH-FI </w:t>
            </w:r>
          </w:p>
          <w:p w:rsidR="008C46EB" w:rsidRPr="009D513B" w:rsidRDefault="008C46EB" w:rsidP="00BF3F51">
            <w:pPr>
              <w:rPr>
                <w:sz w:val="20"/>
                <w:szCs w:val="20"/>
              </w:rPr>
            </w:pPr>
          </w:p>
        </w:tc>
        <w:tc>
          <w:tcPr>
            <w:tcW w:w="0" w:type="auto"/>
            <w:vAlign w:val="bottom"/>
          </w:tcPr>
          <w:p w:rsidR="008C46EB" w:rsidRPr="009D513B" w:rsidRDefault="008C46EB" w:rsidP="00BF3F51">
            <w:pPr>
              <w:rPr>
                <w:sz w:val="20"/>
                <w:szCs w:val="20"/>
              </w:rPr>
            </w:pPr>
            <w:r w:rsidRPr="009D513B">
              <w:rPr>
                <w:sz w:val="20"/>
                <w:szCs w:val="20"/>
              </w:rPr>
              <w:t>CCN</w:t>
            </w:r>
          </w:p>
          <w:p w:rsidR="008C46EB" w:rsidRPr="009D513B" w:rsidRDefault="008C46EB" w:rsidP="00BF3F51">
            <w:pPr>
              <w:rPr>
                <w:sz w:val="20"/>
                <w:szCs w:val="20"/>
              </w:rPr>
            </w:pPr>
          </w:p>
        </w:tc>
        <w:tc>
          <w:tcPr>
            <w:tcW w:w="0" w:type="auto"/>
            <w:vAlign w:val="bottom"/>
          </w:tcPr>
          <w:p w:rsidR="008C46EB" w:rsidRPr="009D513B" w:rsidRDefault="008C46EB" w:rsidP="00BF3F51">
            <w:pPr>
              <w:rPr>
                <w:sz w:val="20"/>
                <w:szCs w:val="20"/>
              </w:rPr>
            </w:pPr>
            <w:r w:rsidRPr="009D513B">
              <w:rPr>
                <w:sz w:val="20"/>
                <w:szCs w:val="20"/>
              </w:rPr>
              <w:t xml:space="preserve">CCN-S Monthly PMPM Reconciliation File </w:t>
            </w:r>
          </w:p>
          <w:p w:rsidR="008C46EB" w:rsidRPr="009D513B" w:rsidRDefault="008C46EB" w:rsidP="00BF3F51">
            <w:pPr>
              <w:rPr>
                <w:sz w:val="20"/>
                <w:szCs w:val="20"/>
              </w:rPr>
            </w:pPr>
            <w:r w:rsidRPr="009D513B">
              <w:rPr>
                <w:sz w:val="20"/>
                <w:szCs w:val="20"/>
              </w:rPr>
              <w:t>(820</w:t>
            </w:r>
            <w:r w:rsidR="00045423">
              <w:rPr>
                <w:sz w:val="20"/>
                <w:szCs w:val="20"/>
              </w:rPr>
              <w:t xml:space="preserve"> </w:t>
            </w:r>
            <w:r w:rsidRPr="009D513B">
              <w:rPr>
                <w:sz w:val="20"/>
                <w:szCs w:val="20"/>
              </w:rPr>
              <w:t>File)</w:t>
            </w:r>
          </w:p>
        </w:tc>
        <w:tc>
          <w:tcPr>
            <w:tcW w:w="0" w:type="auto"/>
            <w:vAlign w:val="bottom"/>
          </w:tcPr>
          <w:p w:rsidR="008C46EB" w:rsidRPr="009D513B" w:rsidRDefault="008C46EB" w:rsidP="00BF3F51">
            <w:pPr>
              <w:rPr>
                <w:sz w:val="20"/>
                <w:szCs w:val="20"/>
              </w:rPr>
            </w:pPr>
            <w:r w:rsidRPr="009D513B">
              <w:rPr>
                <w:sz w:val="20"/>
                <w:szCs w:val="20"/>
              </w:rPr>
              <w:t>Monthly</w:t>
            </w:r>
          </w:p>
          <w:p w:rsidR="008C46EB" w:rsidRPr="009D513B" w:rsidRDefault="008C46EB" w:rsidP="00BF3F51">
            <w:pPr>
              <w:rPr>
                <w:sz w:val="20"/>
                <w:szCs w:val="20"/>
              </w:rPr>
            </w:pP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CCN</w:t>
            </w:r>
          </w:p>
        </w:tc>
        <w:tc>
          <w:tcPr>
            <w:tcW w:w="0" w:type="auto"/>
            <w:vAlign w:val="bottom"/>
          </w:tcPr>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Network Provider and Subcontractor Registry</w:t>
            </w:r>
            <w:r w:rsidR="003270E3">
              <w:rPr>
                <w:sz w:val="20"/>
                <w:szCs w:val="20"/>
              </w:rPr>
              <w:t xml:space="preserve"> Master and Site Files</w:t>
            </w:r>
          </w:p>
        </w:tc>
        <w:tc>
          <w:tcPr>
            <w:tcW w:w="0" w:type="auto"/>
            <w:vAlign w:val="bottom"/>
          </w:tcPr>
          <w:p w:rsidR="008C46EB" w:rsidRPr="009D513B" w:rsidRDefault="008C46EB" w:rsidP="0098363C">
            <w:pPr>
              <w:rPr>
                <w:sz w:val="20"/>
                <w:szCs w:val="20"/>
              </w:rPr>
            </w:pPr>
            <w:r w:rsidRPr="009D513B">
              <w:rPr>
                <w:sz w:val="20"/>
                <w:szCs w:val="20"/>
              </w:rPr>
              <w:t xml:space="preserve">At Readiness Review and </w:t>
            </w:r>
            <w:r w:rsidR="0098363C">
              <w:rPr>
                <w:sz w:val="20"/>
                <w:szCs w:val="20"/>
              </w:rPr>
              <w:t>semi-weekly</w:t>
            </w:r>
            <w:r w:rsidR="0098363C" w:rsidRPr="009D513B">
              <w:rPr>
                <w:sz w:val="20"/>
                <w:szCs w:val="20"/>
              </w:rPr>
              <w:t xml:space="preserve"> </w:t>
            </w:r>
            <w:r w:rsidRPr="009D513B">
              <w:rPr>
                <w:sz w:val="20"/>
                <w:szCs w:val="20"/>
              </w:rPr>
              <w:t>thereafter</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CCN</w:t>
            </w:r>
          </w:p>
        </w:tc>
        <w:tc>
          <w:tcPr>
            <w:tcW w:w="0" w:type="auto"/>
            <w:vAlign w:val="bottom"/>
          </w:tcPr>
          <w:p w:rsidR="008C46EB" w:rsidRPr="009D513B" w:rsidRDefault="008C46EB" w:rsidP="00BF3F51">
            <w:pPr>
              <w:rPr>
                <w:sz w:val="20"/>
                <w:szCs w:val="20"/>
              </w:rPr>
            </w:pPr>
            <w:r w:rsidRPr="009D513B">
              <w:rPr>
                <w:sz w:val="20"/>
                <w:szCs w:val="20"/>
              </w:rPr>
              <w:t>Claims Historical Data &amp; Immunization Data</w:t>
            </w:r>
          </w:p>
        </w:tc>
        <w:tc>
          <w:tcPr>
            <w:tcW w:w="0" w:type="auto"/>
            <w:vAlign w:val="bottom"/>
          </w:tcPr>
          <w:p w:rsidR="008C46EB" w:rsidRPr="009D513B" w:rsidRDefault="008C46EB" w:rsidP="00BF3F51">
            <w:pPr>
              <w:rPr>
                <w:sz w:val="20"/>
                <w:szCs w:val="20"/>
              </w:rPr>
            </w:pPr>
            <w:r w:rsidRPr="009D513B">
              <w:rPr>
                <w:sz w:val="20"/>
                <w:szCs w:val="20"/>
              </w:rPr>
              <w:t>Prior to Readiness Review</w:t>
            </w:r>
          </w:p>
          <w:p w:rsidR="008C46EB" w:rsidRPr="009D513B" w:rsidRDefault="008C46EB" w:rsidP="00BF3F51">
            <w:pPr>
              <w:rPr>
                <w:sz w:val="20"/>
                <w:szCs w:val="20"/>
              </w:rPr>
            </w:pPr>
            <w:r w:rsidRPr="009D513B">
              <w:rPr>
                <w:sz w:val="20"/>
                <w:szCs w:val="20"/>
              </w:rPr>
              <w:t>and weekly thereafter</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DHH-FI</w:t>
            </w:r>
          </w:p>
          <w:p w:rsidR="008C46EB" w:rsidRPr="009D513B" w:rsidRDefault="008C46EB" w:rsidP="00BF3F51">
            <w:pPr>
              <w:rPr>
                <w:sz w:val="20"/>
                <w:szCs w:val="20"/>
              </w:rPr>
            </w:pPr>
          </w:p>
        </w:tc>
        <w:tc>
          <w:tcPr>
            <w:tcW w:w="0" w:type="auto"/>
            <w:vAlign w:val="bottom"/>
          </w:tcPr>
          <w:p w:rsidR="008C46EB" w:rsidRPr="009D513B" w:rsidRDefault="008C46EB" w:rsidP="00BF3F51">
            <w:pPr>
              <w:rPr>
                <w:sz w:val="20"/>
                <w:szCs w:val="20"/>
              </w:rPr>
            </w:pPr>
            <w:r w:rsidRPr="009D513B">
              <w:rPr>
                <w:sz w:val="20"/>
                <w:szCs w:val="20"/>
              </w:rPr>
              <w:t>CCN</w:t>
            </w:r>
          </w:p>
          <w:p w:rsidR="008C46EB" w:rsidRPr="009D513B" w:rsidRDefault="008C46EB" w:rsidP="00BF3F51">
            <w:pPr>
              <w:rPr>
                <w:sz w:val="20"/>
                <w:szCs w:val="20"/>
              </w:rPr>
            </w:pPr>
          </w:p>
        </w:tc>
        <w:tc>
          <w:tcPr>
            <w:tcW w:w="0" w:type="auto"/>
            <w:vAlign w:val="bottom"/>
          </w:tcPr>
          <w:p w:rsidR="008C46EB" w:rsidRPr="009D513B" w:rsidRDefault="008C46EB" w:rsidP="00BF3F51">
            <w:pPr>
              <w:rPr>
                <w:sz w:val="20"/>
                <w:szCs w:val="20"/>
              </w:rPr>
            </w:pPr>
            <w:r w:rsidRPr="009D513B">
              <w:rPr>
                <w:sz w:val="20"/>
                <w:szCs w:val="20"/>
              </w:rPr>
              <w:t xml:space="preserve">Medicaid Prior Authorization </w:t>
            </w:r>
          </w:p>
          <w:p w:rsidR="008C46EB" w:rsidRPr="009D513B" w:rsidRDefault="008C46EB" w:rsidP="00BF3F51">
            <w:pPr>
              <w:rPr>
                <w:sz w:val="20"/>
                <w:szCs w:val="20"/>
              </w:rPr>
            </w:pPr>
            <w:r w:rsidRPr="009D513B">
              <w:rPr>
                <w:sz w:val="20"/>
                <w:szCs w:val="20"/>
              </w:rPr>
              <w:t>and Pre-admission certification</w:t>
            </w:r>
          </w:p>
          <w:p w:rsidR="008C46EB" w:rsidRPr="009D513B" w:rsidRDefault="008C46EB" w:rsidP="00BF3F51">
            <w:pPr>
              <w:rPr>
                <w:sz w:val="20"/>
                <w:szCs w:val="20"/>
              </w:rPr>
            </w:pPr>
            <w:r w:rsidRPr="009D513B">
              <w:rPr>
                <w:sz w:val="20"/>
                <w:szCs w:val="20"/>
              </w:rPr>
              <w:t>File</w:t>
            </w:r>
          </w:p>
        </w:tc>
        <w:tc>
          <w:tcPr>
            <w:tcW w:w="0" w:type="auto"/>
            <w:vAlign w:val="bottom"/>
          </w:tcPr>
          <w:p w:rsidR="008C46EB" w:rsidRPr="009D513B" w:rsidRDefault="008C46EB" w:rsidP="00BF3F51">
            <w:pPr>
              <w:rPr>
                <w:sz w:val="20"/>
                <w:szCs w:val="20"/>
              </w:rPr>
            </w:pPr>
            <w:r w:rsidRPr="009D513B">
              <w:rPr>
                <w:sz w:val="20"/>
                <w:szCs w:val="20"/>
              </w:rPr>
              <w:t>Weekly</w:t>
            </w:r>
          </w:p>
          <w:p w:rsidR="008C46EB" w:rsidRPr="009D513B" w:rsidRDefault="008C46EB" w:rsidP="00BF3F51">
            <w:pPr>
              <w:rPr>
                <w:sz w:val="20"/>
                <w:szCs w:val="20"/>
              </w:rPr>
            </w:pP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DHH-FI</w:t>
            </w:r>
          </w:p>
          <w:p w:rsidR="008C46EB" w:rsidRPr="009D513B" w:rsidRDefault="008C46EB" w:rsidP="00BF3F51">
            <w:pPr>
              <w:rPr>
                <w:sz w:val="20"/>
                <w:szCs w:val="20"/>
              </w:rPr>
            </w:pPr>
          </w:p>
        </w:tc>
        <w:tc>
          <w:tcPr>
            <w:tcW w:w="0" w:type="auto"/>
            <w:vAlign w:val="bottom"/>
          </w:tcPr>
          <w:p w:rsidR="008C46EB" w:rsidRPr="009D513B" w:rsidRDefault="008C46EB" w:rsidP="00BF3F51">
            <w:pPr>
              <w:rPr>
                <w:sz w:val="20"/>
                <w:szCs w:val="20"/>
              </w:rPr>
            </w:pPr>
            <w:r w:rsidRPr="009D513B">
              <w:rPr>
                <w:sz w:val="20"/>
                <w:szCs w:val="20"/>
              </w:rPr>
              <w:t>CCN</w:t>
            </w:r>
          </w:p>
          <w:p w:rsidR="008C46EB" w:rsidRPr="009D513B" w:rsidRDefault="008C46EB" w:rsidP="00BF3F51">
            <w:pPr>
              <w:rPr>
                <w:sz w:val="20"/>
                <w:szCs w:val="20"/>
              </w:rPr>
            </w:pPr>
          </w:p>
        </w:tc>
        <w:tc>
          <w:tcPr>
            <w:tcW w:w="0" w:type="auto"/>
            <w:vAlign w:val="bottom"/>
          </w:tcPr>
          <w:p w:rsidR="008C46EB" w:rsidRPr="009D513B" w:rsidRDefault="008C46EB" w:rsidP="00BF3F51">
            <w:pPr>
              <w:rPr>
                <w:sz w:val="20"/>
                <w:szCs w:val="20"/>
              </w:rPr>
            </w:pPr>
            <w:r w:rsidRPr="009D513B">
              <w:rPr>
                <w:sz w:val="20"/>
                <w:szCs w:val="20"/>
              </w:rPr>
              <w:t>Medicaid Provider Enrollment</w:t>
            </w:r>
          </w:p>
          <w:p w:rsidR="008C46EB" w:rsidRPr="009D513B" w:rsidRDefault="008C46EB" w:rsidP="00BF3F51">
            <w:pPr>
              <w:rPr>
                <w:sz w:val="20"/>
                <w:szCs w:val="20"/>
              </w:rPr>
            </w:pPr>
            <w:r w:rsidRPr="009D513B">
              <w:rPr>
                <w:sz w:val="20"/>
                <w:szCs w:val="20"/>
              </w:rPr>
              <w:t>File</w:t>
            </w:r>
          </w:p>
        </w:tc>
        <w:tc>
          <w:tcPr>
            <w:tcW w:w="0" w:type="auto"/>
            <w:vAlign w:val="bottom"/>
          </w:tcPr>
          <w:p w:rsidR="008C46EB" w:rsidRPr="009D513B" w:rsidRDefault="008C46EB" w:rsidP="00BF3F51">
            <w:pPr>
              <w:rPr>
                <w:sz w:val="20"/>
                <w:szCs w:val="20"/>
              </w:rPr>
            </w:pPr>
            <w:r w:rsidRPr="009D513B">
              <w:rPr>
                <w:sz w:val="20"/>
                <w:szCs w:val="20"/>
              </w:rPr>
              <w:t>Weekly</w:t>
            </w:r>
          </w:p>
          <w:p w:rsidR="008C46EB" w:rsidRPr="009D513B" w:rsidRDefault="008C46EB" w:rsidP="00BF3F51">
            <w:pPr>
              <w:rPr>
                <w:sz w:val="20"/>
                <w:szCs w:val="20"/>
              </w:rPr>
            </w:pP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CCN</w:t>
            </w:r>
          </w:p>
        </w:tc>
        <w:tc>
          <w:tcPr>
            <w:tcW w:w="0" w:type="auto"/>
            <w:vAlign w:val="bottom"/>
          </w:tcPr>
          <w:p w:rsidR="008C46EB" w:rsidRPr="009D513B" w:rsidRDefault="008C46EB" w:rsidP="00BF3F51">
            <w:pPr>
              <w:rPr>
                <w:sz w:val="20"/>
                <w:szCs w:val="20"/>
              </w:rPr>
            </w:pPr>
            <w:r w:rsidRPr="009D513B">
              <w:rPr>
                <w:sz w:val="20"/>
                <w:szCs w:val="20"/>
              </w:rPr>
              <w:t>Medicaid Provider Negotiated Rates File</w:t>
            </w:r>
          </w:p>
        </w:tc>
        <w:tc>
          <w:tcPr>
            <w:tcW w:w="0" w:type="auto"/>
            <w:vAlign w:val="bottom"/>
          </w:tcPr>
          <w:p w:rsidR="008C46EB" w:rsidRPr="009D513B" w:rsidRDefault="008C46EB" w:rsidP="00BF3F51">
            <w:pPr>
              <w:rPr>
                <w:sz w:val="20"/>
                <w:szCs w:val="20"/>
              </w:rPr>
            </w:pPr>
            <w:r w:rsidRPr="009D513B">
              <w:rPr>
                <w:sz w:val="20"/>
                <w:szCs w:val="20"/>
              </w:rPr>
              <w:t>Monthly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CCN</w:t>
            </w:r>
          </w:p>
        </w:tc>
        <w:tc>
          <w:tcPr>
            <w:tcW w:w="0" w:type="auto"/>
            <w:vAlign w:val="bottom"/>
          </w:tcPr>
          <w:p w:rsidR="008C46EB" w:rsidRPr="009D513B" w:rsidRDefault="008C46EB" w:rsidP="00BF3F51">
            <w:pPr>
              <w:rPr>
                <w:sz w:val="20"/>
                <w:szCs w:val="20"/>
              </w:rPr>
            </w:pPr>
            <w:r w:rsidRPr="009D513B">
              <w:rPr>
                <w:sz w:val="20"/>
                <w:szCs w:val="20"/>
              </w:rPr>
              <w:t>Medicaid CLIA File</w:t>
            </w:r>
          </w:p>
        </w:tc>
        <w:tc>
          <w:tcPr>
            <w:tcW w:w="0" w:type="auto"/>
            <w:vAlign w:val="bottom"/>
          </w:tcPr>
          <w:p w:rsidR="008C46EB" w:rsidRPr="009D513B" w:rsidRDefault="008C46EB" w:rsidP="00BF3F51">
            <w:pPr>
              <w:rPr>
                <w:sz w:val="20"/>
                <w:szCs w:val="20"/>
              </w:rPr>
            </w:pPr>
            <w:r w:rsidRPr="009D513B">
              <w:rPr>
                <w:sz w:val="20"/>
                <w:szCs w:val="20"/>
              </w:rPr>
              <w:t>Yearly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CCN</w:t>
            </w:r>
          </w:p>
        </w:tc>
        <w:tc>
          <w:tcPr>
            <w:tcW w:w="0" w:type="auto"/>
            <w:vAlign w:val="bottom"/>
          </w:tcPr>
          <w:p w:rsidR="008C46EB" w:rsidRPr="009D513B" w:rsidRDefault="008C46EB" w:rsidP="00BF3F51">
            <w:pPr>
              <w:rPr>
                <w:sz w:val="20"/>
                <w:szCs w:val="20"/>
              </w:rPr>
            </w:pPr>
            <w:r w:rsidRPr="009D513B">
              <w:rPr>
                <w:sz w:val="20"/>
                <w:szCs w:val="20"/>
              </w:rPr>
              <w:t>Medicaid Procedures that require PA</w:t>
            </w:r>
          </w:p>
        </w:tc>
        <w:tc>
          <w:tcPr>
            <w:tcW w:w="0" w:type="auto"/>
            <w:vAlign w:val="bottom"/>
          </w:tcPr>
          <w:p w:rsidR="008C46EB" w:rsidRPr="009D513B" w:rsidRDefault="008C46EB" w:rsidP="00BF3F51">
            <w:pPr>
              <w:rPr>
                <w:sz w:val="20"/>
                <w:szCs w:val="20"/>
              </w:rPr>
            </w:pPr>
            <w:r w:rsidRPr="009D513B">
              <w:rPr>
                <w:sz w:val="20"/>
                <w:szCs w:val="20"/>
              </w:rPr>
              <w:t>Monthly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CCN</w:t>
            </w:r>
          </w:p>
        </w:tc>
        <w:tc>
          <w:tcPr>
            <w:tcW w:w="0" w:type="auto"/>
            <w:vAlign w:val="bottom"/>
          </w:tcPr>
          <w:p w:rsidR="008C46EB" w:rsidRPr="009D513B" w:rsidRDefault="008C46EB" w:rsidP="00BF3F51">
            <w:pPr>
              <w:rPr>
                <w:sz w:val="20"/>
                <w:szCs w:val="20"/>
              </w:rPr>
            </w:pPr>
            <w:r w:rsidRPr="009D513B">
              <w:rPr>
                <w:sz w:val="20"/>
                <w:szCs w:val="20"/>
              </w:rPr>
              <w:t>Medicaid Diagnoses that require Pre-Admission Certification (Precert)</w:t>
            </w:r>
          </w:p>
        </w:tc>
        <w:tc>
          <w:tcPr>
            <w:tcW w:w="0" w:type="auto"/>
            <w:vAlign w:val="bottom"/>
          </w:tcPr>
          <w:p w:rsidR="008C46EB" w:rsidRPr="009D513B" w:rsidRDefault="008C46EB" w:rsidP="00BF3F51">
            <w:pPr>
              <w:rPr>
                <w:sz w:val="20"/>
                <w:szCs w:val="20"/>
              </w:rPr>
            </w:pPr>
            <w:r w:rsidRPr="009D513B">
              <w:rPr>
                <w:sz w:val="20"/>
                <w:szCs w:val="20"/>
              </w:rPr>
              <w:t>Monthly</w:t>
            </w:r>
          </w:p>
        </w:tc>
      </w:tr>
      <w:tr w:rsidR="008C46EB" w:rsidRPr="009D513B" w:rsidTr="00BF3F51">
        <w:tc>
          <w:tcPr>
            <w:tcW w:w="0" w:type="auto"/>
            <w:vAlign w:val="bottom"/>
          </w:tcPr>
          <w:p w:rsidR="008C46EB" w:rsidRPr="009D513B" w:rsidRDefault="008C46EB" w:rsidP="00BF3F51">
            <w:pPr>
              <w:rPr>
                <w:sz w:val="20"/>
                <w:szCs w:val="20"/>
              </w:rPr>
            </w:pPr>
            <w:r w:rsidRPr="009D513B">
              <w:rPr>
                <w:sz w:val="20"/>
                <w:szCs w:val="20"/>
              </w:rPr>
              <w:t>CCN</w:t>
            </w:r>
          </w:p>
        </w:tc>
        <w:tc>
          <w:tcPr>
            <w:tcW w:w="0" w:type="auto"/>
            <w:vAlign w:val="bottom"/>
          </w:tcPr>
          <w:p w:rsidR="008C46EB" w:rsidRPr="009D513B" w:rsidRDefault="008C46EB" w:rsidP="00BF3F51">
            <w:pPr>
              <w:rPr>
                <w:sz w:val="20"/>
                <w:szCs w:val="20"/>
              </w:rPr>
            </w:pPr>
            <w:r w:rsidRPr="009D513B">
              <w:rPr>
                <w:sz w:val="20"/>
                <w:szCs w:val="20"/>
              </w:rPr>
              <w:t>DHH-FI</w:t>
            </w:r>
          </w:p>
        </w:tc>
        <w:tc>
          <w:tcPr>
            <w:tcW w:w="0" w:type="auto"/>
            <w:vAlign w:val="bottom"/>
          </w:tcPr>
          <w:p w:rsidR="008C46EB" w:rsidRPr="009D513B" w:rsidRDefault="008C46EB" w:rsidP="00BF3F51">
            <w:pPr>
              <w:rPr>
                <w:sz w:val="20"/>
                <w:szCs w:val="20"/>
              </w:rPr>
            </w:pPr>
            <w:r w:rsidRPr="009D513B">
              <w:rPr>
                <w:sz w:val="20"/>
                <w:szCs w:val="20"/>
              </w:rPr>
              <w:t>Quality Profiles File</w:t>
            </w:r>
          </w:p>
        </w:tc>
        <w:tc>
          <w:tcPr>
            <w:tcW w:w="0" w:type="auto"/>
            <w:vAlign w:val="bottom"/>
          </w:tcPr>
          <w:p w:rsidR="008C46EB" w:rsidRPr="009D513B" w:rsidRDefault="008C46EB" w:rsidP="00BF3F51">
            <w:pPr>
              <w:rPr>
                <w:sz w:val="20"/>
                <w:szCs w:val="20"/>
              </w:rPr>
            </w:pPr>
            <w:r w:rsidRPr="009D513B">
              <w:rPr>
                <w:sz w:val="20"/>
                <w:szCs w:val="20"/>
              </w:rPr>
              <w:t>Quarterly</w:t>
            </w:r>
          </w:p>
        </w:tc>
      </w:tr>
      <w:tr w:rsidR="008C46EB" w:rsidRPr="009D513B" w:rsidTr="00BF3F51">
        <w:tc>
          <w:tcPr>
            <w:tcW w:w="0" w:type="auto"/>
            <w:vAlign w:val="bottom"/>
          </w:tcPr>
          <w:p w:rsidR="008C46EB" w:rsidRPr="009D513B" w:rsidRDefault="001938DD" w:rsidP="00BF3F51">
            <w:pPr>
              <w:rPr>
                <w:sz w:val="20"/>
                <w:szCs w:val="20"/>
              </w:rPr>
            </w:pPr>
            <w:r>
              <w:rPr>
                <w:sz w:val="20"/>
                <w:szCs w:val="20"/>
              </w:rPr>
              <w:t>CCN</w:t>
            </w:r>
          </w:p>
        </w:tc>
        <w:tc>
          <w:tcPr>
            <w:tcW w:w="0" w:type="auto"/>
            <w:vAlign w:val="bottom"/>
          </w:tcPr>
          <w:p w:rsidR="008C46EB" w:rsidRPr="009D513B" w:rsidRDefault="001938DD" w:rsidP="00BF3F51">
            <w:pPr>
              <w:rPr>
                <w:sz w:val="20"/>
                <w:szCs w:val="20"/>
              </w:rPr>
            </w:pPr>
            <w:r>
              <w:rPr>
                <w:sz w:val="20"/>
                <w:szCs w:val="20"/>
              </w:rPr>
              <w:t>DHH-FI</w:t>
            </w:r>
          </w:p>
        </w:tc>
        <w:tc>
          <w:tcPr>
            <w:tcW w:w="0" w:type="auto"/>
            <w:vAlign w:val="bottom"/>
          </w:tcPr>
          <w:p w:rsidR="008C46EB" w:rsidRPr="009D513B" w:rsidRDefault="001938DD" w:rsidP="00BF3F51">
            <w:pPr>
              <w:rPr>
                <w:sz w:val="20"/>
                <w:szCs w:val="20"/>
              </w:rPr>
            </w:pPr>
            <w:r>
              <w:rPr>
                <w:sz w:val="20"/>
                <w:szCs w:val="20"/>
              </w:rPr>
              <w:t>Denied Claims Report</w:t>
            </w:r>
          </w:p>
        </w:tc>
        <w:tc>
          <w:tcPr>
            <w:tcW w:w="0" w:type="auto"/>
            <w:vAlign w:val="bottom"/>
          </w:tcPr>
          <w:p w:rsidR="008C46EB" w:rsidRPr="009D513B" w:rsidRDefault="001938DD" w:rsidP="00BF3F51">
            <w:pPr>
              <w:rPr>
                <w:sz w:val="20"/>
                <w:szCs w:val="20"/>
              </w:rPr>
            </w:pPr>
            <w:r>
              <w:rPr>
                <w:sz w:val="20"/>
                <w:szCs w:val="20"/>
              </w:rPr>
              <w:t>Monthly</w:t>
            </w:r>
          </w:p>
        </w:tc>
      </w:tr>
    </w:tbl>
    <w:p w:rsidR="00BA1349" w:rsidRDefault="00BA1349" w:rsidP="00477BA2">
      <w:pPr>
        <w:pStyle w:val="Normal1"/>
      </w:pPr>
    </w:p>
    <w:p w:rsidR="003270E3" w:rsidRDefault="003270E3" w:rsidP="00477BA2">
      <w:pPr>
        <w:pStyle w:val="Normal1"/>
      </w:pPr>
    </w:p>
    <w:p w:rsidR="00E04E0D" w:rsidRDefault="004E2193">
      <w:r>
        <w:t>See Appendix D for format and layout descriptions of these files.</w:t>
      </w:r>
    </w:p>
    <w:p w:rsidR="008C6780" w:rsidRDefault="008C6780" w:rsidP="00477BA2"/>
    <w:p w:rsidR="008C6780" w:rsidRDefault="008C6780" w:rsidP="00477BA2">
      <w:pPr>
        <w:pStyle w:val="SectionStart"/>
      </w:pPr>
    </w:p>
    <w:p w:rsidR="008843B0" w:rsidRDefault="008843B0" w:rsidP="00477BA2">
      <w:pPr>
        <w:pStyle w:val="Heading1"/>
      </w:pPr>
      <w:bookmarkStart w:id="216" w:name="_Toc269369403"/>
      <w:bookmarkStart w:id="217" w:name="_Toc323018254"/>
      <w:r>
        <w:t>Transaction Testing and EDI Certification</w:t>
      </w:r>
      <w:bookmarkEnd w:id="216"/>
      <w:bookmarkEnd w:id="217"/>
    </w:p>
    <w:p w:rsidR="008843B0" w:rsidRDefault="008843B0" w:rsidP="00AA5C32">
      <w:pPr>
        <w:pStyle w:val="Heading2"/>
        <w:numPr>
          <w:ilvl w:val="0"/>
          <w:numId w:val="0"/>
        </w:numPr>
        <w:jc w:val="both"/>
      </w:pPr>
      <w:bookmarkStart w:id="218" w:name="_Toc269369404"/>
      <w:bookmarkStart w:id="219" w:name="_Toc323018255"/>
      <w:r>
        <w:t>Introduction</w:t>
      </w:r>
      <w:bookmarkEnd w:id="218"/>
      <w:bookmarkEnd w:id="219"/>
    </w:p>
    <w:p w:rsidR="008843B0" w:rsidRPr="007E4060" w:rsidRDefault="008843B0" w:rsidP="00AA5C32">
      <w:pPr>
        <w:jc w:val="both"/>
      </w:pPr>
      <w:r w:rsidRPr="007E4060">
        <w:t xml:space="preserve">CCNs are required to undergo Trading Partner testing with </w:t>
      </w:r>
      <w:r>
        <w:t>the FI</w:t>
      </w:r>
      <w:r w:rsidRPr="007E4060">
        <w:t xml:space="preserve"> prior to electronic submission of </w:t>
      </w:r>
      <w:r>
        <w:t>claim</w:t>
      </w:r>
      <w:r w:rsidR="006D5009">
        <w:t>s</w:t>
      </w:r>
      <w:r w:rsidRPr="007E4060">
        <w:t xml:space="preserve"> data. Testing is conducted to verify that the transmission is free of format errors. In order to simulate a production environment, CCNs are requested to send real transmission data. </w:t>
      </w:r>
      <w:r>
        <w:t>The FI</w:t>
      </w:r>
      <w:r w:rsidRPr="007E4060">
        <w:t xml:space="preserve"> does not define the number of </w:t>
      </w:r>
      <w:r>
        <w:t>claim</w:t>
      </w:r>
      <w:r w:rsidRPr="007E4060">
        <w:t xml:space="preserve">s in the transmission; however, DHH will require a minimum set of </w:t>
      </w:r>
      <w:r>
        <w:t>claim</w:t>
      </w:r>
      <w:r w:rsidRPr="007E4060">
        <w:t xml:space="preserve">s for each transaction type based on testing needs. </w:t>
      </w:r>
    </w:p>
    <w:p w:rsidR="008843B0" w:rsidRPr="007E4060" w:rsidRDefault="008843B0" w:rsidP="00AA5C32">
      <w:pPr>
        <w:jc w:val="both"/>
      </w:pPr>
    </w:p>
    <w:p w:rsidR="008843B0" w:rsidRPr="007E4060" w:rsidRDefault="008843B0" w:rsidP="00AA5C32">
      <w:pPr>
        <w:jc w:val="both"/>
      </w:pPr>
      <w:r w:rsidRPr="007E4060">
        <w:t xml:space="preserve">If a </w:t>
      </w:r>
      <w:r w:rsidR="00DA072F">
        <w:t xml:space="preserve">CCN </w:t>
      </w:r>
      <w:r w:rsidRPr="007E4060">
        <w:t>rendering contracted provider has a valid NPI and taxonomy code</w:t>
      </w:r>
      <w:r w:rsidR="00B552F8">
        <w:t>,</w:t>
      </w:r>
      <w:r w:rsidRPr="007E4060">
        <w:t xml:space="preserve"> the CCN will submit those values in the 837. If the provider is an atypical provider, the CCN must follow 837 atypical provider guidelines.</w:t>
      </w:r>
    </w:p>
    <w:p w:rsidR="008843B0" w:rsidRPr="007E4060" w:rsidRDefault="008843B0" w:rsidP="00AA5C32">
      <w:pPr>
        <w:jc w:val="both"/>
      </w:pPr>
    </w:p>
    <w:p w:rsidR="008843B0" w:rsidRDefault="008843B0" w:rsidP="00AA5C32">
      <w:pPr>
        <w:pStyle w:val="Heading2"/>
        <w:numPr>
          <w:ilvl w:val="0"/>
          <w:numId w:val="0"/>
        </w:numPr>
        <w:jc w:val="both"/>
      </w:pPr>
      <w:bookmarkStart w:id="220" w:name="_Toc48636981"/>
      <w:bookmarkStart w:id="221" w:name="_Toc269369405"/>
      <w:bookmarkStart w:id="222" w:name="_Toc323018256"/>
      <w:r>
        <w:t>Test Process</w:t>
      </w:r>
      <w:bookmarkEnd w:id="220"/>
      <w:bookmarkEnd w:id="221"/>
      <w:bookmarkEnd w:id="222"/>
    </w:p>
    <w:p w:rsidR="00E04E0D" w:rsidRDefault="008843B0">
      <w:r w:rsidRPr="007E4060">
        <w:t xml:space="preserve">The </w:t>
      </w:r>
      <w:r>
        <w:t>Electronic Data Interchange</w:t>
      </w:r>
      <w:r w:rsidRPr="007E4060">
        <w:t xml:space="preserve"> (</w:t>
      </w:r>
      <w:r>
        <w:t>EDI</w:t>
      </w:r>
      <w:r w:rsidRPr="007E4060">
        <w:t>) protocols are available at</w:t>
      </w:r>
      <w:r>
        <w:t>:</w:t>
      </w:r>
      <w:r w:rsidRPr="007E4060">
        <w:t xml:space="preserve"> </w:t>
      </w:r>
      <w:hyperlink r:id="rId14" w:history="1">
        <w:r w:rsidRPr="00512EA8">
          <w:rPr>
            <w:rStyle w:val="Hyperlink"/>
          </w:rPr>
          <w:t>http://www.lamedicaid.com/provweb1/billing_information/medicaid_billing_index.htm</w:t>
        </w:r>
      </w:hyperlink>
      <w:r>
        <w:t xml:space="preserve"> or </w:t>
      </w:r>
      <w:hyperlink r:id="rId15" w:history="1">
        <w:r w:rsidRPr="006B7FEC">
          <w:rPr>
            <w:rStyle w:val="Hyperlink"/>
          </w:rPr>
          <w:t>www.lmmis.com/provweb1/default.htm</w:t>
        </w:r>
      </w:hyperlink>
      <w:r>
        <w:t xml:space="preserve"> </w:t>
      </w:r>
      <w:r w:rsidRPr="007E4060">
        <w:t>and choosing Electronic Claims Submission (</w:t>
      </w:r>
      <w:r>
        <w:t>EMC</w:t>
      </w:r>
      <w:r w:rsidRPr="007E4060">
        <w:t>).  Below are the required steps of the testing process.</w:t>
      </w:r>
      <w:r w:rsidR="00082955">
        <w:t xml:space="preserve"> Please refer to Appendix </w:t>
      </w:r>
      <w:r w:rsidR="005E6D34">
        <w:t>F</w:t>
      </w:r>
      <w:r w:rsidR="00082955">
        <w:t xml:space="preserve"> for the testing process.</w:t>
      </w:r>
    </w:p>
    <w:p w:rsidR="008843B0" w:rsidRPr="007E4060" w:rsidRDefault="008843B0" w:rsidP="00AA5C32">
      <w:pPr>
        <w:jc w:val="both"/>
      </w:pPr>
    </w:p>
    <w:p w:rsidR="008843B0" w:rsidRPr="00B758D6" w:rsidRDefault="008843B0" w:rsidP="00AA5C32">
      <w:pPr>
        <w:pStyle w:val="Heading2"/>
        <w:numPr>
          <w:ilvl w:val="1"/>
          <w:numId w:val="0"/>
        </w:numPr>
        <w:tabs>
          <w:tab w:val="num" w:pos="0"/>
        </w:tabs>
        <w:jc w:val="both"/>
        <w:rPr>
          <w:color w:val="000000"/>
        </w:rPr>
      </w:pPr>
      <w:bookmarkStart w:id="223" w:name="_Toc269369406"/>
      <w:bookmarkStart w:id="224" w:name="_Toc323018257"/>
      <w:r>
        <w:rPr>
          <w:color w:val="000000"/>
        </w:rPr>
        <w:t>Electronic Data Interchange (EDI)</w:t>
      </w:r>
      <w:bookmarkEnd w:id="223"/>
      <w:bookmarkEnd w:id="224"/>
    </w:p>
    <w:p w:rsidR="008843B0" w:rsidRDefault="008843B0" w:rsidP="00AA5C32">
      <w:pPr>
        <w:tabs>
          <w:tab w:val="left" w:pos="720"/>
        </w:tabs>
        <w:suppressAutoHyphens/>
        <w:jc w:val="both"/>
        <w:rPr>
          <w:color w:val="000000"/>
        </w:rPr>
      </w:pPr>
      <w:r w:rsidRPr="007E4060">
        <w:rPr>
          <w:color w:val="000000"/>
        </w:rPr>
        <w:t xml:space="preserve">Enrollment as an </w:t>
      </w:r>
      <w:r>
        <w:rPr>
          <w:color w:val="000000"/>
        </w:rPr>
        <w:t>EDI</w:t>
      </w:r>
      <w:r w:rsidRPr="007E4060">
        <w:rPr>
          <w:color w:val="000000"/>
        </w:rPr>
        <w:t xml:space="preserve"> submitter is achieved through the completion of the DHH/</w:t>
      </w:r>
      <w:r>
        <w:rPr>
          <w:color w:val="000000"/>
        </w:rPr>
        <w:t>FI</w:t>
      </w:r>
      <w:r w:rsidRPr="007E4060">
        <w:rPr>
          <w:color w:val="000000"/>
        </w:rPr>
        <w:t xml:space="preserve"> approval process and the successful testing of provider </w:t>
      </w:r>
      <w:r>
        <w:rPr>
          <w:color w:val="000000"/>
        </w:rPr>
        <w:t>claims</w:t>
      </w:r>
      <w:r w:rsidRPr="007E4060">
        <w:rPr>
          <w:color w:val="000000"/>
        </w:rPr>
        <w:t xml:space="preserve"> of a particular claim type.  The </w:t>
      </w:r>
      <w:r>
        <w:rPr>
          <w:color w:val="000000"/>
        </w:rPr>
        <w:t>FI</w:t>
      </w:r>
      <w:r w:rsidRPr="007E4060">
        <w:rPr>
          <w:color w:val="000000"/>
        </w:rPr>
        <w:t xml:space="preserve"> </w:t>
      </w:r>
      <w:r>
        <w:rPr>
          <w:color w:val="000000"/>
        </w:rPr>
        <w:t>EDI</w:t>
      </w:r>
      <w:r w:rsidRPr="007E4060">
        <w:rPr>
          <w:color w:val="000000"/>
        </w:rPr>
        <w:t xml:space="preserve"> Coordinator is available to assist in answering questions, but enrollment and participation proceed through the following steps: </w:t>
      </w:r>
    </w:p>
    <w:p w:rsidR="008843B0" w:rsidRPr="007E4060" w:rsidRDefault="008843B0" w:rsidP="00AA5C32">
      <w:pPr>
        <w:tabs>
          <w:tab w:val="left" w:pos="720"/>
        </w:tabs>
        <w:suppressAutoHyphens/>
        <w:jc w:val="both"/>
        <w:rPr>
          <w:color w:val="000000"/>
        </w:rPr>
      </w:pPr>
    </w:p>
    <w:p w:rsidR="008843B0" w:rsidRPr="00DF7744" w:rsidRDefault="008843B0" w:rsidP="00AA5C32">
      <w:pPr>
        <w:pStyle w:val="ListBullet"/>
        <w:jc w:val="both"/>
        <w:rPr>
          <w:color w:val="000000"/>
        </w:rPr>
      </w:pPr>
      <w:r w:rsidRPr="00DF7744">
        <w:rPr>
          <w:color w:val="000000"/>
        </w:rPr>
        <w:t xml:space="preserve">Upon request from an approved CCN, </w:t>
      </w:r>
      <w:r>
        <w:rPr>
          <w:color w:val="000000"/>
        </w:rPr>
        <w:t>the FI</w:t>
      </w:r>
      <w:r w:rsidRPr="00DF7744">
        <w:rPr>
          <w:color w:val="000000"/>
        </w:rPr>
        <w:t xml:space="preserve"> will provide application and approval forms for completion by the submitter.  When completed, these forms must be submitted to the </w:t>
      </w:r>
      <w:r>
        <w:rPr>
          <w:color w:val="000000"/>
        </w:rPr>
        <w:t>FI</w:t>
      </w:r>
      <w:r w:rsidRPr="00DF7744">
        <w:rPr>
          <w:color w:val="000000"/>
        </w:rPr>
        <w:t xml:space="preserve"> Provider Enrollment Unit. </w:t>
      </w:r>
    </w:p>
    <w:p w:rsidR="008843B0" w:rsidRPr="00DF7744" w:rsidRDefault="008843B0" w:rsidP="00AA5C32">
      <w:pPr>
        <w:pStyle w:val="ListBullet"/>
        <w:jc w:val="both"/>
        <w:rPr>
          <w:color w:val="000000"/>
        </w:rPr>
      </w:pPr>
      <w:r w:rsidRPr="00DF7744">
        <w:rPr>
          <w:color w:val="000000"/>
        </w:rPr>
        <w:t xml:space="preserve">During the authorization process, the prospective </w:t>
      </w:r>
      <w:r w:rsidR="00B55858">
        <w:rPr>
          <w:color w:val="000000"/>
        </w:rPr>
        <w:t xml:space="preserve">CCN </w:t>
      </w:r>
      <w:r w:rsidRPr="00DF7744">
        <w:rPr>
          <w:color w:val="000000"/>
        </w:rPr>
        <w:t xml:space="preserve">can call the </w:t>
      </w:r>
      <w:r>
        <w:rPr>
          <w:color w:val="000000"/>
        </w:rPr>
        <w:t>EDI</w:t>
      </w:r>
      <w:r w:rsidRPr="00DF7744">
        <w:rPr>
          <w:color w:val="000000"/>
        </w:rPr>
        <w:t xml:space="preserve"> Department to receive </w:t>
      </w:r>
      <w:r>
        <w:rPr>
          <w:color w:val="000000"/>
        </w:rPr>
        <w:t>EDI</w:t>
      </w:r>
      <w:r w:rsidRPr="00DF7744">
        <w:rPr>
          <w:color w:val="000000"/>
        </w:rPr>
        <w:t xml:space="preserve"> specifications that contain the data and format requirements for creating </w:t>
      </w:r>
      <w:r>
        <w:rPr>
          <w:color w:val="000000"/>
        </w:rPr>
        <w:t>EDI</w:t>
      </w:r>
      <w:r w:rsidRPr="00DF7744">
        <w:rPr>
          <w:color w:val="000000"/>
        </w:rPr>
        <w:t xml:space="preserve"> claims.  Using these specifications, the potential submitter develops and tests application software to create </w:t>
      </w:r>
      <w:r>
        <w:rPr>
          <w:color w:val="000000"/>
        </w:rPr>
        <w:t>EDI</w:t>
      </w:r>
      <w:r w:rsidRPr="00DF7744">
        <w:rPr>
          <w:color w:val="000000"/>
        </w:rPr>
        <w:t xml:space="preserve"> </w:t>
      </w:r>
      <w:r>
        <w:rPr>
          <w:color w:val="000000"/>
        </w:rPr>
        <w:t>claim</w:t>
      </w:r>
      <w:r w:rsidRPr="00DF7744">
        <w:rPr>
          <w:color w:val="000000"/>
        </w:rPr>
        <w:t xml:space="preserve">s. </w:t>
      </w:r>
    </w:p>
    <w:p w:rsidR="008843B0" w:rsidRPr="00DF7744" w:rsidRDefault="008843B0" w:rsidP="00AA5C32">
      <w:pPr>
        <w:pStyle w:val="ListBullet"/>
        <w:jc w:val="both"/>
        <w:rPr>
          <w:color w:val="000000"/>
        </w:rPr>
      </w:pPr>
      <w:r>
        <w:rPr>
          <w:color w:val="000000"/>
        </w:rPr>
        <w:lastRenderedPageBreak/>
        <w:t>Molina</w:t>
      </w:r>
      <w:r w:rsidRPr="00DF7744">
        <w:rPr>
          <w:color w:val="000000"/>
        </w:rPr>
        <w:t xml:space="preserve"> requires CCNs to certify with a third-party vendor, EDIFECS, prior to submitting test claims to </w:t>
      </w:r>
      <w:r>
        <w:rPr>
          <w:color w:val="000000"/>
        </w:rPr>
        <w:t>Molina</w:t>
      </w:r>
      <w:r w:rsidRPr="00DF7744">
        <w:rPr>
          <w:color w:val="000000"/>
        </w:rPr>
        <w:t>.</w:t>
      </w:r>
    </w:p>
    <w:p w:rsidR="008843B0" w:rsidRPr="00DF7744" w:rsidRDefault="008843B0" w:rsidP="00AA5C32">
      <w:pPr>
        <w:pStyle w:val="ListBullet"/>
        <w:jc w:val="both"/>
        <w:rPr>
          <w:color w:val="000000"/>
        </w:rPr>
      </w:pPr>
      <w:r w:rsidRPr="00DF7744">
        <w:rPr>
          <w:color w:val="000000"/>
        </w:rPr>
        <w:t xml:space="preserve">When the submitter is ready to submit a file of test </w:t>
      </w:r>
      <w:r>
        <w:rPr>
          <w:color w:val="000000"/>
        </w:rPr>
        <w:t>claim</w:t>
      </w:r>
      <w:r w:rsidRPr="00DF7744">
        <w:rPr>
          <w:color w:val="000000"/>
        </w:rPr>
        <w:t xml:space="preserve">s, the test </w:t>
      </w:r>
      <w:r>
        <w:rPr>
          <w:color w:val="000000"/>
        </w:rPr>
        <w:t>claim</w:t>
      </w:r>
      <w:r w:rsidRPr="00DF7744">
        <w:rPr>
          <w:color w:val="000000"/>
        </w:rPr>
        <w:t xml:space="preserve">s should be submitted to the </w:t>
      </w:r>
      <w:r>
        <w:rPr>
          <w:color w:val="000000"/>
        </w:rPr>
        <w:t>FI EDI</w:t>
      </w:r>
      <w:r w:rsidRPr="00DF7744">
        <w:rPr>
          <w:color w:val="000000"/>
        </w:rPr>
        <w:t xml:space="preserve"> Coordinator using the submitter number: 4509999.  The test submission is run through Louisiana Medicaid Management Information System (</w:t>
      </w:r>
      <w:r>
        <w:rPr>
          <w:color w:val="000000"/>
        </w:rPr>
        <w:t>MMIS</w:t>
      </w:r>
      <w:r w:rsidRPr="00DF7744">
        <w:rPr>
          <w:color w:val="000000"/>
        </w:rPr>
        <w:t xml:space="preserve">) programs that validate the data and formats.  Reports produced from this testing are reviewed by </w:t>
      </w:r>
      <w:r>
        <w:rPr>
          <w:color w:val="000000"/>
        </w:rPr>
        <w:t>the FI</w:t>
      </w:r>
      <w:r w:rsidRPr="00DF7744">
        <w:rPr>
          <w:color w:val="000000"/>
        </w:rPr>
        <w:t xml:space="preserve">.  The test results are verified and the submitter is contacted to review any problems with the submission.  If necessary, additional test </w:t>
      </w:r>
      <w:r>
        <w:rPr>
          <w:color w:val="000000"/>
        </w:rPr>
        <w:t>claim</w:t>
      </w:r>
      <w:r w:rsidRPr="00DF7744">
        <w:rPr>
          <w:color w:val="000000"/>
        </w:rPr>
        <w:t xml:space="preserve">s will be submitted until an acceptable test run is completed.  </w:t>
      </w:r>
      <w:r w:rsidRPr="00DF7744">
        <w:rPr>
          <w:b/>
          <w:color w:val="000000"/>
        </w:rPr>
        <w:t xml:space="preserve">This test submitter number (4509999) should be used for submission of test </w:t>
      </w:r>
      <w:r>
        <w:rPr>
          <w:b/>
          <w:color w:val="000000"/>
        </w:rPr>
        <w:t>claim</w:t>
      </w:r>
      <w:r w:rsidRPr="00DF7744">
        <w:rPr>
          <w:b/>
          <w:color w:val="000000"/>
        </w:rPr>
        <w:t>s only!</w:t>
      </w:r>
      <w:r w:rsidRPr="00DF7744">
        <w:rPr>
          <w:color w:val="000000"/>
        </w:rPr>
        <w:t xml:space="preserve"> </w:t>
      </w:r>
    </w:p>
    <w:p w:rsidR="008843B0" w:rsidRPr="007E4060" w:rsidRDefault="008843B0" w:rsidP="00AA5C32">
      <w:pPr>
        <w:tabs>
          <w:tab w:val="left" w:pos="720"/>
        </w:tabs>
        <w:suppressAutoHyphens/>
        <w:spacing w:before="100" w:beforeAutospacing="1" w:after="100" w:afterAutospacing="1"/>
        <w:jc w:val="both"/>
        <w:rPr>
          <w:color w:val="000000"/>
        </w:rPr>
      </w:pPr>
      <w:r w:rsidRPr="007E4060">
        <w:rPr>
          <w:color w:val="000000"/>
        </w:rPr>
        <w:t xml:space="preserve">When all forms have been received and approved by the </w:t>
      </w:r>
      <w:r>
        <w:rPr>
          <w:color w:val="000000"/>
        </w:rPr>
        <w:t xml:space="preserve">FI’s </w:t>
      </w:r>
      <w:r w:rsidRPr="007E4060">
        <w:rPr>
          <w:color w:val="000000"/>
        </w:rPr>
        <w:t xml:space="preserve">Provider Enrollment Unit, and the </w:t>
      </w:r>
      <w:r>
        <w:rPr>
          <w:color w:val="000000"/>
        </w:rPr>
        <w:t>EDI</w:t>
      </w:r>
      <w:r w:rsidRPr="007E4060">
        <w:rPr>
          <w:color w:val="000000"/>
        </w:rPr>
        <w:t xml:space="preserve"> Department has verified the test claims, the submitter will be notified that </w:t>
      </w:r>
      <w:r>
        <w:rPr>
          <w:color w:val="000000"/>
        </w:rPr>
        <w:t>EDI</w:t>
      </w:r>
      <w:r w:rsidRPr="007E4060">
        <w:rPr>
          <w:color w:val="000000"/>
        </w:rPr>
        <w:t xml:space="preserve"> </w:t>
      </w:r>
      <w:r>
        <w:rPr>
          <w:color w:val="000000"/>
        </w:rPr>
        <w:t>claims</w:t>
      </w:r>
      <w:r w:rsidRPr="007E4060">
        <w:rPr>
          <w:color w:val="000000"/>
        </w:rPr>
        <w:t xml:space="preserve"> may be submitted. </w:t>
      </w:r>
    </w:p>
    <w:p w:rsidR="008843B0" w:rsidRPr="007E4060" w:rsidRDefault="008843B0" w:rsidP="00AA5C32">
      <w:pPr>
        <w:tabs>
          <w:tab w:val="left" w:pos="0"/>
          <w:tab w:val="left" w:pos="720"/>
        </w:tabs>
        <w:suppressAutoHyphens/>
        <w:spacing w:before="100" w:beforeAutospacing="1" w:after="100" w:afterAutospacing="1"/>
        <w:jc w:val="both"/>
        <w:rPr>
          <w:color w:val="000000"/>
        </w:rPr>
      </w:pPr>
      <w:r w:rsidRPr="007E4060">
        <w:rPr>
          <w:color w:val="000000"/>
        </w:rPr>
        <w:t xml:space="preserve">Once a CCN becomes an approved </w:t>
      </w:r>
      <w:r>
        <w:rPr>
          <w:color w:val="000000"/>
        </w:rPr>
        <w:t>EDI</w:t>
      </w:r>
      <w:r w:rsidRPr="007E4060">
        <w:rPr>
          <w:color w:val="000000"/>
        </w:rPr>
        <w:t xml:space="preserve"> submitter, the billing process will be as follows: </w:t>
      </w:r>
    </w:p>
    <w:p w:rsidR="008843B0" w:rsidRPr="00ED0D38" w:rsidRDefault="008843B0" w:rsidP="00AA5C32">
      <w:pPr>
        <w:pStyle w:val="ListBullet"/>
        <w:jc w:val="both"/>
        <w:rPr>
          <w:color w:val="000000"/>
        </w:rPr>
      </w:pPr>
      <w:r w:rsidRPr="00ED0D38">
        <w:rPr>
          <w:color w:val="000000"/>
        </w:rPr>
        <w:t xml:space="preserve">Upon receipt of the submission, the </w:t>
      </w:r>
      <w:r>
        <w:rPr>
          <w:color w:val="000000"/>
        </w:rPr>
        <w:t>FI’s</w:t>
      </w:r>
      <w:r w:rsidRPr="00ED0D38">
        <w:rPr>
          <w:color w:val="000000"/>
        </w:rPr>
        <w:t xml:space="preserve"> </w:t>
      </w:r>
      <w:r>
        <w:rPr>
          <w:color w:val="000000"/>
        </w:rPr>
        <w:t>EDI</w:t>
      </w:r>
      <w:r w:rsidRPr="00ED0D38">
        <w:rPr>
          <w:color w:val="000000"/>
        </w:rPr>
        <w:t xml:space="preserve"> Department logs the submission and verifies it for completeness.  If the submission is not complete, the log is rejected and the submitter is notified about the reject reason(s) via electronic message or telephone call. </w:t>
      </w:r>
    </w:p>
    <w:p w:rsidR="008843B0" w:rsidRPr="00ED0D38" w:rsidRDefault="008843B0" w:rsidP="00AA5C32">
      <w:pPr>
        <w:pStyle w:val="ListBullet"/>
        <w:jc w:val="both"/>
        <w:rPr>
          <w:color w:val="000000"/>
        </w:rPr>
      </w:pPr>
      <w:r w:rsidRPr="00ED0D38">
        <w:rPr>
          <w:color w:val="000000"/>
        </w:rPr>
        <w:t xml:space="preserve">If the certification form is complete, the </w:t>
      </w:r>
      <w:r>
        <w:rPr>
          <w:color w:val="000000"/>
        </w:rPr>
        <w:t>EDI</w:t>
      </w:r>
      <w:r w:rsidRPr="00ED0D38">
        <w:rPr>
          <w:color w:val="000000"/>
        </w:rPr>
        <w:t xml:space="preserve"> Department enters the submitted </w:t>
      </w:r>
      <w:r>
        <w:rPr>
          <w:color w:val="000000"/>
        </w:rPr>
        <w:t>claim</w:t>
      </w:r>
      <w:r w:rsidRPr="00ED0D38">
        <w:rPr>
          <w:color w:val="000000"/>
        </w:rPr>
        <w:t xml:space="preserve">s into a preprocessor production run.  The preprocessor generates an </w:t>
      </w:r>
      <w:r>
        <w:rPr>
          <w:color w:val="000000"/>
        </w:rPr>
        <w:t>claim</w:t>
      </w:r>
      <w:r w:rsidRPr="00ED0D38">
        <w:rPr>
          <w:color w:val="000000"/>
        </w:rPr>
        <w:t xml:space="preserve">s data file and one report.  The Claims Transmittal Summary report, which lists whether a provider's batch of </w:t>
      </w:r>
      <w:r>
        <w:rPr>
          <w:color w:val="000000"/>
        </w:rPr>
        <w:t>claim</w:t>
      </w:r>
      <w:r w:rsidRPr="00ED0D38">
        <w:rPr>
          <w:color w:val="000000"/>
        </w:rPr>
        <w:t xml:space="preserve">s has been accepted or rejected, is generated for each submission.  If a provider’s </w:t>
      </w:r>
      <w:r>
        <w:rPr>
          <w:color w:val="000000"/>
        </w:rPr>
        <w:t>claim</w:t>
      </w:r>
      <w:r w:rsidRPr="00ED0D38">
        <w:rPr>
          <w:color w:val="000000"/>
        </w:rPr>
        <w:t xml:space="preserve">s are rejected, the provider number, dollar amount and number of </w:t>
      </w:r>
      <w:r>
        <w:rPr>
          <w:color w:val="000000"/>
        </w:rPr>
        <w:t>claim</w:t>
      </w:r>
      <w:r w:rsidRPr="00ED0D38">
        <w:rPr>
          <w:color w:val="000000"/>
        </w:rPr>
        <w:t xml:space="preserve">s are listed on the report. </w:t>
      </w:r>
    </w:p>
    <w:p w:rsidR="008843B0" w:rsidRPr="00ED0D38" w:rsidRDefault="008843B0" w:rsidP="00AA5C32">
      <w:pPr>
        <w:jc w:val="both"/>
        <w:rPr>
          <w:color w:val="000000"/>
        </w:rPr>
      </w:pPr>
    </w:p>
    <w:p w:rsidR="008843B0" w:rsidRPr="007E4060" w:rsidRDefault="008843B0" w:rsidP="00AA5C32">
      <w:pPr>
        <w:jc w:val="both"/>
      </w:pPr>
      <w:r w:rsidRPr="007E4060">
        <w:t xml:space="preserve">CCNs will submit to DHH and </w:t>
      </w:r>
      <w:r>
        <w:t>its FI</w:t>
      </w:r>
      <w:r w:rsidRPr="007E4060">
        <w:t xml:space="preserve"> a test plan with systematic </w:t>
      </w:r>
      <w:r>
        <w:t>plans</w:t>
      </w:r>
      <w:r w:rsidRPr="007E4060">
        <w:t xml:space="preserve"> for testing the ASC X12N 837 COB. The plan consists of three (3) tiers of testing, which are outlined in </w:t>
      </w:r>
      <w:r>
        <w:t>detail</w:t>
      </w:r>
      <w:r w:rsidRPr="007E4060">
        <w:t xml:space="preserve"> in Appendix </w:t>
      </w:r>
      <w:r w:rsidR="005E6D34">
        <w:t>F</w:t>
      </w:r>
      <w:r w:rsidRPr="007E4060">
        <w:t>.</w:t>
      </w:r>
    </w:p>
    <w:p w:rsidR="008843B0" w:rsidRPr="007E4060" w:rsidRDefault="008843B0" w:rsidP="00AA5C32">
      <w:pPr>
        <w:jc w:val="both"/>
      </w:pPr>
    </w:p>
    <w:p w:rsidR="008843B0" w:rsidRDefault="008843B0" w:rsidP="00AA5C32">
      <w:pPr>
        <w:pStyle w:val="Heading2"/>
        <w:numPr>
          <w:ilvl w:val="0"/>
          <w:numId w:val="0"/>
        </w:numPr>
        <w:jc w:val="both"/>
      </w:pPr>
      <w:bookmarkStart w:id="225" w:name="_Toc48636980"/>
      <w:bookmarkStart w:id="226" w:name="_Toc269369407"/>
      <w:bookmarkStart w:id="227" w:name="_Toc323018258"/>
      <w:r>
        <w:t>Timing</w:t>
      </w:r>
      <w:bookmarkEnd w:id="225"/>
      <w:bookmarkEnd w:id="226"/>
      <w:bookmarkEnd w:id="227"/>
    </w:p>
    <w:p w:rsidR="00F45639" w:rsidRDefault="008843B0" w:rsidP="00AD2060">
      <w:r w:rsidRPr="007E4060">
        <w:t xml:space="preserve">CCNs may initiate EDIFECS testing at any time. </w:t>
      </w:r>
      <w:r>
        <w:t>DHH’s FI</w:t>
      </w:r>
      <w:r w:rsidRPr="007E4060">
        <w:t xml:space="preserve"> Business Support Analysts are ready to answer technical questions and to arrange testing schedules and EDIFECS enrollment. Please refer</w:t>
      </w:r>
      <w:r>
        <w:t xml:space="preserve"> to</w:t>
      </w:r>
      <w:r w:rsidRPr="007E4060">
        <w:t xml:space="preserve"> the </w:t>
      </w:r>
      <w:r>
        <w:t>FI</w:t>
      </w:r>
      <w:r w:rsidRPr="007E4060">
        <w:t xml:space="preserve"> Companion Guides </w:t>
      </w:r>
      <w:r>
        <w:t>located at: w</w:t>
      </w:r>
      <w:r w:rsidRPr="003409CE">
        <w:t>ww.lamedicaid.com/provweb1/HIPAABilling/HIPAAindex.htm</w:t>
      </w:r>
      <w:r>
        <w:t xml:space="preserve"> for</w:t>
      </w:r>
      <w:r w:rsidRPr="007E4060">
        <w:t xml:space="preserve"> specific instructions.</w:t>
      </w:r>
    </w:p>
    <w:p w:rsidR="008843B0" w:rsidRPr="007E4060" w:rsidRDefault="008843B0" w:rsidP="00477BA2"/>
    <w:p w:rsidR="008843B0" w:rsidRPr="008843B0" w:rsidRDefault="008843B0" w:rsidP="00477BA2"/>
    <w:p w:rsidR="008C6780" w:rsidRDefault="008C6780" w:rsidP="00477BA2">
      <w:pPr>
        <w:pStyle w:val="AppendixStart"/>
        <w:numPr>
          <w:ilvl w:val="0"/>
          <w:numId w:val="23"/>
        </w:numPr>
        <w:ind w:hanging="158"/>
        <w:outlineLvl w:val="9"/>
      </w:pPr>
      <w:bookmarkStart w:id="228" w:name="_Toc323018259"/>
      <w:bookmarkEnd w:id="228"/>
    </w:p>
    <w:p w:rsidR="008C6780" w:rsidRPr="00944BFB" w:rsidRDefault="008C6780" w:rsidP="00477BA2">
      <w:pPr>
        <w:pStyle w:val="Heading2"/>
        <w:numPr>
          <w:ilvl w:val="0"/>
          <w:numId w:val="0"/>
        </w:numPr>
        <w:rPr>
          <w:color w:val="000000"/>
          <w:position w:val="-18"/>
        </w:rPr>
      </w:pPr>
      <w:bookmarkStart w:id="229" w:name="_Toc49051597"/>
      <w:bookmarkStart w:id="230" w:name="_Toc269220407"/>
      <w:bookmarkStart w:id="231" w:name="_Toc269301649"/>
      <w:bookmarkStart w:id="232" w:name="_Toc269378486"/>
      <w:bookmarkStart w:id="233" w:name="_Toc323018260"/>
      <w:r w:rsidRPr="004B3405">
        <w:t>Definition</w:t>
      </w:r>
      <w:bookmarkEnd w:id="229"/>
      <w:r w:rsidRPr="004B3405">
        <w:t xml:space="preserve"> of Terms</w:t>
      </w:r>
      <w:bookmarkEnd w:id="230"/>
      <w:bookmarkEnd w:id="231"/>
      <w:bookmarkEnd w:id="232"/>
      <w:bookmarkEnd w:id="233"/>
    </w:p>
    <w:p w:rsidR="008C6780" w:rsidRPr="0058473D" w:rsidRDefault="006D5009" w:rsidP="00AA5C32">
      <w:pPr>
        <w:jc w:val="both"/>
      </w:pPr>
      <w:r w:rsidRPr="0058473D">
        <w:t>The following terms</w:t>
      </w:r>
      <w:r>
        <w:t xml:space="preserve"> s</w:t>
      </w:r>
      <w:r w:rsidRPr="0058473D">
        <w:t xml:space="preserve">hall be construed and interpreted as follows unless the context clearly requires otherwise. </w:t>
      </w:r>
    </w:p>
    <w:p w:rsidR="008C6780" w:rsidRDefault="008C6780" w:rsidP="00AA5C32">
      <w:pPr>
        <w:jc w:val="both"/>
      </w:pPr>
      <w:bookmarkStart w:id="234" w:name="_Toc49916062"/>
      <w:bookmarkStart w:id="235" w:name="_Toc269220409"/>
    </w:p>
    <w:tbl>
      <w:tblPr>
        <w:tblW w:w="9708" w:type="dxa"/>
        <w:tblBorders>
          <w:top w:val="single" w:sz="4" w:space="0" w:color="auto"/>
          <w:bottom w:val="single" w:sz="4" w:space="0" w:color="auto"/>
          <w:insideH w:val="single" w:sz="4" w:space="0" w:color="auto"/>
        </w:tblBorders>
        <w:tblLayout w:type="fixed"/>
        <w:tblLook w:val="01E0" w:firstRow="1" w:lastRow="1" w:firstColumn="1" w:lastColumn="1" w:noHBand="0" w:noVBand="0"/>
      </w:tblPr>
      <w:tblGrid>
        <w:gridCol w:w="5380"/>
        <w:gridCol w:w="4328"/>
      </w:tblGrid>
      <w:tr w:rsidR="005E6D34" w:rsidRPr="00DC5B45" w:rsidTr="005E6D34">
        <w:tc>
          <w:tcPr>
            <w:tcW w:w="5380" w:type="dxa"/>
            <w:tcBorders>
              <w:right w:val="nil"/>
            </w:tcBorders>
          </w:tcPr>
          <w:p w:rsidR="005E6D34" w:rsidRPr="00AD015A" w:rsidRDefault="005E6D34" w:rsidP="00AA5C32">
            <w:pPr>
              <w:pStyle w:val="TableText"/>
              <w:spacing w:before="120" w:after="120"/>
              <w:jc w:val="both"/>
              <w:rPr>
                <w:b/>
              </w:rPr>
            </w:pPr>
            <w:r w:rsidRPr="00AD015A">
              <w:rPr>
                <w:b/>
              </w:rPr>
              <w:t xml:space="preserve">837 Format </w:t>
            </w:r>
          </w:p>
        </w:tc>
        <w:tc>
          <w:tcPr>
            <w:tcW w:w="4328" w:type="dxa"/>
            <w:tcBorders>
              <w:left w:val="nil"/>
            </w:tcBorders>
          </w:tcPr>
          <w:p w:rsidR="005E6D34" w:rsidRPr="00DC5B45" w:rsidRDefault="005E6D34" w:rsidP="00F023F2">
            <w:pPr>
              <w:pStyle w:val="TableText"/>
              <w:spacing w:before="120" w:after="120"/>
              <w:jc w:val="both"/>
            </w:pPr>
            <w:r w:rsidRPr="003F7CAA">
              <w:t>The file format used for electronic billing of professional services, institutional services or dental services.  ANSI 837 is shorthand for the ASC X12N 837 (00</w:t>
            </w:r>
            <w:r w:rsidR="00BF3F51">
              <w:t>5010</w:t>
            </w:r>
            <w:r w:rsidRPr="003F7CAA">
              <w:t>) file format.</w:t>
            </w:r>
          </w:p>
        </w:tc>
      </w:tr>
      <w:tr w:rsidR="005E6D34" w:rsidRPr="00DC5B45" w:rsidTr="005E6D34">
        <w:tc>
          <w:tcPr>
            <w:tcW w:w="5380" w:type="dxa"/>
            <w:tcBorders>
              <w:right w:val="nil"/>
            </w:tcBorders>
          </w:tcPr>
          <w:p w:rsidR="005E6D34" w:rsidRPr="00AD015A" w:rsidRDefault="005E6D34" w:rsidP="00AA5C32">
            <w:pPr>
              <w:pStyle w:val="TableText"/>
              <w:spacing w:before="120" w:after="120"/>
              <w:jc w:val="both"/>
              <w:rPr>
                <w:b/>
              </w:rPr>
            </w:pPr>
            <w:r w:rsidRPr="00AD015A">
              <w:rPr>
                <w:b/>
              </w:rPr>
              <w:t>997 Functional Acknowledgment</w:t>
            </w:r>
          </w:p>
        </w:tc>
        <w:tc>
          <w:tcPr>
            <w:tcW w:w="4328" w:type="dxa"/>
            <w:tcBorders>
              <w:left w:val="nil"/>
            </w:tcBorders>
          </w:tcPr>
          <w:p w:rsidR="005E6D34" w:rsidRPr="00DC5B45" w:rsidRDefault="005E6D34" w:rsidP="00AA5C32">
            <w:pPr>
              <w:pStyle w:val="TableText"/>
              <w:spacing w:before="120" w:after="120"/>
              <w:jc w:val="both"/>
            </w:pPr>
            <w:r w:rsidRPr="003F7CAA">
              <w:t>Transaction set-specific verification is accomplished using a 997 Functional Acknowledgement. The transaction set can be used to define the control structures for a set of acknowledgments to indicate the results of the syntactical analysis of the electronically encoded documents.</w:t>
            </w:r>
          </w:p>
        </w:tc>
      </w:tr>
      <w:tr w:rsidR="005E6D34" w:rsidRPr="00DC5B45" w:rsidTr="005E6D34">
        <w:tc>
          <w:tcPr>
            <w:tcW w:w="5380" w:type="dxa"/>
            <w:tcBorders>
              <w:right w:val="nil"/>
            </w:tcBorders>
          </w:tcPr>
          <w:p w:rsidR="005E6D34" w:rsidRPr="00AD015A" w:rsidRDefault="005E6D34" w:rsidP="00AA5C32">
            <w:pPr>
              <w:pStyle w:val="TableText"/>
              <w:spacing w:before="120" w:after="120"/>
            </w:pPr>
            <w:r w:rsidRPr="00AD015A">
              <w:rPr>
                <w:rStyle w:val="Strong"/>
              </w:rPr>
              <w:t>Administrative Region</w:t>
            </w:r>
          </w:p>
        </w:tc>
        <w:tc>
          <w:tcPr>
            <w:tcW w:w="4328" w:type="dxa"/>
            <w:tcBorders>
              <w:left w:val="nil"/>
            </w:tcBorders>
          </w:tcPr>
          <w:p w:rsidR="005E6D34" w:rsidRPr="00DC5B45" w:rsidRDefault="005E6D34" w:rsidP="00AA5C32">
            <w:pPr>
              <w:pStyle w:val="TableText"/>
              <w:spacing w:before="120" w:after="120"/>
            </w:pPr>
            <w:r w:rsidRPr="003F7CAA">
              <w:t>Louisiana Medicaid is divided into 9 geographically-defined regions according to the followin</w:t>
            </w:r>
            <w:r>
              <w:t>g code</w:t>
            </w:r>
            <w:r w:rsidRPr="003F7CAA">
              <w:t>d values:</w:t>
            </w:r>
            <w:r w:rsidRPr="003F7CAA">
              <w:br/>
              <w:t>1=</w:t>
            </w:r>
            <w:smartTag w:uri="urn:schemas-microsoft-com:office:smarttags" w:element="City">
              <w:r w:rsidRPr="003F7CAA">
                <w:t>New</w:t>
              </w:r>
              <w:r>
                <w:t xml:space="preserve"> </w:t>
              </w:r>
              <w:r w:rsidRPr="003F7CAA">
                <w:t>Orleans</w:t>
              </w:r>
            </w:smartTag>
            <w:r w:rsidRPr="003F7CAA">
              <w:br/>
              <w:t>2=</w:t>
            </w:r>
            <w:smartTag w:uri="urn:schemas-microsoft-com:office:smarttags" w:element="City">
              <w:r w:rsidRPr="003F7CAA">
                <w:t>Baton</w:t>
              </w:r>
              <w:r>
                <w:t xml:space="preserve"> </w:t>
              </w:r>
              <w:r w:rsidRPr="003F7CAA">
                <w:t>Rouge</w:t>
              </w:r>
            </w:smartTag>
            <w:r w:rsidRPr="003F7CAA">
              <w:br/>
              <w:t>3=Houma/Thibodaux</w:t>
            </w:r>
            <w:r w:rsidRPr="003F7CAA">
              <w:br/>
              <w:t>4=</w:t>
            </w:r>
            <w:smartTag w:uri="urn:schemas-microsoft-com:office:smarttags" w:element="City">
              <w:r w:rsidRPr="003F7CAA">
                <w:t>Lafayette</w:t>
              </w:r>
            </w:smartTag>
            <w:r w:rsidRPr="003F7CAA">
              <w:br/>
              <w:t>5=</w:t>
            </w:r>
            <w:smartTag w:uri="urn:schemas-microsoft-com:office:smarttags" w:element="City">
              <w:r w:rsidRPr="003F7CAA">
                <w:t>Lake Charles</w:t>
              </w:r>
            </w:smartTag>
            <w:r w:rsidRPr="003F7CAA">
              <w:br/>
              <w:t>6=</w:t>
            </w:r>
            <w:smartTag w:uri="urn:schemas-microsoft-com:office:smarttags" w:element="City">
              <w:r w:rsidRPr="003F7CAA">
                <w:t>Alexandria</w:t>
              </w:r>
            </w:smartTag>
            <w:r w:rsidRPr="003F7CAA">
              <w:br/>
              <w:t>7=</w:t>
            </w:r>
            <w:smartTag w:uri="urn:schemas-microsoft-com:office:smarttags" w:element="City">
              <w:r w:rsidRPr="003F7CAA">
                <w:t>Shreveport</w:t>
              </w:r>
            </w:smartTag>
            <w:r w:rsidRPr="003F7CAA">
              <w:br/>
              <w:t>8=</w:t>
            </w:r>
            <w:smartTag w:uri="urn:schemas-microsoft-com:office:smarttags" w:element="place">
              <w:smartTag w:uri="urn:schemas-microsoft-com:office:smarttags" w:element="City">
                <w:r w:rsidRPr="003F7CAA">
                  <w:t>Monroe</w:t>
                </w:r>
              </w:smartTag>
            </w:smartTag>
            <w:r w:rsidRPr="003F7CAA">
              <w:br/>
              <w:t>9=Covington/Bogalusa</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Agent  </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rsidRPr="00DC5B45">
              <w:t xml:space="preserve">Any person </w:t>
            </w:r>
            <w:r>
              <w:t xml:space="preserve">or entity with </w:t>
            </w:r>
            <w:r w:rsidRPr="00DC5B45">
              <w:t>delegated authority to obligate or act on behalf of another party</w:t>
            </w:r>
            <w:r>
              <w:t>.</w:t>
            </w:r>
          </w:p>
        </w:tc>
      </w:tr>
      <w:tr w:rsidR="005E6D34" w:rsidRPr="00DC5B45" w:rsidTr="005E6D34">
        <w:tc>
          <w:tcPr>
            <w:tcW w:w="5380" w:type="dxa"/>
            <w:tcBorders>
              <w:right w:val="nil"/>
            </w:tcBorders>
          </w:tcPr>
          <w:p w:rsidR="005E6D34" w:rsidRPr="00AD015A" w:rsidRDefault="005E6D34" w:rsidP="00AA5C32">
            <w:pPr>
              <w:pStyle w:val="TableText"/>
              <w:spacing w:before="120" w:after="120"/>
              <w:jc w:val="both"/>
              <w:rPr>
                <w:b/>
              </w:rPr>
            </w:pPr>
            <w:r w:rsidRPr="00AD015A">
              <w:rPr>
                <w:b/>
              </w:rPr>
              <w:t>Atypical providers</w:t>
            </w:r>
          </w:p>
        </w:tc>
        <w:tc>
          <w:tcPr>
            <w:tcW w:w="4328" w:type="dxa"/>
            <w:tcBorders>
              <w:left w:val="nil"/>
            </w:tcBorders>
          </w:tcPr>
          <w:p w:rsidR="005E6D34" w:rsidRPr="00DC5B45" w:rsidRDefault="005E6D34" w:rsidP="00AA5C32">
            <w:pPr>
              <w:pStyle w:val="TableText"/>
              <w:spacing w:before="120" w:after="120"/>
              <w:jc w:val="both"/>
            </w:pPr>
            <w:r w:rsidRPr="003F7CAA">
              <w:t xml:space="preserve">Individuals or businesses that bill Medicaid for services rendered, and do not meet the definition of a health care provider according to the NPI Final Rule 45 CFR 160.103 (e.g., </w:t>
            </w:r>
            <w:r w:rsidRPr="003F7CAA">
              <w:lastRenderedPageBreak/>
              <w:t>carpenters, transportation providers, etc).</w:t>
            </w:r>
          </w:p>
        </w:tc>
      </w:tr>
      <w:tr w:rsidR="005E6D34" w:rsidRPr="003F7CAA" w:rsidTr="005E6D34">
        <w:tc>
          <w:tcPr>
            <w:tcW w:w="5380" w:type="dxa"/>
            <w:tcBorders>
              <w:right w:val="nil"/>
            </w:tcBorders>
          </w:tcPr>
          <w:p w:rsidR="005E6D34" w:rsidRPr="00AD015A" w:rsidRDefault="005E6D34" w:rsidP="00AA5C32">
            <w:pPr>
              <w:pStyle w:val="TableText"/>
              <w:spacing w:before="120" w:after="120"/>
              <w:jc w:val="both"/>
              <w:rPr>
                <w:b/>
              </w:rPr>
            </w:pPr>
            <w:r w:rsidRPr="00CE445F">
              <w:rPr>
                <w:b/>
              </w:rPr>
              <w:lastRenderedPageBreak/>
              <w:t xml:space="preserve">Benefits or Covered Services </w:t>
            </w:r>
          </w:p>
        </w:tc>
        <w:tc>
          <w:tcPr>
            <w:tcW w:w="4328" w:type="dxa"/>
            <w:tcBorders>
              <w:left w:val="nil"/>
            </w:tcBorders>
          </w:tcPr>
          <w:p w:rsidR="005E6D34" w:rsidRPr="003F7CAA" w:rsidRDefault="005E6D34" w:rsidP="00AA5C32">
            <w:pPr>
              <w:pStyle w:val="TableText"/>
              <w:spacing w:before="120" w:after="120"/>
              <w:jc w:val="both"/>
            </w:pPr>
            <w:r w:rsidRPr="00DC5B45">
              <w:t>Th</w:t>
            </w:r>
            <w:r>
              <w:t>ose</w:t>
            </w:r>
            <w:r w:rsidRPr="00DC5B45">
              <w:t xml:space="preserve"> health care services to which an eligible Medicaid recipient is entitled under the </w:t>
            </w:r>
            <w:r>
              <w:t>Louisiana Medicaid State Plan.</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CAS Segment</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t>Used t</w:t>
            </w:r>
            <w:r w:rsidRPr="003F7CAA">
              <w:t>o report claims or line level adjustments.</w:t>
            </w:r>
          </w:p>
        </w:tc>
      </w:tr>
      <w:tr w:rsidR="005E6D34" w:rsidRPr="00DC5B45" w:rsidTr="005E6D34">
        <w:tc>
          <w:tcPr>
            <w:tcW w:w="5380" w:type="dxa"/>
            <w:tcBorders>
              <w:right w:val="nil"/>
            </w:tcBorders>
          </w:tcPr>
          <w:p w:rsidR="005E6D34" w:rsidRPr="00AD015A" w:rsidRDefault="005E6D34" w:rsidP="00AA5C32">
            <w:pPr>
              <w:pStyle w:val="TableText"/>
              <w:spacing w:before="120" w:after="120"/>
              <w:jc w:val="both"/>
              <w:rPr>
                <w:b/>
              </w:rPr>
            </w:pPr>
            <w:r w:rsidRPr="00AD015A">
              <w:rPr>
                <w:b/>
              </w:rPr>
              <w:t xml:space="preserve">Case Management  </w:t>
            </w:r>
          </w:p>
        </w:tc>
        <w:tc>
          <w:tcPr>
            <w:tcW w:w="4328" w:type="dxa"/>
            <w:tcBorders>
              <w:left w:val="nil"/>
            </w:tcBorders>
          </w:tcPr>
          <w:p w:rsidR="005E6D34" w:rsidRPr="00DC5B45" w:rsidRDefault="005E6D34" w:rsidP="00AA5C32">
            <w:pPr>
              <w:pStyle w:val="TableText"/>
              <w:spacing w:before="120" w:after="120"/>
              <w:jc w:val="both"/>
            </w:pPr>
            <w:r w:rsidRPr="00DC5B45">
              <w:t xml:space="preserve">Refers to </w:t>
            </w:r>
            <w:r>
              <w:t>a</w:t>
            </w:r>
            <w:r w:rsidRPr="00DC5B45">
              <w:t xml:space="preserve"> collaborative process of assessment, planning, facilitation and advocacy for options and services to meet a member’s needs through communication and available resources</w:t>
            </w:r>
            <w:r>
              <w:t>,</w:t>
            </w:r>
            <w:r w:rsidRPr="00DC5B45">
              <w:t xml:space="preserve"> to promote high quality, cost-effective outcomes. </w:t>
            </w:r>
            <w:r>
              <w:t xml:space="preserve">Case Management services are defined as services provided by qualified staff to a targeted population to assist them in gaining timely access to the full range of needed services including medical, social, educational, and other support services.  Case </w:t>
            </w:r>
            <w:r w:rsidRPr="00DC5B45">
              <w:t>Management services include an individual needs assessment and diagnostic assessment, individual treatment plan development, establishment of treatment objectives, and monitoring outcomes.</w:t>
            </w:r>
          </w:p>
        </w:tc>
      </w:tr>
      <w:tr w:rsidR="005E6D34" w:rsidRPr="00DC5B45" w:rsidTr="005E6D34">
        <w:tc>
          <w:tcPr>
            <w:tcW w:w="5380" w:type="dxa"/>
            <w:tcBorders>
              <w:right w:val="nil"/>
            </w:tcBorders>
          </w:tcPr>
          <w:p w:rsidR="005E6D34" w:rsidRPr="00AD015A" w:rsidRDefault="005E6D34" w:rsidP="00AA5C32">
            <w:pPr>
              <w:pStyle w:val="TableText"/>
              <w:spacing w:before="120" w:after="120"/>
              <w:jc w:val="both"/>
              <w:rPr>
                <w:b/>
              </w:rPr>
            </w:pPr>
            <w:r w:rsidRPr="00AD015A">
              <w:rPr>
                <w:b/>
              </w:rPr>
              <w:t xml:space="preserve">Centers for Medicare and Medicaid Services (CMS) </w:t>
            </w:r>
          </w:p>
        </w:tc>
        <w:tc>
          <w:tcPr>
            <w:tcW w:w="4328" w:type="dxa"/>
            <w:tcBorders>
              <w:left w:val="nil"/>
            </w:tcBorders>
          </w:tcPr>
          <w:p w:rsidR="005E6D34" w:rsidRPr="00DC5B45" w:rsidRDefault="005E6D34" w:rsidP="00AA5C32">
            <w:pPr>
              <w:pStyle w:val="TableText"/>
              <w:spacing w:before="120" w:after="120"/>
              <w:jc w:val="both"/>
            </w:pPr>
            <w:r w:rsidRPr="00DC5B45">
              <w:t>The agency within the United States Department of Health &amp; Human Services that provides administration and funding for Medicare under Title XVIII, Medicaid under Title XIX, and the Children’s Health Insurance Program under Title XXI of the Social Security Act. Formerly known as Health Care Financing Administration (HCFA)</w:t>
            </w:r>
            <w:r>
              <w:t>.</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Claim adjustment</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rsidRPr="003F7CAA">
              <w:t>A reason why a claim or service line was paid differently than it was billed. Adjustments are communicated by adjustment reason codes.</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Claim denial</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rsidRPr="003F7CAA">
              <w:t xml:space="preserve">When a claim does not meet the criteria of being complete or </w:t>
            </w:r>
            <w:r>
              <w:t xml:space="preserve">does </w:t>
            </w:r>
            <w:r w:rsidRPr="003F7CAA">
              <w:t>not meet all of the criteria for payment under health plan rules.</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Claims adjudication</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rsidRPr="003F7CAA">
              <w:t>In health insurance claims, adjudication refers to the determination of the insurer's payment or financial responsibility, after the member's insurance benefits are applied to a medical claim.</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CommunityCARE </w:t>
            </w:r>
            <w:r>
              <w:rPr>
                <w:b/>
              </w:rPr>
              <w:t>2.0</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rsidRPr="00DC5B45">
              <w:t>Refers to the Louisiana Medicaid Primary Care Case Management (PCCM) program, which links Medicaid enrollees to a primary care provider as their medical home</w:t>
            </w:r>
            <w:r>
              <w:t>.</w:t>
            </w:r>
            <w:r w:rsidRPr="00DC5B45">
              <w:t xml:space="preserve"> </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Contract </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t>As it pertains to the Louisiana Department of Health and Hospitals (DHH) and the CCNs, the contract signed by or on behalf of the CCN entity and those things established or provided for in R.S. 46:437.11 - 437.14 or by rule, which enrolls the entity in the Medical Assistance Program and grants to the entity provider number and the privilege to participate in the CCN program. It includes the signed Contract, together with any and all future addendums issued thereto by DHH.</w:t>
            </w:r>
          </w:p>
        </w:tc>
      </w:tr>
      <w:tr w:rsidR="005E6D34"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Pr>
                <w:b/>
              </w:rPr>
              <w:t>Coordinated Care Network (CCN)</w:t>
            </w:r>
          </w:p>
        </w:tc>
        <w:tc>
          <w:tcPr>
            <w:tcW w:w="4328" w:type="dxa"/>
            <w:tcBorders>
              <w:left w:val="nil"/>
              <w:bottom w:val="single" w:sz="4" w:space="0" w:color="auto"/>
            </w:tcBorders>
          </w:tcPr>
          <w:p w:rsidR="005E6D34" w:rsidRDefault="005E6D34" w:rsidP="00AA5C32">
            <w:pPr>
              <w:pStyle w:val="TableText"/>
              <w:spacing w:before="120" w:after="120"/>
              <w:jc w:val="both"/>
            </w:pPr>
            <w:r>
              <w:t>An entity designed to improve performance and health outcomes through the creation of cost effective integrated healthcare delivery system that provides a continuum of evidence-based, quality-driven healthcare services for Medicaid eligibles.</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Coordinated Care Network – Prepaid (CCN-P) </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t>The private entity that contracts with DHH to provide core benefits and services to Louisiana Medicaid CCN Program enrollees in exchange for a monthly prepaid capitated amount per member. The entity is regulated by the Louisiana Department of Insurance with respect to licensure and financial solvency, pursuant to Title 22 of the Louisiana Revised Statues, but shall, solely with respect to its products and services offered pursuant to the Louisiana Medicaid Program be regulated by the Louisiana Department of Health and Hospitals.</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Coordinated Care Network – Shared Savings (CCN-S)</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t>An entity that serves as a primary care case manager by providing enhanced primary care case management in addition to contracting with primary care providers (PCPs) for primary care management.</w:t>
            </w:r>
          </w:p>
        </w:tc>
      </w:tr>
      <w:tr w:rsidR="005E6D34" w:rsidRPr="00DC5B45" w:rsidTr="005E6D34">
        <w:tc>
          <w:tcPr>
            <w:tcW w:w="5380" w:type="dxa"/>
            <w:tcBorders>
              <w:bottom w:val="single" w:sz="4" w:space="0" w:color="auto"/>
              <w:right w:val="nil"/>
            </w:tcBorders>
          </w:tcPr>
          <w:p w:rsidR="005E6D34" w:rsidRPr="00AD015A" w:rsidRDefault="005E6D34" w:rsidP="00AA5C32">
            <w:pPr>
              <w:pStyle w:val="TableText"/>
              <w:spacing w:before="120" w:after="120"/>
              <w:jc w:val="both"/>
              <w:rPr>
                <w:b/>
              </w:rPr>
            </w:pPr>
            <w:r w:rsidRPr="00AD015A">
              <w:rPr>
                <w:b/>
              </w:rPr>
              <w:t>Coordination of Benefits (COB)</w:t>
            </w:r>
          </w:p>
        </w:tc>
        <w:tc>
          <w:tcPr>
            <w:tcW w:w="4328" w:type="dxa"/>
            <w:tcBorders>
              <w:left w:val="nil"/>
              <w:bottom w:val="single" w:sz="4" w:space="0" w:color="auto"/>
            </w:tcBorders>
          </w:tcPr>
          <w:p w:rsidR="005E6D34" w:rsidRPr="00DC5B45" w:rsidRDefault="005E6D34" w:rsidP="00AA5C32">
            <w:pPr>
              <w:pStyle w:val="TableText"/>
              <w:spacing w:before="120" w:after="120"/>
              <w:jc w:val="both"/>
            </w:pPr>
            <w:r>
              <w:t>Refers to the activities involved in determining Medicaid benefits when a recipient has coverage through an individual, entity, insurance, or program that is liable to pay for health care services.</w:t>
            </w:r>
          </w:p>
        </w:tc>
      </w:tr>
      <w:tr w:rsidR="005E6D34" w:rsidRPr="00DC5B45" w:rsidTr="005E6D34">
        <w:tc>
          <w:tcPr>
            <w:tcW w:w="5380" w:type="dxa"/>
            <w:tcBorders>
              <w:right w:val="nil"/>
            </w:tcBorders>
          </w:tcPr>
          <w:p w:rsidR="005E6D34" w:rsidRPr="00AD015A" w:rsidRDefault="005E6D34" w:rsidP="00AA5C32">
            <w:pPr>
              <w:pStyle w:val="TableText"/>
              <w:spacing w:before="120" w:after="120"/>
              <w:jc w:val="both"/>
              <w:rPr>
                <w:b/>
              </w:rPr>
            </w:pPr>
            <w:r w:rsidRPr="00AD015A">
              <w:rPr>
                <w:b/>
              </w:rPr>
              <w:t xml:space="preserve">Co-payment </w:t>
            </w:r>
          </w:p>
        </w:tc>
        <w:tc>
          <w:tcPr>
            <w:tcW w:w="4328" w:type="dxa"/>
            <w:tcBorders>
              <w:left w:val="nil"/>
            </w:tcBorders>
          </w:tcPr>
          <w:p w:rsidR="005E6D34" w:rsidRPr="00DC5B45" w:rsidRDefault="005E6D34" w:rsidP="00AA5C32">
            <w:pPr>
              <w:pStyle w:val="TableText"/>
              <w:spacing w:before="120" w:after="120"/>
              <w:jc w:val="both"/>
            </w:pPr>
            <w:r w:rsidRPr="00DC5B45">
              <w:t>Any cost sharing payment for which the Medicaid CCN member is responsible for in accordance with 42 CFR</w:t>
            </w:r>
            <w:r>
              <w:t xml:space="preserve"> </w:t>
            </w:r>
            <w:r w:rsidRPr="00DC5B45">
              <w:t>§ 447.50</w:t>
            </w:r>
            <w:r>
              <w:t xml:space="preserve"> and Section 5006 of the American Recovery and Reinvestment Act (ARRA) for Native American members.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Core Benefits </w:t>
            </w:r>
            <w:r>
              <w:rPr>
                <w:b/>
              </w:rPr>
              <w:t>and Services</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schedule of health care benefits </w:t>
            </w:r>
            <w:r>
              <w:t xml:space="preserve">and services required to be </w:t>
            </w:r>
            <w:r w:rsidRPr="00DC5B45">
              <w:t xml:space="preserve">provided </w:t>
            </w:r>
            <w:r>
              <w:t>by</w:t>
            </w:r>
            <w:r w:rsidRPr="00DC5B45">
              <w:t xml:space="preserve"> </w:t>
            </w:r>
            <w:r>
              <w:t>the</w:t>
            </w:r>
            <w:r w:rsidRPr="00DC5B45">
              <w:t xml:space="preserve"> CCN </w:t>
            </w:r>
            <w:r>
              <w:lastRenderedPageBreak/>
              <w:t xml:space="preserve">to Medicaid CCN </w:t>
            </w:r>
            <w:r w:rsidRPr="00DC5B45">
              <w:t xml:space="preserve">members </w:t>
            </w:r>
            <w:r>
              <w:t xml:space="preserve">as specified </w:t>
            </w:r>
            <w:r w:rsidRPr="00DC5B45">
              <w:t xml:space="preserve">under the terms </w:t>
            </w:r>
            <w:r>
              <w:t xml:space="preserve">and conditions </w:t>
            </w:r>
            <w:r w:rsidRPr="00DC5B45">
              <w:t>of th</w:t>
            </w:r>
            <w:r>
              <w:t>e</w:t>
            </w:r>
            <w:r w:rsidRPr="00DC5B45">
              <w:t xml:space="preserve"> </w:t>
            </w:r>
            <w:r>
              <w:t>RFP and Louisiana Medicaid State Plan</w:t>
            </w:r>
            <w:r w:rsidRPr="00DC5B45">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Corrective Action Plan (CAP)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plan developed by the </w:t>
            </w:r>
            <w:r>
              <w:t xml:space="preserve">CCN </w:t>
            </w:r>
            <w:r w:rsidRPr="00DC5B45">
              <w:t>that is designed to ameliorate an identified deficiency and prevent reoccurrence of that deficiency.  The CAP outlines all steps/actions and timeframe</w:t>
            </w:r>
            <w:r>
              <w:t>s</w:t>
            </w:r>
            <w:r w:rsidRPr="00DC5B45">
              <w:t xml:space="preserve"> necessary to address and resolve the deficiency.</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Corrupt data</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5E6D34">
              <w:t>Data corruption refers to errors in electronic data that occur during transmission, retrieval, or processing, introducing unintended changes to the original data. Computer storage and transmission systems use a number of measures to provide data integrity and the lack of errors. In general, when there is a Data Corruption, the file containing that data would be inaccessible, and the system or the related application will give an error. There are various causes of corruption.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Covered Services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Those health care services</w:t>
            </w:r>
            <w:r>
              <w:t>/benefits</w:t>
            </w:r>
            <w:r w:rsidRPr="00DC5B45">
              <w:t xml:space="preserve"> to which an </w:t>
            </w:r>
            <w:r>
              <w:t xml:space="preserve">individual </w:t>
            </w:r>
            <w:r w:rsidRPr="00DC5B45">
              <w:t xml:space="preserve">eligible </w:t>
            </w:r>
            <w:r>
              <w:t xml:space="preserve">for </w:t>
            </w:r>
            <w:r w:rsidRPr="00DC5B45">
              <w:t>Medicaid</w:t>
            </w:r>
            <w:r>
              <w:t xml:space="preserve"> </w:t>
            </w:r>
            <w:r w:rsidRPr="00DC5B45">
              <w:t xml:space="preserve">is entitled under the </w:t>
            </w:r>
            <w:r>
              <w:t>Louisiana Medicaid State Plan.</w:t>
            </w:r>
          </w:p>
        </w:tc>
      </w:tr>
      <w:tr w:rsidR="005E6D34" w:rsidRPr="00AD015A"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Data Certification</w:t>
            </w:r>
          </w:p>
        </w:tc>
        <w:tc>
          <w:tcPr>
            <w:tcW w:w="4328" w:type="dxa"/>
            <w:tcBorders>
              <w:top w:val="single" w:sz="4" w:space="0" w:color="auto"/>
              <w:left w:val="nil"/>
              <w:bottom w:val="single" w:sz="4" w:space="0" w:color="auto"/>
            </w:tcBorders>
          </w:tcPr>
          <w:p w:rsidR="005E6D34" w:rsidRPr="00AD015A" w:rsidRDefault="005E6D34" w:rsidP="00AA5C32">
            <w:pPr>
              <w:pStyle w:val="TableText"/>
              <w:spacing w:before="120" w:after="120"/>
              <w:jc w:val="both"/>
            </w:pPr>
            <w:r w:rsidRPr="005E6D34">
              <w:t>The Balanced Budget Act (BBA) requires that when State payments to a CCN are based on data that is submitted by the CCN, the data must be certified. This certification applies to enrollment data, encounter data, and any other information that is specified by the State. The certification must attest, based on best knowledge, information, and belief, to the accuracy, completeness, and truthfulness of the data and any documents submitted as required by the State.</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Department </w:t>
            </w:r>
            <w:r>
              <w:rPr>
                <w:b/>
              </w:rPr>
              <w:t>(DHH)</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The Louisiana Department of Health and Hospit</w:t>
            </w:r>
            <w:r>
              <w:t>als, referred to as DHH.</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Department of Health and Human Services (DHHS; also HHS)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The United States government’s principal agency for protecting the health of all Americans and providing essential human services, especially for those who are least able to help themselves.  The DHHS includes more than 300 programs, covering a wide spectrum of activities, including medical and social science research; preventing outbreak of infectious disease; assuring food and drug safety; overseeing Medicare, Medicaid and CHIP; and providing financial assistance for low-income families.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Dispute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An expression of dissatisfaction about any matter other than an action, as action is defined.  Examples of </w:t>
            </w:r>
            <w:r>
              <w:t xml:space="preserve">a </w:t>
            </w:r>
            <w:r w:rsidRPr="00DC5B45">
              <w:t xml:space="preserve">Dispute include dissatisfaction with quality of care, quality of service, rudeness of a provider or a network employee, </w:t>
            </w:r>
            <w:r>
              <w:t xml:space="preserve">and </w:t>
            </w:r>
            <w:r w:rsidRPr="00DC5B45">
              <w:t>network administration practices.  Administrative Dispute</w:t>
            </w:r>
            <w:r>
              <w:t>s</w:t>
            </w:r>
            <w:r w:rsidRPr="00DC5B45">
              <w:t xml:space="preserve"> are generally those relating to dissatisfaction with the delivery of administrative services, coverage issues, or access to care issues.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Early and Periodic Screening, Diagnosis and Treatment (EPSDT)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 federally required Medicaid benefit for individuals under the age of 21 years that expands coverage for children and adolescents beyond adult limits to ensure availability of 1) screening and diagnostic services to determine physical or mental defects and 2) health care, treatment, and other measures to correct or ameliorate any defects and chronic conditions discovered (CFR 440.40 (b)). EPSDT</w:t>
            </w:r>
            <w:r>
              <w:t xml:space="preserve"> requirements help to </w:t>
            </w:r>
            <w:r w:rsidRPr="00DC5B45">
              <w:t xml:space="preserve">ensure access to all medically necessary health services within the federal definition of “medical assistance”. </w:t>
            </w:r>
          </w:p>
        </w:tc>
      </w:tr>
      <w:tr w:rsidR="005E6D34" w:rsidRPr="003F7CAA"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Pr>
                <w:b/>
              </w:rPr>
              <w:t>Edit</w:t>
            </w:r>
            <w:r w:rsidRPr="00AD015A">
              <w:rPr>
                <w:b/>
              </w:rPr>
              <w:t xml:space="preserve"> </w:t>
            </w:r>
            <w:r>
              <w:rPr>
                <w:b/>
              </w:rPr>
              <w:t xml:space="preserve">Code </w:t>
            </w:r>
            <w:r w:rsidRPr="00AD015A">
              <w:rPr>
                <w:b/>
              </w:rPr>
              <w:t>Report</w:t>
            </w:r>
          </w:p>
        </w:tc>
        <w:tc>
          <w:tcPr>
            <w:tcW w:w="4328" w:type="dxa"/>
            <w:tcBorders>
              <w:top w:val="single" w:sz="4" w:space="0" w:color="auto"/>
              <w:left w:val="nil"/>
              <w:bottom w:val="single" w:sz="4" w:space="0" w:color="auto"/>
            </w:tcBorders>
          </w:tcPr>
          <w:p w:rsidR="005E6D34" w:rsidRPr="003F7CAA" w:rsidRDefault="005E6D34" w:rsidP="005B0C7D">
            <w:pPr>
              <w:pStyle w:val="TableText"/>
              <w:spacing w:before="120" w:after="120"/>
              <w:jc w:val="both"/>
            </w:pPr>
            <w:r w:rsidRPr="003F7CAA">
              <w:t xml:space="preserve">A proprietary report prepared by the Fiscal </w:t>
            </w:r>
            <w:r>
              <w:t xml:space="preserve">Intermediary </w:t>
            </w:r>
            <w:r w:rsidRPr="003F7CAA">
              <w:t xml:space="preserve">that includes all of the </w:t>
            </w:r>
            <w:r>
              <w:t xml:space="preserve">edit codes </w:t>
            </w:r>
            <w:r w:rsidRPr="003F7CAA">
              <w:t xml:space="preserve">for each claim line and each claim header. Some </w:t>
            </w:r>
            <w:r>
              <w:t>edit codes</w:t>
            </w:r>
            <w:r w:rsidRPr="003F7CAA">
              <w:t xml:space="preserve"> indicate that the </w:t>
            </w:r>
            <w:r w:rsidR="005B0C7D">
              <w:t xml:space="preserve">claim </w:t>
            </w:r>
            <w:r w:rsidRPr="003F7CAA">
              <w:t xml:space="preserve">has denied. Other </w:t>
            </w:r>
            <w:r>
              <w:t xml:space="preserve">edit codes </w:t>
            </w:r>
            <w:r w:rsidRPr="003F7CAA">
              <w:t>are informational only.</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EDI Certification</w:t>
            </w:r>
          </w:p>
        </w:tc>
        <w:tc>
          <w:tcPr>
            <w:tcW w:w="4328" w:type="dxa"/>
            <w:tcBorders>
              <w:top w:val="single" w:sz="4" w:space="0" w:color="auto"/>
              <w:left w:val="nil"/>
              <w:bottom w:val="single" w:sz="4" w:space="0" w:color="auto"/>
            </w:tcBorders>
          </w:tcPr>
          <w:p w:rsidR="005E6D34" w:rsidRPr="00DC5B45" w:rsidRDefault="005E6D34" w:rsidP="005B0C7D">
            <w:pPr>
              <w:pStyle w:val="TableText"/>
              <w:spacing w:before="120" w:after="120"/>
              <w:jc w:val="both"/>
            </w:pPr>
            <w:r w:rsidRPr="003F7CAA">
              <w:t xml:space="preserve">EDI Certification essentially provides a snapshot that asserts an entity is capable at that point in time of generating or receiving compliant files. It is based solely on the files that have been tested and submitted for certification. Specifically, it is based on the exact capabilities that are reflected within those files. Testing and certification are typically done through a third party vendor prior to </w:t>
            </w:r>
            <w:r w:rsidR="005B0C7D">
              <w:t xml:space="preserve">claims </w:t>
            </w:r>
            <w:r w:rsidRPr="003F7CAA">
              <w:t xml:space="preserve">being submitted to the Fiscal </w:t>
            </w:r>
            <w:r>
              <w:t>Intermediary</w:t>
            </w:r>
            <w:r w:rsidRPr="003F7CAA">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Eligible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An individual determined eligible for assistance in accordance with the Medicaid State Plan(s) under the Title XIX or Title XXI of the Social Security Act.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Emergency Medical Condition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medical condition manifesting itself by acute symptoms of sufficient severity (including severe pain) such that a prudent layperson, who possesses an average knowledge of health and medicine, could reasonably expect </w:t>
            </w:r>
            <w:r w:rsidRPr="00DC5B45">
              <w:lastRenderedPageBreak/>
              <w:t>the absence of immediate medical attention to result in: (1) placing the health of the individual (or, with respect to a pregnant woman, the health of the woman or her unborn child) in serious jeopardy, (2) serious impairment to bodily functions, or (3) serious dysfunction of any bodily organ or part.</w:t>
            </w:r>
            <w:r>
              <w:t xml:space="preserve">  Emergency care requires immediate face-to-face medical attention.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Enrollee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Louisiana Medicaid or CHIP recipient who is currently enrolled in a CCN or other managed care program.</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Enrollment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process conducted by the </w:t>
            </w:r>
            <w:r>
              <w:t>E</w:t>
            </w:r>
            <w:r w:rsidRPr="00DC5B45">
              <w:t xml:space="preserve">nrollment </w:t>
            </w:r>
            <w:r>
              <w:t>B</w:t>
            </w:r>
            <w:r w:rsidRPr="00DC5B45">
              <w:t>roker by which an eligible Medicaid recipient becomes a member of a CCN</w:t>
            </w:r>
            <w:r>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Enrollment Broker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states contracted or designated agent that performs functions related to outreach, education, choice counseling, enrollment and disenrollment of potential enrollees </w:t>
            </w:r>
            <w:r>
              <w:t xml:space="preserve">and enrollees </w:t>
            </w:r>
            <w:r w:rsidRPr="00DC5B45">
              <w:t xml:space="preserve">into a CCN.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Evidence-Based Practice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C</w:t>
            </w:r>
            <w:r w:rsidRPr="00DC5B45">
              <w:t>linical intervention</w:t>
            </w:r>
            <w:r>
              <w:t>s</w:t>
            </w:r>
            <w:r w:rsidRPr="00DC5B45">
              <w:t xml:space="preserve"> that ha</w:t>
            </w:r>
            <w:r>
              <w:t>ve</w:t>
            </w:r>
            <w:r w:rsidRPr="00DC5B45">
              <w:t xml:space="preserve"> demonstrated positive outcomes in several research studies to assist consumers in achieving their desired goals of health and wellness.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External Quality Review Organization (EQRO)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An organization that meets the competence and independence requirements set forth in 42 CFR 438.354, and performs EQR, </w:t>
            </w:r>
            <w:r>
              <w:t xml:space="preserve">and </w:t>
            </w:r>
            <w:r w:rsidRPr="00DC5B45">
              <w:t>other related activities as set forth in federal regulations, or both.</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Federally Qualified </w:t>
            </w:r>
            <w:smartTag w:uri="urn:schemas-microsoft-com:office:smarttags" w:element="place">
              <w:smartTag w:uri="urn:schemas-microsoft-com:office:smarttags" w:element="PlaceName">
                <w:r w:rsidRPr="00AD015A">
                  <w:rPr>
                    <w:b/>
                  </w:rPr>
                  <w:t>Health</w:t>
                </w:r>
              </w:smartTag>
              <w:r w:rsidRPr="00AD015A">
                <w:rPr>
                  <w:b/>
                </w:rPr>
                <w:t xml:space="preserve"> </w:t>
              </w:r>
              <w:smartTag w:uri="urn:schemas-microsoft-com:office:smarttags" w:element="PlaceType">
                <w:r w:rsidRPr="00AD015A">
                  <w:rPr>
                    <w:b/>
                  </w:rPr>
                  <w:t>Center</w:t>
                </w:r>
              </w:smartTag>
            </w:smartTag>
            <w:r w:rsidRPr="00AD015A">
              <w:rPr>
                <w:b/>
              </w:rPr>
              <w:t xml:space="preserve"> (FQHC)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An entity that receiv</w:t>
            </w:r>
            <w:r>
              <w:t>es</w:t>
            </w:r>
            <w:r w:rsidRPr="00DC5B45">
              <w:t xml:space="preserve"> a grant under Section 330 of the Public Health Service Act, as amended</w:t>
            </w:r>
            <w:r>
              <w:t>,</w:t>
            </w:r>
            <w:r w:rsidRPr="00DC5B45">
              <w:t xml:space="preserve"> (</w:t>
            </w:r>
            <w:r>
              <w:t>a</w:t>
            </w:r>
            <w:r w:rsidRPr="00DC5B45">
              <w:t>lso see Section 1905(1) (2) (B) of the Social Security Act)</w:t>
            </w:r>
            <w:r>
              <w:t>,</w:t>
            </w:r>
            <w:r w:rsidRPr="00DC5B45">
              <w:t xml:space="preserve"> </w:t>
            </w:r>
            <w:r>
              <w:t>to</w:t>
            </w:r>
            <w:r w:rsidRPr="00DC5B45">
              <w:t xml:space="preserve"> provide primary health care and related diagnostic services and may provide dental, optometric, podiatry, chiropractic and behavioral health services.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Fee for Service (FFS)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method of </w:t>
            </w:r>
            <w:r>
              <w:t xml:space="preserve">provider </w:t>
            </w:r>
            <w:r w:rsidRPr="00DC5B45">
              <w:t xml:space="preserve">reimbursement based on payments for specific services rendered to an </w:t>
            </w:r>
            <w:r>
              <w:t xml:space="preserve">individual </w:t>
            </w:r>
            <w:r w:rsidRPr="00DC5B45">
              <w:t>enrolle</w:t>
            </w:r>
            <w:r>
              <w:t>d in Louisiana Medicaid.</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File Transfer Protocol (FTP) </w:t>
            </w:r>
          </w:p>
          <w:p w:rsidR="005E6D34" w:rsidRPr="00AD015A" w:rsidRDefault="005E6D34" w:rsidP="00AA5C32">
            <w:pPr>
              <w:pStyle w:val="TableText"/>
              <w:spacing w:before="120" w:after="120"/>
              <w:jc w:val="both"/>
              <w:rPr>
                <w:b/>
              </w:rPr>
            </w:pP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Software protocol for transferring data files from one computer to another with added encryption.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Fiscal Intermediary (FI)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 xml:space="preserve">DHH’s </w:t>
            </w:r>
            <w:r w:rsidRPr="00DC5B45">
              <w:t xml:space="preserve">designee or agent responsible in the current delivery model for an array of support services including </w:t>
            </w:r>
            <w:r>
              <w:t>MMIS</w:t>
            </w:r>
            <w:r w:rsidRPr="00DC5B45">
              <w:t xml:space="preserve"> development and support,  claims processing, pharmacy </w:t>
            </w:r>
            <w:r>
              <w:lastRenderedPageBreak/>
              <w:t xml:space="preserve">support </w:t>
            </w:r>
            <w:r w:rsidRPr="00DC5B45">
              <w:t xml:space="preserve">services, provider </w:t>
            </w:r>
            <w:r>
              <w:t xml:space="preserve">support </w:t>
            </w:r>
            <w:r w:rsidRPr="00DC5B45">
              <w:t xml:space="preserve">services, financial and accounting systems, prior authorization and utilization management, fraud and abuse systems, and decision support.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Fiscal Year (FY)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 xml:space="preserve">Refers to </w:t>
            </w:r>
            <w:r w:rsidRPr="00DC5B45">
              <w:t xml:space="preserve">budget year </w:t>
            </w:r>
            <w:r>
              <w:t>–</w:t>
            </w:r>
            <w:r w:rsidRPr="00DC5B45">
              <w:t xml:space="preserve"> </w:t>
            </w:r>
            <w:r>
              <w:t xml:space="preserve">A </w:t>
            </w:r>
            <w:r w:rsidRPr="00DC5B45">
              <w:t>Federal Fiscal Year</w:t>
            </w:r>
            <w:r>
              <w:t xml:space="preserve"> is</w:t>
            </w:r>
            <w:r w:rsidRPr="00DC5B45">
              <w:t xml:space="preserve"> October 1 through September 30 (FFY); </w:t>
            </w:r>
            <w:r>
              <w:t xml:space="preserve">A </w:t>
            </w:r>
            <w:r w:rsidRPr="00DC5B45">
              <w:t xml:space="preserve">State </w:t>
            </w:r>
            <w:r>
              <w:t>F</w:t>
            </w:r>
            <w:r w:rsidRPr="00DC5B45">
              <w:t xml:space="preserve">iscal </w:t>
            </w:r>
            <w:r>
              <w:t>Y</w:t>
            </w:r>
            <w:r w:rsidRPr="00DC5B45">
              <w:t>ear</w:t>
            </w:r>
            <w:r>
              <w:t xml:space="preserve"> is</w:t>
            </w:r>
            <w:r w:rsidRPr="00DC5B45">
              <w:t xml:space="preserve"> July 1 through June 30 (SFY).</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Fraud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As </w:t>
            </w:r>
            <w:r>
              <w:t xml:space="preserve">it </w:t>
            </w:r>
            <w:r w:rsidRPr="00DC5B45">
              <w:t>relates to the Medicaid Program Integrity</w:t>
            </w:r>
            <w:r>
              <w:t>;</w:t>
            </w:r>
            <w:r w:rsidRPr="00DC5B45">
              <w:t xml:space="preserve"> means an intentional deception or misrepresentation made by a person with the knowledge that the deception could result in some unauthorized benefit to him or some other person. It includes any act that constitutes fraud under applicable Federal or State law. Fraud may include deliberate misrepresentation of need or eligibility; providing false information concerning costs or conditions to obtain reimbursement or certification; or claiming payment for services which were never delivered or received.</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Health Care Professional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 physician or other health care practitioner licensed, accr</w:t>
            </w:r>
            <w:r>
              <w:t>edit</w:t>
            </w:r>
            <w:r w:rsidRPr="00DC5B45">
              <w:t>ed or certified to perform specified health services consistent with state law.</w:t>
            </w:r>
            <w:r>
              <w:t xml:space="preserve"> Other health care practitioner includes any includes any of the following: a podiatrist, optometrist, chiropractor, psychologist, dentist, physician assistant, physical or occupational therapist, therapist assistant, speech-language pathologist, audiologist, registered or practical nurse (including nurse practitioner, clinical nurse specialist, certified registered nurse anesthetist, and certified midwife), licensed certified social worker, registered respiratory therapist, and certified respiratory therapy technician.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Health Care Provider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health care professional or </w:t>
            </w:r>
            <w:r>
              <w:t>entity who provides health care services or goods.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Healthcare Effectiveness Data and Information Set (HEDIS)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 set of performance measures developed by the National Committee for Quality Assurance</w:t>
            </w:r>
            <w:r>
              <w:t xml:space="preserve"> (NCQA)</w:t>
            </w:r>
            <w:r w:rsidRPr="00DC5B45">
              <w:t xml:space="preserve">. The measures </w:t>
            </w:r>
            <w:r>
              <w:t xml:space="preserve">were </w:t>
            </w:r>
            <w:r w:rsidRPr="00DC5B45">
              <w:t xml:space="preserve">designed to help health care purchasers understand the value of health care purchases and measure plan </w:t>
            </w:r>
            <w:r>
              <w:t xml:space="preserve">(i.e., CCN) </w:t>
            </w:r>
            <w:r w:rsidRPr="00DC5B45">
              <w:t>performance.</w:t>
            </w:r>
          </w:p>
        </w:tc>
      </w:tr>
      <w:tr w:rsidR="005E6D34" w:rsidRPr="00DC5B45" w:rsidDel="000B2834" w:rsidTr="005E6D34">
        <w:tc>
          <w:tcPr>
            <w:tcW w:w="5380" w:type="dxa"/>
            <w:tcBorders>
              <w:top w:val="single" w:sz="4" w:space="0" w:color="auto"/>
              <w:bottom w:val="single" w:sz="4" w:space="0" w:color="auto"/>
              <w:right w:val="nil"/>
            </w:tcBorders>
          </w:tcPr>
          <w:p w:rsidR="005E6D34" w:rsidRPr="00AD015A" w:rsidDel="000B2834" w:rsidRDefault="005E6D34" w:rsidP="00AA5C32">
            <w:pPr>
              <w:pStyle w:val="TableText"/>
              <w:spacing w:before="120" w:after="120"/>
              <w:jc w:val="both"/>
              <w:rPr>
                <w:b/>
              </w:rPr>
            </w:pPr>
            <w:r w:rsidRPr="00AD015A">
              <w:rPr>
                <w:b/>
              </w:rPr>
              <w:t>HIPAA</w:t>
            </w:r>
            <w:r>
              <w:rPr>
                <w:b/>
              </w:rPr>
              <w:t xml:space="preserve"> – Health Insurance Portability Administration Act</w:t>
            </w:r>
          </w:p>
        </w:tc>
        <w:tc>
          <w:tcPr>
            <w:tcW w:w="4328" w:type="dxa"/>
            <w:tcBorders>
              <w:top w:val="single" w:sz="4" w:space="0" w:color="auto"/>
              <w:left w:val="nil"/>
              <w:bottom w:val="single" w:sz="4" w:space="0" w:color="auto"/>
            </w:tcBorders>
          </w:tcPr>
          <w:p w:rsidR="005E6D34" w:rsidRPr="00DC5B45" w:rsidDel="000B2834" w:rsidRDefault="005E6D34" w:rsidP="00AA5C32">
            <w:pPr>
              <w:pStyle w:val="TableText"/>
              <w:spacing w:before="120" w:after="120"/>
              <w:jc w:val="both"/>
            </w:pPr>
            <w:r w:rsidRPr="003F7CAA">
              <w:t xml:space="preserve">The Administrative Simplification provisions of the Health Insurance Portability and Accountability Act of 1996 (HIPAA, Title II) required the Department of Health and </w:t>
            </w:r>
            <w:r w:rsidRPr="003F7CAA">
              <w:lastRenderedPageBreak/>
              <w:t>Human Services (HHS) to establish national standards for electronic health care transactions and national identifiers for providers, health plans, and employers.  As the industry has implemented these standards, and increased the use of electronic data interchange, the nation's health care system will become increasingly effective and efficient.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Immediate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In an immediate manner; instant; instantly or</w:t>
            </w:r>
            <w:r>
              <w:t xml:space="preserve"> </w:t>
            </w:r>
            <w:r w:rsidRPr="00DC5B45">
              <w:t>without delay</w:t>
            </w:r>
            <w:r>
              <w:t>, but not more than 24 hours</w:t>
            </w:r>
            <w:r w:rsidRPr="00DC5B45">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Implementation Date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The date DHH notifies the CCN of on-site Readiness Review completion and approval.   It differs from the service start-up or “go live” date (which should be roughly five months from the implementation date). At implementation, a CCN can begin the process of establishing all systems for the subsequent enrollment of Medicaid eligibles and service start-up date, and preparing for DHH’s on-site Readiness Review.  Enrollment of members will not begin until the CCN has signed a Contract with DHH and passed the Readiness Review or at the “go live” date.</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Information Systems (IS)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combination of computing hardware and software that is used in: (a) the capture, storage, manipulation, movement, control, display, interchange and/or transmission of information, </w:t>
            </w:r>
            <w:r w:rsidRPr="005E6D34">
              <w:t>i.e</w:t>
            </w:r>
            <w:r w:rsidRPr="00DC5B45">
              <w:t>. structured data (which may include digitized audio and video) and documents; and/or (b) the processing of such information for the purposes of enabling and/or facilitating a business process or related transaction.</w:t>
            </w:r>
          </w:p>
        </w:tc>
      </w:tr>
      <w:tr w:rsidR="005E6D34" w:rsidRPr="00DC5B45" w:rsidDel="000B2834" w:rsidTr="005E6D34">
        <w:tc>
          <w:tcPr>
            <w:tcW w:w="5380" w:type="dxa"/>
            <w:tcBorders>
              <w:top w:val="single" w:sz="4" w:space="0" w:color="auto"/>
              <w:bottom w:val="single" w:sz="4" w:space="0" w:color="auto"/>
              <w:right w:val="nil"/>
            </w:tcBorders>
          </w:tcPr>
          <w:p w:rsidR="005E6D34" w:rsidRPr="00AD015A" w:rsidDel="000B2834" w:rsidRDefault="005E6D34" w:rsidP="00AA5C32">
            <w:pPr>
              <w:pStyle w:val="TableText"/>
              <w:spacing w:before="120" w:after="120"/>
              <w:jc w:val="both"/>
              <w:rPr>
                <w:b/>
              </w:rPr>
            </w:pPr>
            <w:r w:rsidRPr="00AD015A">
              <w:rPr>
                <w:b/>
              </w:rPr>
              <w:t>Interchange Envelope</w:t>
            </w:r>
          </w:p>
        </w:tc>
        <w:tc>
          <w:tcPr>
            <w:tcW w:w="4328" w:type="dxa"/>
            <w:tcBorders>
              <w:top w:val="single" w:sz="4" w:space="0" w:color="auto"/>
              <w:left w:val="nil"/>
              <w:bottom w:val="single" w:sz="4" w:space="0" w:color="auto"/>
            </w:tcBorders>
          </w:tcPr>
          <w:p w:rsidR="005E6D34" w:rsidRPr="00DC5B45" w:rsidDel="000B2834" w:rsidRDefault="005E6D34" w:rsidP="00AA5C32">
            <w:pPr>
              <w:pStyle w:val="TableText"/>
              <w:spacing w:before="120" w:after="120"/>
              <w:jc w:val="both"/>
            </w:pPr>
            <w:r w:rsidRPr="003F7CAA">
              <w:t xml:space="preserve">Trading partners </w:t>
            </w:r>
            <w:r>
              <w:t>shall</w:t>
            </w:r>
            <w:r w:rsidRPr="003F7CAA">
              <w:t xml:space="preserve"> follow the Interchange Control Structure (ICS), Functional Group Structure (GS), Interchange Acknowledgment (TA1), and Functional Acknowledgement (997) guidelines for HIPAA that are located in the HIPAA Implementation Guides in Appendix A and B.</w:t>
            </w:r>
          </w:p>
        </w:tc>
      </w:tr>
      <w:tr w:rsidR="005E6D34" w:rsidRPr="00DC5B45" w:rsidDel="000B2834" w:rsidTr="005E6D34">
        <w:tc>
          <w:tcPr>
            <w:tcW w:w="5380" w:type="dxa"/>
            <w:tcBorders>
              <w:top w:val="single" w:sz="4" w:space="0" w:color="auto"/>
              <w:bottom w:val="single" w:sz="4" w:space="0" w:color="auto"/>
              <w:right w:val="nil"/>
            </w:tcBorders>
          </w:tcPr>
          <w:p w:rsidR="005E6D34" w:rsidRPr="00AD015A" w:rsidDel="000B2834" w:rsidRDefault="005E6D34" w:rsidP="00AA5C32">
            <w:pPr>
              <w:pStyle w:val="TableText"/>
              <w:spacing w:before="120" w:after="120"/>
              <w:jc w:val="both"/>
              <w:rPr>
                <w:b/>
              </w:rPr>
            </w:pPr>
            <w:r w:rsidRPr="00AD015A">
              <w:rPr>
                <w:b/>
              </w:rPr>
              <w:t>Internal Control Number (ICN)</w:t>
            </w:r>
          </w:p>
        </w:tc>
        <w:tc>
          <w:tcPr>
            <w:tcW w:w="4328" w:type="dxa"/>
            <w:tcBorders>
              <w:top w:val="single" w:sz="4" w:space="0" w:color="auto"/>
              <w:left w:val="nil"/>
              <w:bottom w:val="single" w:sz="4" w:space="0" w:color="auto"/>
            </w:tcBorders>
          </w:tcPr>
          <w:p w:rsidR="005E6D34" w:rsidRPr="00DC5B45" w:rsidDel="000B2834" w:rsidRDefault="005E6D34" w:rsidP="00AA5C32">
            <w:pPr>
              <w:pStyle w:val="TableText"/>
              <w:spacing w:before="120" w:after="120"/>
              <w:jc w:val="both"/>
            </w:pPr>
            <w:r>
              <w:t>DHH’s FI</w:t>
            </w:r>
            <w:r w:rsidRPr="003F7CAA">
              <w:t xml:space="preserve"> assigns each claim an Internal Control Number (ICN) systematically when it is received electronically or by mail. Processing or returning the claim constitutes </w:t>
            </w:r>
            <w:r>
              <w:t>the FI’s</w:t>
            </w:r>
            <w:r w:rsidRPr="003F7CAA">
              <w:t xml:space="preserve"> final action on that claim. A resubmission of the same </w:t>
            </w:r>
            <w:r>
              <w:t>claim</w:t>
            </w:r>
            <w:r w:rsidRPr="003F7CAA">
              <w:t xml:space="preserve"> is considered a new claim. Each claim sent to </w:t>
            </w:r>
            <w:r>
              <w:t>the FI</w:t>
            </w:r>
            <w:r w:rsidRPr="003F7CAA">
              <w:t xml:space="preserve"> is assigned an ICN automatically, which is used to track the claim. The ICN is made up of 13 </w:t>
            </w:r>
            <w:r w:rsidRPr="003F7CAA">
              <w:lastRenderedPageBreak/>
              <w:t xml:space="preserve">digits following a specific format. The format of the ICN enables you to determine when </w:t>
            </w:r>
            <w:r>
              <w:t xml:space="preserve">the FI </w:t>
            </w:r>
            <w:r w:rsidRPr="003F7CAA">
              <w:t>actually receive</w:t>
            </w:r>
            <w:r>
              <w:t>d</w:t>
            </w:r>
            <w:r w:rsidRPr="003F7CAA">
              <w:t xml:space="preserve"> the claim.</w:t>
            </w:r>
          </w:p>
        </w:tc>
      </w:tr>
      <w:tr w:rsidR="005E6D34" w:rsidRPr="00DC5B45" w:rsidTr="005E6D34">
        <w:tc>
          <w:tcPr>
            <w:tcW w:w="5380" w:type="dxa"/>
            <w:tcBorders>
              <w:top w:val="single" w:sz="4" w:space="0" w:color="auto"/>
              <w:bottom w:val="single" w:sz="4" w:space="0" w:color="auto"/>
              <w:right w:val="nil"/>
            </w:tcBorders>
          </w:tcPr>
          <w:p w:rsidR="005E6D34" w:rsidRDefault="005E6D34" w:rsidP="00AA5C32">
            <w:pPr>
              <w:pStyle w:val="TableText"/>
              <w:spacing w:before="120" w:after="120"/>
              <w:jc w:val="both"/>
              <w:rPr>
                <w:b/>
              </w:rPr>
            </w:pPr>
            <w:r w:rsidRPr="00AD015A">
              <w:rPr>
                <w:b/>
              </w:rPr>
              <w:lastRenderedPageBreak/>
              <w:t xml:space="preserve">KIDMED </w:t>
            </w:r>
          </w:p>
          <w:p w:rsidR="005E6D34" w:rsidRPr="005E6D34" w:rsidRDefault="005E6D34" w:rsidP="00AA5C32">
            <w:pPr>
              <w:pStyle w:val="TableText"/>
              <w:spacing w:before="120" w:after="120"/>
              <w:jc w:val="both"/>
              <w:rPr>
                <w:b/>
              </w:rPr>
            </w:pPr>
          </w:p>
          <w:p w:rsidR="005E6D34" w:rsidRPr="005E6D34" w:rsidRDefault="005E6D34" w:rsidP="00AA5C32">
            <w:pPr>
              <w:pStyle w:val="TableText"/>
              <w:spacing w:before="120" w:after="120"/>
              <w:jc w:val="both"/>
              <w:rPr>
                <w:b/>
              </w:rPr>
            </w:pPr>
          </w:p>
          <w:p w:rsidR="005E6D34" w:rsidRPr="005E6D34" w:rsidRDefault="005E6D34" w:rsidP="00AA5C32">
            <w:pPr>
              <w:pStyle w:val="TableText"/>
              <w:spacing w:before="120" w:after="120"/>
              <w:jc w:val="both"/>
              <w:rPr>
                <w:b/>
              </w:rPr>
            </w:pP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Louisiana’s screening component for Early and Periodic Screening, Diagnosis and Treatment Services (EPSDT) program provided for Medicaid eligible children under the age of 21. Required by the Omnibus Budget Reconciliation Act of 1989 (OBRA 89).</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Louisiana Department of Health and Hospitals (DHH)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state department responsible for promoting and protecting health and ensuring access to medical, preventive and rehabilitative services for all citizens in the state of Louisiana.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Medicaid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 means tested federal-state entitlement program enacted in 1965 by Title XIX of the Social Security Act Amendment. Medicaid offers federal matching funds to states for costs incurred in paying health care providers for serving covered individuals.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Medicaid FFS Provider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An institution, facility, agency, person, corporation, partnership, or association </w:t>
            </w:r>
            <w:r>
              <w:t xml:space="preserve">that has signed a PE 50 agreement, has been </w:t>
            </w:r>
            <w:r w:rsidRPr="00DC5B45">
              <w:t xml:space="preserve">approved by DHH, </w:t>
            </w:r>
            <w:r>
              <w:t>and</w:t>
            </w:r>
            <w:r w:rsidRPr="00DC5B45">
              <w:t xml:space="preserve"> accepts payment in full for providing benefits, the amounts paid pursuant to approved Medicaid reimbursement provisions, regulations and schedules.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Medicaid Management Information System (</w:t>
            </w:r>
            <w:r>
              <w:rPr>
                <w:b/>
              </w:rPr>
              <w:t>MMIS</w:t>
            </w:r>
            <w:r w:rsidRPr="00AD015A">
              <w:rPr>
                <w:b/>
              </w:rPr>
              <w:t xml:space="preserv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 mechanized claims processing and information retrieval system</w:t>
            </w:r>
            <w:r>
              <w:t>,</w:t>
            </w:r>
            <w:r w:rsidRPr="00DC5B45">
              <w:t xml:space="preserve"> </w:t>
            </w:r>
            <w:r>
              <w:t>which</w:t>
            </w:r>
            <w:r w:rsidRPr="00DC5B45">
              <w:t xml:space="preserve"> all states Medicaid programs are required to have</w:t>
            </w:r>
            <w:r>
              <w:t>,</w:t>
            </w:r>
            <w:r w:rsidRPr="00DC5B45">
              <w:t xml:space="preserve"> and which must be approved by the Secretary of DHHS. This system is an organized method of payment for claims for all Medicaid services and includes information on all Medicaid Providers and </w:t>
            </w:r>
            <w:r>
              <w:t>Eligibles</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Medicaid Recipient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An individual who has been determined eligible, pursuant to federal and state law, to receive medical care, goods or services for which DHH may make payments under the Medicaid </w:t>
            </w:r>
            <w:r>
              <w:t xml:space="preserve">or CHIP </w:t>
            </w:r>
            <w:r w:rsidRPr="00DC5B45">
              <w:t xml:space="preserve">Program, who may or may not be currently enrolled in the Medicaid </w:t>
            </w:r>
            <w:r>
              <w:t xml:space="preserve">or CHIP </w:t>
            </w:r>
            <w:r w:rsidRPr="00DC5B45">
              <w:t>Program, and on whose behalf payment is made.</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Medical </w:t>
            </w:r>
            <w:r>
              <w:rPr>
                <w:b/>
              </w:rPr>
              <w:t xml:space="preserve">Vendor Administration </w:t>
            </w:r>
            <w:r w:rsidRPr="00AD015A">
              <w:rPr>
                <w:b/>
              </w:rPr>
              <w:t xml:space="preserve">(MVA)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Refers to the name for the budget unit specified in the Louisiana state budget that contains the Bureau of Health Services Financing (Louisiana’s single state Medicaid </w:t>
            </w:r>
            <w:r>
              <w:lastRenderedPageBreak/>
              <w:t>A</w:t>
            </w:r>
            <w:r w:rsidRPr="00DC5B45">
              <w:t xml:space="preserve">gency).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E77146">
              <w:rPr>
                <w:b/>
              </w:rPr>
              <w:lastRenderedPageBreak/>
              <w:t xml:space="preserve">Medically Necessary Services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T</w:t>
            </w:r>
            <w:r w:rsidRPr="00DC5B45">
              <w:t xml:space="preserve">hose health care services that are in accordance with </w:t>
            </w:r>
            <w:r>
              <w:t xml:space="preserve">generally accepted, </w:t>
            </w:r>
            <w:r w:rsidRPr="00DC5B45">
              <w:t xml:space="preserve">evidence-based medical standards or that are considered by most physicians (or other independent licensed practitioners) within the community of their respective professional organizations to be the standard of care. </w:t>
            </w:r>
            <w:r>
              <w:t xml:space="preserve"> In order to be considered medically necessary, s</w:t>
            </w:r>
            <w:r w:rsidRPr="00DC5B45">
              <w:t>ervices must be: 1) deemed reasonably necessary to diagnose, correct, cure, alleviate or prevent the worsening of a condition or conditions that endanger life</w:t>
            </w:r>
            <w:r>
              <w:t>,</w:t>
            </w:r>
            <w:r w:rsidRPr="00DC5B45">
              <w:t xml:space="preserve"> cause suffering or pain or have resulted or will result in a handicap, physical deformity or malfunction; and 2) </w:t>
            </w:r>
            <w:r>
              <w:t xml:space="preserve">not more costly than an alternative service or sequence of services at least as likely to produce equivalent therapeutic or diagnostic results as to the diagnosis or treatment of that patient’s illness, injury or disease. Any such </w:t>
            </w:r>
            <w:r w:rsidRPr="00DC5B45">
              <w:t xml:space="preserve">services must be </w:t>
            </w:r>
            <w:r>
              <w:t xml:space="preserve">clinically appropriate, </w:t>
            </w:r>
            <w:r w:rsidRPr="00DC5B45">
              <w:t xml:space="preserve">individualized, specific, and consistent with symptoms or confirmed diagnosis of the illness or injury under treatment, and neither more nor less than what the patient requires at that specific point in time. Services that are experimental, non-FDA approved, investigational, cosmetic, or intended primarily for the convenience of the recipient or the provider, are specifically excluded from Medicaid coverage and will be deemed </w:t>
            </w:r>
            <w:r>
              <w:t>“not</w:t>
            </w:r>
            <w:r w:rsidRPr="00DC5B45">
              <w:t xml:space="preserve"> medically necessary</w:t>
            </w:r>
            <w:r>
              <w:t>”</w:t>
            </w:r>
            <w:r w:rsidRPr="00DC5B45">
              <w:t xml:space="preserve">. </w:t>
            </w:r>
            <w:r>
              <w:t xml:space="preserve">The </w:t>
            </w:r>
            <w:r w:rsidRPr="00DC5B45">
              <w:t>Medicaid Director, in consultation with the Medicaid Medical Director, may consider authorizing such a service in his discretion</w:t>
            </w:r>
            <w:r>
              <w:t xml:space="preserve"> on a case-by-case basis</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Medicare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federal medical assistance program in the </w:t>
            </w:r>
            <w:smartTag w:uri="urn:schemas-microsoft-com:office:smarttags" w:element="place">
              <w:smartTag w:uri="urn:schemas-microsoft-com:office:smarttags" w:element="country-region">
                <w:r w:rsidRPr="00DC5B45">
                  <w:t>United States</w:t>
                </w:r>
              </w:smartTag>
            </w:smartTag>
            <w:r w:rsidRPr="00DC5B45">
              <w:t xml:space="preserve"> authorized in 1965 by Title XVIII of the Social Security Act, to address the medical needs of older American citizens. Medicare is available to </w:t>
            </w:r>
            <w:smartTag w:uri="urn:schemas-microsoft-com:office:smarttags" w:element="place">
              <w:smartTag w:uri="urn:schemas-microsoft-com:office:smarttags" w:element="country-region">
                <w:r w:rsidRPr="00DC5B45">
                  <w:t>U.S.</w:t>
                </w:r>
              </w:smartTag>
            </w:smartTag>
            <w:r w:rsidRPr="00DC5B45">
              <w:t xml:space="preserve"> citizens 65 years of age and older and some people with disabilities under age 65.</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Member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As it relates to the Louisiana Medicaid Program and the Contract, refers to a Medicaid eligible who enrolls in a CCN under the provisions of the Contract and also refers to “enrollee” as defined in 42 CFR 438.10(a).</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N</w:t>
            </w:r>
            <w:r>
              <w:rPr>
                <w:b/>
              </w:rPr>
              <w:t xml:space="preserve">ational </w:t>
            </w:r>
            <w:r w:rsidRPr="00AD015A">
              <w:rPr>
                <w:b/>
              </w:rPr>
              <w:t>P</w:t>
            </w:r>
            <w:r>
              <w:rPr>
                <w:b/>
              </w:rPr>
              <w:t xml:space="preserve">rovider </w:t>
            </w:r>
            <w:r w:rsidRPr="00AD015A">
              <w:rPr>
                <w:b/>
              </w:rPr>
              <w:t>I</w:t>
            </w:r>
            <w:r>
              <w:rPr>
                <w:b/>
              </w:rPr>
              <w:t>dentifier (NPI)</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3F7CAA">
              <w:t xml:space="preserve">The National Provider Identifier (NPI) is a Health Insurance Portability and Accountability Act (HIPAA) Administrative </w:t>
            </w:r>
            <w:r w:rsidRPr="003F7CAA">
              <w:lastRenderedPageBreak/>
              <w:t>Simplification Standard. The NPI is a unique identification number for covered health care providers. Covered health care providers and all health plans and health care clearinghouses must use the NPIs in the administrative and financial transactions adopted under HIPAA. The NPI is a 10-position, intelligence-free numeric identifier (10-digit number). This means that the numbers do not carry other information about healthcare providers, such as the state in which they live or their medical specialty. The NPI must be used in lieu of legacy provider identifiers in the HIPAA standards transactions.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Network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As utilized in the </w:t>
            </w:r>
            <w:r>
              <w:t>Contract</w:t>
            </w:r>
            <w:r w:rsidRPr="00DC5B45">
              <w:t>, “network” may be defined as a group of participating providers linked through contractual arrangements to a CCN to supply a range of primary and acute health care services.</w:t>
            </w:r>
            <w:r>
              <w:t xml:space="preserve">  Also referred to as Provider Network.</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Newborn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w:t>
            </w:r>
            <w:r>
              <w:t>live infant</w:t>
            </w:r>
            <w:r w:rsidRPr="00DC5B45">
              <w:t xml:space="preserve"> born to a </w:t>
            </w:r>
            <w:r>
              <w:t xml:space="preserve">CCN </w:t>
            </w:r>
            <w:r w:rsidRPr="00DC5B45">
              <w:t>member</w:t>
            </w:r>
            <w:r>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Non-Contract</w:t>
            </w:r>
            <w:r>
              <w:rPr>
                <w:b/>
              </w:rPr>
              <w:t>ing</w:t>
            </w:r>
            <w:r w:rsidRPr="00AD015A">
              <w:rPr>
                <w:b/>
              </w:rPr>
              <w:t xml:space="preserve"> Provider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A person or entity that provides hospital or medical care, but does not have a contract, or agreement with the CCN.</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Non-Covered Services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Services not covered under the Title XIX Louisiana State Medicaid Plan.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Non-Emergency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An encounter by a CCN member who has presentation of medical signs and symptoms, to a health care provider, and </w:t>
            </w:r>
            <w:r w:rsidRPr="005E6D34">
              <w:t>not</w:t>
            </w:r>
            <w:r w:rsidRPr="00DC5B45">
              <w:t xml:space="preserve"> requiring immediate medical attention.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Performance Measures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Specific operationally defined performance indicators </w:t>
            </w:r>
            <w:r>
              <w:t xml:space="preserve">utilizing </w:t>
            </w:r>
            <w:r w:rsidRPr="00DC5B45">
              <w:t xml:space="preserve">data to track performance and quality of care and </w:t>
            </w:r>
            <w:r>
              <w:t xml:space="preserve">to </w:t>
            </w:r>
            <w:r w:rsidRPr="00DC5B45">
              <w:t xml:space="preserve">identify opportunities for improvement </w:t>
            </w:r>
            <w:r>
              <w:t xml:space="preserve">related </w:t>
            </w:r>
            <w:r w:rsidRPr="00DC5B45">
              <w:t>important dimensions of care and service.</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Policies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general principles by which DHH is guided in its management of the Title XIX program, </w:t>
            </w:r>
            <w:r>
              <w:t xml:space="preserve">and </w:t>
            </w:r>
            <w:r w:rsidRPr="00DC5B45">
              <w:t>as further defined by DHH promulgations and by state</w:t>
            </w:r>
            <w:r>
              <w:t xml:space="preserve"> and/or</w:t>
            </w:r>
            <w:r w:rsidRPr="00DC5B45">
              <w:t xml:space="preserve"> federal rules and regulations.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Primary Care Case Management (PCCM)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431B69">
              <w:t>A system under which a PCCM contracts with the state to furnish case management services (which include the location, coordination and monitoring of primary health care services) to Medicaid recipients</w:t>
            </w:r>
            <w:r w:rsidRPr="005E6D34">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Primary Care Provider (PCP)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An individual physician or other licensed </w:t>
            </w:r>
            <w:r>
              <w:t>nurse</w:t>
            </w:r>
            <w:r w:rsidRPr="00DC5B45">
              <w:t xml:space="preserve"> practitioner responsible for the management of a member's health care who is licensed and certified in one of the following general specialties; family practitioner, general practitioner, general pediatrician, general  internal medicine, general internal medicine and pediatrics, or obstetrician/ gynecologist. The primary care provider is the patient’s point of access for preventive care or an illness and may treat the patient directly, refer the patient to a specialist (secondary/tertiary care), or admit the patient to a hospital.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Primary Care Services</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Health care services and laboratory services customarily furnished by or through a primary care provider for diagnosis and treatment of acute and chronic illnesses, disease prevention and screening, health maintenance, and health promotion either through, direct service to the member when possible, or through appropriate referral to specialists and/or ancillary providers.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Prior Authorization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w:t>
            </w:r>
            <w:r>
              <w:t xml:space="preserve">process </w:t>
            </w:r>
            <w:r w:rsidRPr="00DC5B45">
              <w:t xml:space="preserve">of </w:t>
            </w:r>
            <w:r>
              <w:t>determining medical necessity for specific services before they are rendered.</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Prospective Review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Utilization review conducted prior to an admission or a course of treatment.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Protected Health Information (PHI)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Individually identifiable health </w:t>
            </w:r>
            <w:r>
              <w:t xml:space="preserve">information </w:t>
            </w:r>
            <w:r w:rsidRPr="00DC5B45">
              <w:t>that is maintained or transmitted in any form or medium and for which conditions for disclosure are defined in  the Health Insurance Portability and Accountability Act of 1996 (HIPAA)  45 CFR Part 160 and 164</w:t>
            </w:r>
            <w:r>
              <w:t>.</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Provider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Either (1) for the Fee-For-Service Program, any individual or entity furnishing Medicaid services under an agreement with the Medicaid agency; or (2) for the CCN Program, any individual or entity that is engaged in the delivery of health care services and is legally authorized to do so by the State in which it delivers services. </w:t>
            </w:r>
          </w:p>
        </w:tc>
      </w:tr>
      <w:tr w:rsidR="005E6D34" w:rsidRPr="00DC5B45" w:rsidTr="005E6D34">
        <w:tc>
          <w:tcPr>
            <w:tcW w:w="5380" w:type="dxa"/>
            <w:tcBorders>
              <w:top w:val="single" w:sz="4" w:space="0" w:color="auto"/>
              <w:bottom w:val="single" w:sz="4" w:space="0" w:color="auto"/>
              <w:right w:val="nil"/>
            </w:tcBorders>
          </w:tcPr>
          <w:p w:rsidR="005E6D34" w:rsidRPr="005E6D34" w:rsidRDefault="005E6D34" w:rsidP="00AA5C32">
            <w:pPr>
              <w:pStyle w:val="TableText"/>
              <w:spacing w:before="120" w:after="120"/>
              <w:jc w:val="both"/>
              <w:rPr>
                <w:b/>
              </w:rPr>
            </w:pPr>
            <w:r w:rsidRPr="005E6D34">
              <w:rPr>
                <w:rStyle w:val="Strong"/>
                <w:bCs w:val="0"/>
              </w:rPr>
              <w:t>Provider Specialty</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3F7CAA">
              <w:t>A second-level qualification code, specific to Louisiana Medicaid, that designates the specialty classification of a provider according to Louisiana State Plan for Medicaid (for example, for physicians, some specialties are General Practice, Pediatrics, Family Medicine, etc.).</w:t>
            </w:r>
          </w:p>
        </w:tc>
      </w:tr>
      <w:tr w:rsidR="005E6D34" w:rsidRPr="00DC5B45" w:rsidTr="005E6D34">
        <w:tc>
          <w:tcPr>
            <w:tcW w:w="5380" w:type="dxa"/>
            <w:tcBorders>
              <w:top w:val="single" w:sz="4" w:space="0" w:color="auto"/>
              <w:bottom w:val="single" w:sz="4" w:space="0" w:color="auto"/>
              <w:right w:val="nil"/>
            </w:tcBorders>
          </w:tcPr>
          <w:p w:rsidR="005E6D34" w:rsidRPr="005E6D34" w:rsidRDefault="005E6D34" w:rsidP="00AA5C32">
            <w:pPr>
              <w:pStyle w:val="TableText"/>
              <w:spacing w:before="120" w:after="120"/>
              <w:jc w:val="both"/>
              <w:rPr>
                <w:b/>
              </w:rPr>
            </w:pPr>
            <w:r w:rsidRPr="005E6D34">
              <w:rPr>
                <w:rStyle w:val="Strong"/>
                <w:bCs w:val="0"/>
              </w:rPr>
              <w:lastRenderedPageBreak/>
              <w:t>Provider Type</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3F7CAA">
              <w:t>A high-level identification code, specific to Louisiana Medicaid, that designates the service classification of a provider according to Louisiana State Plan for Medicaid (for example, physician, dentist, pharmacy, hospital, etc.).</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Quality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As it pertains to external quality, review means the degree to which a CCN increases the likelihood of desire</w:t>
            </w:r>
            <w:r>
              <w:t>d</w:t>
            </w:r>
            <w:r w:rsidRPr="00DC5B45">
              <w:t xml:space="preserve"> health outcomes of its enrollees through its structural and operational characteristics and through the provision of health services that are consistent with current professional knowledge.</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Quality Assessment and Performance Improvement Program (QAPI Program)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Program that objectively and systematically defines</w:t>
            </w:r>
            <w:r>
              <w:t>,</w:t>
            </w:r>
            <w:r w:rsidRPr="00DC5B45">
              <w:t xml:space="preserve"> monitors, evaluates the quality and appropriateness of care and services, and promotes improved patient outcomes through performance improvement projects, medical record audits, performance measures, surveys, and related activities.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Pr>
                <w:b/>
              </w:rPr>
              <w:t>Quality Assessment and Performance Impr</w:t>
            </w:r>
            <w:r w:rsidRPr="00AD015A">
              <w:rPr>
                <w:b/>
              </w:rPr>
              <w:t>ovement Plan (Q</w:t>
            </w:r>
            <w:r>
              <w:rPr>
                <w:b/>
              </w:rPr>
              <w:t>A</w:t>
            </w:r>
            <w:r w:rsidRPr="00AD015A">
              <w:rPr>
                <w:b/>
              </w:rPr>
              <w:t>IP</w:t>
            </w:r>
            <w:r>
              <w:rPr>
                <w:b/>
              </w:rPr>
              <w:t xml:space="preserve"> Plan</w:t>
            </w:r>
            <w:r w:rsidRPr="00AD015A">
              <w:rPr>
                <w:b/>
              </w:rPr>
              <w:t xml:space="preserv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 written plan, required of all CCN</w:t>
            </w:r>
            <w:r>
              <w:t>-P entities</w:t>
            </w:r>
            <w:r w:rsidRPr="00DC5B45">
              <w:t xml:space="preserve">, detailing quality management and committee structure, performance measures, monitoring and evaluation process and improvement activities measures that rely upon quality monitoring implemented to improve health care outcomes for enrollees.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Quality Management (QM)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ongoing process of assuring that the delivery of covered services is appropriate, timely, accessible, available and medically necessary and in keeping with established guidelines and standards and reflective of the current state of medical and behavioral health knowledge.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Readiness Review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Refers to DHH’s assessment of the CCN’s ability to fulfill the </w:t>
            </w:r>
            <w:r>
              <w:t>RFP</w:t>
            </w:r>
            <w:r w:rsidRPr="00DC5B45">
              <w:t xml:space="preserve"> requirements.  Such review may include but not be limited to review of proper licensure; operational protocols, review of CCN standards; and review of systems.  The review may be done as a desk review, on-site review, or combination and may include interviews with pertinent personnel so that DHH can make an informed assessment of the CCN’s ability and readiness to render services.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Recipient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An individual entitled to benefits under Title XIX of the Social Security Act, and under the Louisiana Medicaid State Plan who is or was </w:t>
            </w:r>
            <w:r w:rsidRPr="00DC5B45">
              <w:lastRenderedPageBreak/>
              <w:t>enrolled in Medicaid and on whose behalf a payment has been made for medical services rendered.</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Reject</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915E3">
              <w:t>Syntax validation will determine as to whether the data is a valid ANSI ASC X12N. A 997 (Functional Acknowledgement</w:t>
            </w:r>
            <w:r w:rsidRPr="005E6D34">
              <w:t xml:space="preserve">) </w:t>
            </w:r>
            <w:r w:rsidRPr="00D915E3">
              <w:t xml:space="preserve">will be returned to the submitter. The 997 contains </w:t>
            </w:r>
            <w:r w:rsidRPr="005E6D34">
              <w:t xml:space="preserve">ACCEPT </w:t>
            </w:r>
            <w:r w:rsidRPr="00D915E3">
              <w:t xml:space="preserve">or </w:t>
            </w:r>
            <w:r w:rsidRPr="005E6D34">
              <w:t xml:space="preserve">REJECT </w:t>
            </w:r>
            <w:r w:rsidRPr="00D915E3">
              <w:t>information. If the file contains syntactical errors, the segment(s) or element(s) where the error(s) occurred will be reported.</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Remittance Advice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An electronic listing of transactions for which payment is calculated</w:t>
            </w:r>
            <w:r>
              <w:t>.  Hard copies are available upon request only.</w:t>
            </w:r>
            <w:r w:rsidRPr="00DC5B45">
              <w:t xml:space="preserve">  Transactions may include but are not limited to, members enrolled in the CCN, payments for maternity, </w:t>
            </w:r>
            <w:r>
              <w:t>and adjustments</w:t>
            </w:r>
            <w:r w:rsidRPr="00DC5B45">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Repairable </w:t>
            </w:r>
            <w:r>
              <w:rPr>
                <w:b/>
              </w:rPr>
              <w:t>Edit</w:t>
            </w:r>
            <w:r w:rsidRPr="00AD015A">
              <w:rPr>
                <w:b/>
              </w:rPr>
              <w:t xml:space="preserve"> Code</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3F7CAA">
              <w:t xml:space="preserve">An encounter that denies for a reason that is repairable </w:t>
            </w:r>
            <w:r>
              <w:t xml:space="preserve">(shall be fixed and resubmitted) </w:t>
            </w:r>
            <w:r w:rsidRPr="003F7CAA">
              <w:t xml:space="preserve">will have an accompanying “repairable </w:t>
            </w:r>
            <w:r>
              <w:t>edit code</w:t>
            </w:r>
            <w:r w:rsidRPr="003F7CAA">
              <w:t xml:space="preserve"> </w:t>
            </w:r>
            <w:r>
              <w:t>“</w:t>
            </w:r>
            <w:r w:rsidRPr="003F7CAA">
              <w:t>code” to indicate that the encounter is repairable.</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Representative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Any person who has been delegated the authority to obligate or act on behalf of another.</w:t>
            </w:r>
            <w:r>
              <w:t xml:space="preserve">  Also known as the authorized representative.</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Risk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chance or possibility of loss. </w:t>
            </w:r>
            <w:r>
              <w:t xml:space="preserve">The </w:t>
            </w:r>
            <w:r w:rsidRPr="00DC5B45">
              <w:t xml:space="preserve"> member is at risk only for </w:t>
            </w:r>
            <w:r>
              <w:t xml:space="preserve">pharmacy </w:t>
            </w:r>
            <w:r w:rsidRPr="00DC5B45">
              <w:t>co-payments as allowed in the Medicaid State Plan and the cost of non-covered services. The CCN, with its income fixed, is at risk for whatever volume of care is entailed, however costly it turns out to be. Risk is also defined in insurance terms as the possibility of loss associated with a given population.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Rural Health Clinic (RHC)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A clinic located in an area that has a healthcare provider shortage that provides primary health care and related diagnostic services and may provide optometric, podiatry, chiropractic and behavioral health services; and which must be reimbursed on </w:t>
            </w:r>
            <w:r>
              <w:t xml:space="preserve">a </w:t>
            </w:r>
            <w:r w:rsidRPr="00DC5B45">
              <w:t xml:space="preserve">prospective payment system. </w:t>
            </w:r>
          </w:p>
        </w:tc>
      </w:tr>
      <w:tr w:rsidR="005E6D34" w:rsidRPr="00DC5B45" w:rsidDel="000B2834" w:rsidTr="005E6D34">
        <w:tc>
          <w:tcPr>
            <w:tcW w:w="5380" w:type="dxa"/>
            <w:tcBorders>
              <w:top w:val="single" w:sz="4" w:space="0" w:color="auto"/>
              <w:bottom w:val="single" w:sz="4" w:space="0" w:color="auto"/>
              <w:right w:val="nil"/>
            </w:tcBorders>
          </w:tcPr>
          <w:p w:rsidR="005E6D34" w:rsidRPr="00AD015A" w:rsidDel="000B2834" w:rsidRDefault="005E6D34" w:rsidP="00AA5C32">
            <w:pPr>
              <w:pStyle w:val="TableText"/>
              <w:spacing w:before="120" w:after="120"/>
              <w:jc w:val="both"/>
              <w:rPr>
                <w:b/>
              </w:rPr>
            </w:pPr>
            <w:r w:rsidRPr="00AD015A">
              <w:rPr>
                <w:b/>
              </w:rPr>
              <w:t>SE Segment</w:t>
            </w:r>
          </w:p>
        </w:tc>
        <w:tc>
          <w:tcPr>
            <w:tcW w:w="4328" w:type="dxa"/>
            <w:tcBorders>
              <w:top w:val="single" w:sz="4" w:space="0" w:color="auto"/>
              <w:left w:val="nil"/>
              <w:bottom w:val="single" w:sz="4" w:space="0" w:color="auto"/>
            </w:tcBorders>
          </w:tcPr>
          <w:p w:rsidR="005E6D34" w:rsidRPr="00DC5B45" w:rsidDel="000B2834" w:rsidRDefault="005E6D34" w:rsidP="00AA5C32">
            <w:pPr>
              <w:pStyle w:val="TableText"/>
              <w:spacing w:before="120" w:after="120"/>
              <w:jc w:val="both"/>
            </w:pPr>
            <w:r w:rsidRPr="003F7CAA">
              <w:t>The 837 transaction set trailer.</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Security Rule (45 CFR Parts 160 &amp; 164)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P</w:t>
            </w:r>
            <w:r w:rsidRPr="00DC5B45">
              <w:t xml:space="preserve">art of the Health Insurance Portability and Accountability Act  of 1996 </w:t>
            </w:r>
            <w:r>
              <w:t>(</w:t>
            </w:r>
            <w:r w:rsidRPr="00DC5B45">
              <w:t xml:space="preserve">HIPAA) which stipulates that covered entities must maintain reasonable and appropriate administrative, </w:t>
            </w:r>
            <w:r w:rsidRPr="00DC5B45">
              <w:lastRenderedPageBreak/>
              <w:t xml:space="preserve">physical, and technical safeguards to protect the confidentiality, integrity, and availability of their Electronic Protected Health Information against any reasonably anticipated risks.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 xml:space="preserve">Service Area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 xml:space="preserve">Referred to as geographic service area (GSA) in the Contract. </w:t>
            </w:r>
            <w:r w:rsidRPr="00DC5B45">
              <w:t xml:space="preserve">The designated geographical </w:t>
            </w:r>
            <w:r>
              <w:t xml:space="preserve">service </w:t>
            </w:r>
            <w:r w:rsidRPr="00DC5B45">
              <w:t>area</w:t>
            </w:r>
            <w:r>
              <w:t>(s)</w:t>
            </w:r>
            <w:r w:rsidRPr="00DC5B45">
              <w:t xml:space="preserve"> within which the CCN is authorized </w:t>
            </w:r>
            <w:r>
              <w:t>t</w:t>
            </w:r>
            <w:r w:rsidRPr="00DC5B45">
              <w:t>o furnish covered services to enrollees.</w:t>
            </w:r>
            <w:r>
              <w:t xml:space="preserve">  A service area shall not be less than one GSA.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Service Line</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3F7CAA">
              <w:t>A single claim line as opposed to the entire claim or the claim header.</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Shall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Denotes a mandatory requirement.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Pr>
                <w:b/>
              </w:rPr>
              <w:t>Should</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Denotes a preference but not a mandatory requirement.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Social Security Act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The current version of the Social Security Act of 1935 (42 U.S.C.A. § 301 et seq.) as amended which encompasses the Medicaid Program (Title XIX) and CHIP Program (Title XXI).</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Span of Control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Information systems and telecommunications capabilities that the CCN itself operates</w:t>
            </w:r>
            <w:r>
              <w:t>,</w:t>
            </w:r>
            <w:r w:rsidRPr="00DC5B45">
              <w:t xml:space="preserve"> or for which it is otherwise legally responsible according to the terms and conditions of the </w:t>
            </w:r>
            <w:r>
              <w:t>Contract</w:t>
            </w:r>
            <w:r w:rsidRPr="00DC5B45">
              <w:t xml:space="preserve"> with DHH. The span of control also includes systems and telecommunications capabilities outsourced by the CCN.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ST Transaction Set Header</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3F7CAA">
              <w:t>Indicates the start of a transaction set and to assign a control number.</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Start-Up Date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The date C</w:t>
            </w:r>
            <w:r>
              <w:t>CN</w:t>
            </w:r>
            <w:r w:rsidRPr="00DC5B45">
              <w:t xml:space="preserve"> providers begin providing medical care to their Medicaid members</w:t>
            </w:r>
            <w:r>
              <w:t xml:space="preserve">.  </w:t>
            </w:r>
            <w:r w:rsidRPr="004435F1">
              <w:t>Also referred to as “go</w:t>
            </w:r>
            <w:r>
              <w:t>-</w:t>
            </w:r>
            <w:r w:rsidRPr="004435F1">
              <w:t>live date”.</w:t>
            </w:r>
            <w:r w:rsidRPr="00DC5B45">
              <w:t xml:space="preserve"> </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State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The state of Louisiana.</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Stratification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The process of partitioning data into distinct or non-overlapping groups.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S</w:t>
            </w:r>
            <w:r>
              <w:rPr>
                <w:b/>
              </w:rPr>
              <w:t>urveillance and Utilization Review Subsystems (S</w:t>
            </w:r>
            <w:r w:rsidRPr="00AD015A">
              <w:rPr>
                <w:b/>
              </w:rPr>
              <w:t>URS</w:t>
            </w:r>
            <w:r>
              <w:rPr>
                <w:b/>
              </w:rPr>
              <w:t>)</w:t>
            </w:r>
            <w:r w:rsidRPr="00AD015A">
              <w:rPr>
                <w:b/>
              </w:rPr>
              <w:t xml:space="preserve"> Reporting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t>Surveillance and Utilization Review Subsystems is reporting as required in the subs</w:t>
            </w:r>
            <w:r w:rsidRPr="00DC5B45">
              <w:t>ection under Fraud, Abuse and Waste Prevention.</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Syntactical Error</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3F7CAA">
              <w:t xml:space="preserve">Syntax is the term associated with the "enveloping" of EDI messages into interchanges. Items included in Syntax Set </w:t>
            </w:r>
            <w:r w:rsidRPr="003F7CAA">
              <w:lastRenderedPageBreak/>
              <w:t>maintenance include: "Delimiters" which separate individual elements and segments within the interchange; "Envelope segments" which denote the beginning and ending of messages, functional groups, and interchanges; and "Permitted Characters" which define the values allowed for a particular syntax set. Syntax validation will determine as to whether the data is a valid ANSI ASC X12N. A 997 (Functional Acknowledgement</w:t>
            </w:r>
            <w:r w:rsidRPr="005E6D34">
              <w:t xml:space="preserve">) </w:t>
            </w:r>
            <w:r w:rsidRPr="003F7CAA">
              <w:t xml:space="preserve">will be returned to the submitter. The 997 contains </w:t>
            </w:r>
            <w:r w:rsidRPr="005E6D34">
              <w:t xml:space="preserve">ACCEPT </w:t>
            </w:r>
            <w:r w:rsidRPr="003F7CAA">
              <w:t xml:space="preserve">or </w:t>
            </w:r>
            <w:r w:rsidRPr="005E6D34">
              <w:t xml:space="preserve">REJECT </w:t>
            </w:r>
            <w:r w:rsidRPr="003F7CAA">
              <w:t>information. If the file contains syntactical errors, the segment(s) or element(s) where the error(s) occurred will be reported.</w:t>
            </w:r>
          </w:p>
        </w:tc>
      </w:tr>
      <w:tr w:rsidR="005E6D34" w:rsidRPr="00527327" w:rsidTr="005E6D34">
        <w:tc>
          <w:tcPr>
            <w:tcW w:w="5380" w:type="dxa"/>
            <w:tcBorders>
              <w:top w:val="single" w:sz="4" w:space="0" w:color="auto"/>
              <w:bottom w:val="single" w:sz="4" w:space="0" w:color="auto"/>
              <w:right w:val="nil"/>
            </w:tcBorders>
          </w:tcPr>
          <w:p w:rsidR="005E6D34" w:rsidRPr="00527327" w:rsidRDefault="005E6D34" w:rsidP="00AA5C32">
            <w:pPr>
              <w:pStyle w:val="TableText"/>
              <w:spacing w:before="120" w:after="120"/>
              <w:jc w:val="both"/>
              <w:rPr>
                <w:b/>
              </w:rPr>
            </w:pPr>
            <w:r w:rsidRPr="005E6D34">
              <w:rPr>
                <w:b/>
              </w:rPr>
              <w:lastRenderedPageBreak/>
              <w:t xml:space="preserve">System Function Response Time </w:t>
            </w:r>
          </w:p>
        </w:tc>
        <w:tc>
          <w:tcPr>
            <w:tcW w:w="4328" w:type="dxa"/>
            <w:tcBorders>
              <w:top w:val="single" w:sz="4" w:space="0" w:color="auto"/>
              <w:left w:val="nil"/>
              <w:bottom w:val="single" w:sz="4" w:space="0" w:color="auto"/>
            </w:tcBorders>
          </w:tcPr>
          <w:p w:rsidR="005E6D34" w:rsidRPr="005E6D34" w:rsidRDefault="005E6D34" w:rsidP="00AA5C32">
            <w:pPr>
              <w:pStyle w:val="TableText"/>
              <w:spacing w:before="120" w:after="120"/>
              <w:jc w:val="both"/>
            </w:pPr>
            <w:r w:rsidRPr="005E6D34">
              <w:t>Based on the specific sub function being performed:</w:t>
            </w:r>
          </w:p>
          <w:p w:rsidR="005E6D34" w:rsidRPr="005E6D34" w:rsidRDefault="005E6D34" w:rsidP="00AA5C32">
            <w:pPr>
              <w:pStyle w:val="ListParagraph"/>
              <w:numPr>
                <w:ilvl w:val="0"/>
                <w:numId w:val="41"/>
              </w:numPr>
              <w:autoSpaceDE w:val="0"/>
              <w:autoSpaceDN w:val="0"/>
              <w:adjustRightInd w:val="0"/>
              <w:spacing w:after="0" w:line="240" w:lineRule="auto"/>
              <w:jc w:val="both"/>
              <w:rPr>
                <w:rFonts w:ascii="Arial" w:hAnsi="Arial"/>
                <w:sz w:val="20"/>
              </w:rPr>
            </w:pPr>
            <w:r w:rsidRPr="005E6D34">
              <w:rPr>
                <w:rFonts w:ascii="Arial" w:hAnsi="Arial"/>
                <w:sz w:val="20"/>
              </w:rPr>
              <w:t>Record Search Time-the time elapsed after the search command is entered until the list of matching records begins to appear on the monitor.</w:t>
            </w:r>
          </w:p>
          <w:p w:rsidR="005E6D34" w:rsidRPr="005E6D34" w:rsidRDefault="005E6D34" w:rsidP="00AA5C32">
            <w:pPr>
              <w:pStyle w:val="ListParagraph"/>
              <w:numPr>
                <w:ilvl w:val="0"/>
                <w:numId w:val="41"/>
              </w:numPr>
              <w:autoSpaceDE w:val="0"/>
              <w:autoSpaceDN w:val="0"/>
              <w:adjustRightInd w:val="0"/>
              <w:spacing w:after="0" w:line="240" w:lineRule="auto"/>
              <w:jc w:val="both"/>
              <w:rPr>
                <w:rFonts w:ascii="Arial" w:hAnsi="Arial"/>
                <w:sz w:val="20"/>
              </w:rPr>
            </w:pPr>
            <w:r w:rsidRPr="005E6D34">
              <w:rPr>
                <w:rFonts w:ascii="Arial" w:hAnsi="Arial"/>
                <w:sz w:val="20"/>
              </w:rPr>
              <w:t>Record Retrieval Time-the time elapsed after the retrieve command is entered until the record data begin to appear on the monitor.</w:t>
            </w:r>
          </w:p>
          <w:p w:rsidR="005E6D34" w:rsidRPr="005E6D34" w:rsidRDefault="005E6D34" w:rsidP="00AA5C32">
            <w:pPr>
              <w:pStyle w:val="ListParagraph"/>
              <w:numPr>
                <w:ilvl w:val="0"/>
                <w:numId w:val="41"/>
              </w:numPr>
              <w:autoSpaceDE w:val="0"/>
              <w:autoSpaceDN w:val="0"/>
              <w:adjustRightInd w:val="0"/>
              <w:spacing w:after="0" w:line="240" w:lineRule="auto"/>
              <w:jc w:val="both"/>
              <w:rPr>
                <w:rFonts w:ascii="Arial" w:hAnsi="Arial"/>
                <w:sz w:val="20"/>
              </w:rPr>
            </w:pPr>
            <w:r w:rsidRPr="005E6D34">
              <w:rPr>
                <w:rFonts w:ascii="Arial" w:hAnsi="Arial"/>
                <w:sz w:val="20"/>
              </w:rPr>
              <w:t>Print Initiation Time- the elapsed time from the command to print a screen or report until it appears in the appropriate queue.</w:t>
            </w:r>
          </w:p>
          <w:p w:rsidR="005E6D34" w:rsidRPr="005E6D34" w:rsidRDefault="005E6D34" w:rsidP="00AA5C32">
            <w:pPr>
              <w:pStyle w:val="ListParagraph"/>
              <w:numPr>
                <w:ilvl w:val="0"/>
                <w:numId w:val="41"/>
              </w:numPr>
              <w:autoSpaceDE w:val="0"/>
              <w:autoSpaceDN w:val="0"/>
              <w:adjustRightInd w:val="0"/>
              <w:spacing w:after="0" w:line="240" w:lineRule="auto"/>
              <w:jc w:val="both"/>
              <w:rPr>
                <w:rFonts w:ascii="Arial" w:hAnsi="Arial"/>
                <w:sz w:val="20"/>
              </w:rPr>
            </w:pPr>
            <w:r w:rsidRPr="005E6D34">
              <w:rPr>
                <w:rFonts w:ascii="Arial" w:hAnsi="Arial"/>
                <w:sz w:val="20"/>
              </w:rPr>
              <w:t>On-line Claims Adjudication Response Time- the elapsed time from the receipt of the transaction by the CCN from the provider and/or switch vendor until the CCN  hands-off a response to the provider and/or switch vendor.</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System </w:t>
            </w:r>
            <w:r>
              <w:rPr>
                <w:b/>
              </w:rPr>
              <w:t>Una</w:t>
            </w:r>
            <w:r w:rsidRPr="00AD015A">
              <w:rPr>
                <w:b/>
              </w:rPr>
              <w:t xml:space="preserve">vailability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527327">
              <w:t>Measured within the CCN’s information system span of control. A system is considered not available when a system user does not get the complete, correct full-screen response to an input command within three (3) minutes after depressing the “enter” or other function key.</w:t>
            </w:r>
            <w:r w:rsidRPr="005E6D34">
              <w:t xml:space="preserve"> </w:t>
            </w:r>
          </w:p>
        </w:tc>
      </w:tr>
      <w:tr w:rsidR="005E6D34" w:rsidRPr="00E96DB4"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TA1</w:t>
            </w:r>
          </w:p>
        </w:tc>
        <w:tc>
          <w:tcPr>
            <w:tcW w:w="4328" w:type="dxa"/>
            <w:tcBorders>
              <w:top w:val="single" w:sz="4" w:space="0" w:color="auto"/>
              <w:left w:val="nil"/>
              <w:bottom w:val="single" w:sz="4" w:space="0" w:color="auto"/>
            </w:tcBorders>
          </w:tcPr>
          <w:p w:rsidR="005E6D34" w:rsidRPr="00E96DB4" w:rsidRDefault="005E6D34" w:rsidP="00AA5C32">
            <w:pPr>
              <w:pStyle w:val="TableText"/>
              <w:spacing w:before="120" w:after="120"/>
              <w:jc w:val="both"/>
            </w:pPr>
            <w:r w:rsidRPr="003F7CAA">
              <w:t xml:space="preserve">The Interchange or TA1 Acknowledgment is a means of replying to an interchange or transmission that has been sent. The TA1 verifies the envelopes only. Transaction set-specific verification is accomplished through use of the Functional Acknowledgment Transaction Set, 997. The TA1 is a single segment and is unique in the sense that this </w:t>
            </w:r>
            <w:r w:rsidRPr="003F7CAA">
              <w:lastRenderedPageBreak/>
              <w:t xml:space="preserve">single segment is transmitted without the GS/GE envelope structures. A TA1 can be included in an interchange with other functional groups and transactions.  Trading partners </w:t>
            </w:r>
            <w:r>
              <w:t>shall</w:t>
            </w:r>
            <w:r w:rsidRPr="003F7CAA">
              <w:t xml:space="preserve"> follow the Interchange Control Structure (ICS), Functional Group Structure (GS), Interchange Acknowledgment (TA1), and Functional Acknowledgement (997) guidelines for HIPAA that are located in the HIPAA Implementation Guides in Appendix A and B.</w:t>
            </w:r>
          </w:p>
        </w:tc>
      </w:tr>
      <w:tr w:rsidR="005E6D34" w:rsidRPr="00E96DB4"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lastRenderedPageBreak/>
              <w:t>Taxonomy codes</w:t>
            </w:r>
          </w:p>
        </w:tc>
        <w:tc>
          <w:tcPr>
            <w:tcW w:w="4328" w:type="dxa"/>
            <w:tcBorders>
              <w:top w:val="single" w:sz="4" w:space="0" w:color="auto"/>
              <w:left w:val="nil"/>
              <w:bottom w:val="single" w:sz="4" w:space="0" w:color="auto"/>
            </w:tcBorders>
          </w:tcPr>
          <w:p w:rsidR="005E6D34" w:rsidRPr="00E96DB4" w:rsidRDefault="005E6D34" w:rsidP="00AA5C32">
            <w:pPr>
              <w:pStyle w:val="TableText"/>
              <w:spacing w:before="120" w:after="120"/>
              <w:jc w:val="both"/>
            </w:pPr>
            <w:r w:rsidRPr="003F7CAA">
              <w:t>These are national specialty codes used by providers to indicate their specialty at the claim level.</w:t>
            </w:r>
          </w:p>
        </w:tc>
      </w:tr>
      <w:tr w:rsidR="005E6D34" w:rsidRPr="00E96DB4"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Trading Partners</w:t>
            </w:r>
          </w:p>
        </w:tc>
        <w:tc>
          <w:tcPr>
            <w:tcW w:w="4328" w:type="dxa"/>
            <w:tcBorders>
              <w:top w:val="single" w:sz="4" w:space="0" w:color="auto"/>
              <w:left w:val="nil"/>
              <w:bottom w:val="single" w:sz="4" w:space="0" w:color="auto"/>
            </w:tcBorders>
          </w:tcPr>
          <w:p w:rsidR="005E6D34" w:rsidRPr="00E96DB4" w:rsidRDefault="005E6D34" w:rsidP="00AA5C32">
            <w:pPr>
              <w:pStyle w:val="TableText"/>
              <w:spacing w:before="120" w:after="120"/>
              <w:jc w:val="both"/>
            </w:pPr>
            <w:r w:rsidRPr="003F7CAA">
              <w:t>Covered entities who are involved in Electronic Data Interchange involving HIPAA ANSI transactions.</w:t>
            </w:r>
          </w:p>
        </w:tc>
      </w:tr>
      <w:tr w:rsidR="005E6D34" w:rsidRPr="00DC5B45" w:rsidTr="005E6D34">
        <w:tc>
          <w:tcPr>
            <w:tcW w:w="5380" w:type="dxa"/>
            <w:tcBorders>
              <w:top w:val="single" w:sz="4" w:space="0" w:color="auto"/>
              <w:bottom w:val="single" w:sz="4" w:space="0" w:color="auto"/>
              <w:right w:val="nil"/>
            </w:tcBorders>
          </w:tcPr>
          <w:p w:rsidR="005E6D34" w:rsidRPr="005E6D34" w:rsidRDefault="005E6D34" w:rsidP="00AA5C32">
            <w:pPr>
              <w:pStyle w:val="TableText"/>
              <w:spacing w:before="120" w:after="120"/>
              <w:jc w:val="both"/>
              <w:rPr>
                <w:rStyle w:val="Emphasis"/>
                <w:b/>
                <w:i w:val="0"/>
                <w:iCs w:val="0"/>
              </w:rPr>
            </w:pPr>
            <w:r w:rsidRPr="00AD015A">
              <w:rPr>
                <w:b/>
              </w:rPr>
              <w:t xml:space="preserve">Utilization Management (UM)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rPr>
                <w:rStyle w:val="Emphasis"/>
                <w:i w:val="0"/>
                <w:iCs w:val="0"/>
              </w:rPr>
            </w:pPr>
            <w:r w:rsidRPr="00F04C51">
              <w:t>Refers to</w:t>
            </w:r>
            <w:r w:rsidRPr="005E6D34">
              <w:t xml:space="preserve"> </w:t>
            </w:r>
            <w:r w:rsidRPr="005E6D34">
              <w:rPr>
                <w:rStyle w:val="Emphasis"/>
                <w:i w:val="0"/>
                <w:iCs w:val="0"/>
              </w:rPr>
              <w:t xml:space="preserve">the process to evaluate the medical necessity, </w:t>
            </w:r>
            <w:r w:rsidRPr="00F04C51">
              <w:rPr>
                <w:rStyle w:val="Emphasis"/>
                <w:i w:val="0"/>
                <w:iCs w:val="0"/>
              </w:rPr>
              <w:t>appropriateness, and efficiency of the use of health care services, procedures, and facilities.  UM is inclusive of utilization review and service authorization</w:t>
            </w:r>
            <w:r w:rsidRPr="005E6D34">
              <w:rPr>
                <w:rStyle w:val="Emphasis"/>
                <w:i w:val="0"/>
                <w:iCs w:val="0"/>
              </w:rPr>
              <w:t>.</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 xml:space="preserve">Validation </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 xml:space="preserve">The review of information, data, and procedures to determine the extent to which </w:t>
            </w:r>
            <w:r>
              <w:t>data is</w:t>
            </w:r>
            <w:r w:rsidRPr="00DC5B45">
              <w:t xml:space="preserve"> accurate, reliable, free from bias and in accord with standards for data collection and analysis.</w:t>
            </w:r>
          </w:p>
        </w:tc>
      </w:tr>
      <w:tr w:rsidR="005E6D34" w:rsidRPr="00DC5B45" w:rsidTr="005E6D34">
        <w:tc>
          <w:tcPr>
            <w:tcW w:w="5380" w:type="dxa"/>
            <w:tcBorders>
              <w:top w:val="single" w:sz="4" w:space="0" w:color="auto"/>
              <w:bottom w:val="single" w:sz="4" w:space="0" w:color="auto"/>
              <w:right w:val="nil"/>
            </w:tcBorders>
          </w:tcPr>
          <w:p w:rsidR="005E6D34" w:rsidRPr="00AD015A" w:rsidRDefault="005E6D34" w:rsidP="00AA5C32">
            <w:pPr>
              <w:pStyle w:val="TableText"/>
              <w:spacing w:before="120" w:after="120"/>
              <w:jc w:val="both"/>
              <w:rPr>
                <w:b/>
              </w:rPr>
            </w:pPr>
            <w:r w:rsidRPr="00AD015A">
              <w:rPr>
                <w:b/>
              </w:rPr>
              <w:t>Will</w:t>
            </w:r>
          </w:p>
        </w:tc>
        <w:tc>
          <w:tcPr>
            <w:tcW w:w="4328" w:type="dxa"/>
            <w:tcBorders>
              <w:top w:val="single" w:sz="4" w:space="0" w:color="auto"/>
              <w:left w:val="nil"/>
              <w:bottom w:val="single" w:sz="4" w:space="0" w:color="auto"/>
            </w:tcBorders>
          </w:tcPr>
          <w:p w:rsidR="005E6D34" w:rsidRPr="00DC5B45" w:rsidRDefault="005E6D34" w:rsidP="00AA5C32">
            <w:pPr>
              <w:pStyle w:val="TableText"/>
              <w:spacing w:before="120" w:after="120"/>
              <w:jc w:val="both"/>
            </w:pPr>
            <w:r w:rsidRPr="00DC5B45">
              <w:t>Denotes a mandatory requirement.</w:t>
            </w:r>
          </w:p>
        </w:tc>
      </w:tr>
    </w:tbl>
    <w:p w:rsidR="005E6D34" w:rsidRDefault="005E6D34" w:rsidP="00477BA2"/>
    <w:p w:rsidR="008C6780" w:rsidRDefault="008C6780" w:rsidP="00477BA2">
      <w:pPr>
        <w:pStyle w:val="AppendixStart"/>
        <w:numPr>
          <w:ilvl w:val="0"/>
          <w:numId w:val="23"/>
        </w:numPr>
        <w:ind w:hanging="158"/>
        <w:outlineLvl w:val="9"/>
      </w:pPr>
      <w:bookmarkStart w:id="236" w:name="_Toc323018261"/>
      <w:bookmarkEnd w:id="236"/>
    </w:p>
    <w:p w:rsidR="008C6780" w:rsidRPr="00944BFB" w:rsidRDefault="008C6780" w:rsidP="00477BA2">
      <w:pPr>
        <w:pStyle w:val="Heading2"/>
        <w:numPr>
          <w:ilvl w:val="0"/>
          <w:numId w:val="0"/>
        </w:numPr>
        <w:rPr>
          <w:color w:val="000000"/>
          <w:position w:val="-18"/>
        </w:rPr>
      </w:pPr>
      <w:bookmarkStart w:id="237" w:name="_Toc269301650"/>
      <w:bookmarkStart w:id="238" w:name="_Toc269378487"/>
      <w:bookmarkStart w:id="239" w:name="_Toc323018262"/>
      <w:r w:rsidRPr="00E863EE">
        <w:t>Frequently Asked Questions (FAQs</w:t>
      </w:r>
      <w:bookmarkEnd w:id="234"/>
      <w:r w:rsidRPr="00E863EE">
        <w:t>)</w:t>
      </w:r>
      <w:bookmarkEnd w:id="235"/>
      <w:bookmarkEnd w:id="237"/>
      <w:bookmarkEnd w:id="238"/>
      <w:bookmarkEnd w:id="239"/>
    </w:p>
    <w:p w:rsidR="008C6780" w:rsidRDefault="008C6780" w:rsidP="00AA5C32">
      <w:pPr>
        <w:jc w:val="both"/>
      </w:pPr>
    </w:p>
    <w:p w:rsidR="008C6780" w:rsidRPr="002E3770" w:rsidRDefault="008C6780" w:rsidP="00AA5C32">
      <w:pPr>
        <w:pStyle w:val="ListNumber"/>
        <w:numPr>
          <w:ilvl w:val="5"/>
          <w:numId w:val="0"/>
        </w:numPr>
        <w:tabs>
          <w:tab w:val="num" w:pos="360"/>
        </w:tabs>
        <w:ind w:left="360" w:hanging="360"/>
        <w:jc w:val="both"/>
        <w:rPr>
          <w:b/>
        </w:rPr>
      </w:pPr>
      <w:r w:rsidRPr="002E3770">
        <w:rPr>
          <w:b/>
        </w:rPr>
        <w:t xml:space="preserve">What is </w:t>
      </w:r>
      <w:r>
        <w:rPr>
          <w:b/>
        </w:rPr>
        <w:t>Molina</w:t>
      </w:r>
      <w:r w:rsidRPr="002E3770">
        <w:rPr>
          <w:b/>
        </w:rPr>
        <w:t xml:space="preserve"> and what is their role with CCNs?</w:t>
      </w:r>
    </w:p>
    <w:p w:rsidR="008C6780" w:rsidRPr="002E3770" w:rsidRDefault="008C6780" w:rsidP="00AA5C32">
      <w:pPr>
        <w:pStyle w:val="TableText"/>
        <w:spacing w:before="0" w:after="0"/>
        <w:jc w:val="both"/>
        <w:rPr>
          <w:sz w:val="22"/>
        </w:rPr>
      </w:pPr>
    </w:p>
    <w:p w:rsidR="008C6780" w:rsidRPr="002E3770" w:rsidRDefault="008C6780" w:rsidP="00AA5C32">
      <w:pPr>
        <w:pStyle w:val="TableText"/>
        <w:jc w:val="both"/>
        <w:rPr>
          <w:color w:val="000000"/>
          <w:sz w:val="22"/>
        </w:rPr>
      </w:pPr>
      <w:r>
        <w:rPr>
          <w:sz w:val="22"/>
        </w:rPr>
        <w:t>Molina</w:t>
      </w:r>
      <w:r w:rsidRPr="002E3770">
        <w:rPr>
          <w:sz w:val="22"/>
        </w:rPr>
        <w:t xml:space="preserve"> </w:t>
      </w:r>
      <w:r>
        <w:rPr>
          <w:sz w:val="22"/>
        </w:rPr>
        <w:t xml:space="preserve">is under contract as DHH’s Fiscal Intermediary and responsible for </w:t>
      </w:r>
      <w:r w:rsidRPr="002E3770">
        <w:rPr>
          <w:sz w:val="22"/>
        </w:rPr>
        <w:t>provid</w:t>
      </w:r>
      <w:r>
        <w:rPr>
          <w:sz w:val="22"/>
        </w:rPr>
        <w:t>ing</w:t>
      </w:r>
      <w:r w:rsidRPr="002E3770">
        <w:rPr>
          <w:sz w:val="22"/>
        </w:rPr>
        <w:t xml:space="preserve"> functions and services to receive and send ANSI ASC X12N transactions on behalf of their clients.</w:t>
      </w:r>
    </w:p>
    <w:p w:rsidR="008C6780" w:rsidRPr="002E3770" w:rsidRDefault="008C6780" w:rsidP="00AA5C32">
      <w:pPr>
        <w:pStyle w:val="ListNumber"/>
        <w:numPr>
          <w:ilvl w:val="5"/>
          <w:numId w:val="0"/>
        </w:numPr>
        <w:tabs>
          <w:tab w:val="num" w:pos="360"/>
        </w:tabs>
        <w:jc w:val="both"/>
        <w:rPr>
          <w:b/>
        </w:rPr>
      </w:pPr>
    </w:p>
    <w:p w:rsidR="008C6780" w:rsidRPr="002E3770" w:rsidRDefault="008C6780" w:rsidP="00AA5C32">
      <w:pPr>
        <w:pStyle w:val="ListNumber"/>
        <w:numPr>
          <w:ilvl w:val="5"/>
          <w:numId w:val="0"/>
        </w:numPr>
        <w:tabs>
          <w:tab w:val="num" w:pos="360"/>
        </w:tabs>
        <w:ind w:left="360" w:hanging="360"/>
        <w:jc w:val="both"/>
        <w:rPr>
          <w:b/>
        </w:rPr>
      </w:pPr>
      <w:r w:rsidRPr="002E3770">
        <w:rPr>
          <w:b/>
        </w:rPr>
        <w:t>Is there more than one 837 format? Which should I use?</w:t>
      </w:r>
    </w:p>
    <w:p w:rsidR="008C6780" w:rsidRPr="002E3770" w:rsidRDefault="008C6780" w:rsidP="00AA5C32">
      <w:pPr>
        <w:pStyle w:val="ListNumber"/>
        <w:numPr>
          <w:ilvl w:val="0"/>
          <w:numId w:val="0"/>
        </w:numPr>
        <w:jc w:val="both"/>
      </w:pPr>
    </w:p>
    <w:p w:rsidR="008C6780" w:rsidRPr="002E3770" w:rsidRDefault="008C6780" w:rsidP="00AA5C32">
      <w:pPr>
        <w:pStyle w:val="ListNumber"/>
        <w:numPr>
          <w:ilvl w:val="0"/>
          <w:numId w:val="0"/>
        </w:numPr>
        <w:jc w:val="both"/>
      </w:pPr>
      <w:r w:rsidRPr="002E3770">
        <w:rPr>
          <w:color w:val="000000"/>
        </w:rPr>
        <w:t>There are three HIPAA-compliant 837 transactions — Institutional, Professional, and Dental services. The transactions CCNs will use will depend upon the type of service being reported.</w:t>
      </w:r>
    </w:p>
    <w:p w:rsidR="008C6780" w:rsidRPr="002E3770" w:rsidRDefault="008C6780" w:rsidP="00AA5C32">
      <w:pPr>
        <w:pStyle w:val="TableText"/>
        <w:spacing w:before="0" w:after="0"/>
        <w:jc w:val="both"/>
        <w:rPr>
          <w:sz w:val="22"/>
        </w:rPr>
      </w:pPr>
    </w:p>
    <w:p w:rsidR="008C6780" w:rsidRPr="002E3770" w:rsidRDefault="008C6780" w:rsidP="00AA5C32">
      <w:pPr>
        <w:pStyle w:val="ListNumber"/>
        <w:numPr>
          <w:ilvl w:val="5"/>
          <w:numId w:val="0"/>
        </w:numPr>
        <w:tabs>
          <w:tab w:val="num" w:pos="0"/>
        </w:tabs>
        <w:jc w:val="both"/>
        <w:rPr>
          <w:b/>
        </w:rPr>
      </w:pPr>
      <w:r w:rsidRPr="002E3770">
        <w:rPr>
          <w:b/>
        </w:rPr>
        <w:t xml:space="preserve">Whom do I contact if I have a question regarding the </w:t>
      </w:r>
      <w:r>
        <w:rPr>
          <w:b/>
        </w:rPr>
        <w:t>EDI</w:t>
      </w:r>
      <w:r w:rsidRPr="002E3770">
        <w:rPr>
          <w:b/>
        </w:rPr>
        <w:t xml:space="preserve"> Information Sheet or need technical assistance concerning electronic claim submission?</w:t>
      </w:r>
    </w:p>
    <w:p w:rsidR="008C6780" w:rsidRPr="002E3770" w:rsidRDefault="008C6780" w:rsidP="00AA5C32">
      <w:pPr>
        <w:pStyle w:val="ListNumber"/>
        <w:numPr>
          <w:ilvl w:val="0"/>
          <w:numId w:val="0"/>
        </w:numPr>
        <w:jc w:val="both"/>
      </w:pPr>
    </w:p>
    <w:p w:rsidR="008C6780" w:rsidRPr="002E3770" w:rsidRDefault="008C6780" w:rsidP="00AA5C32">
      <w:pPr>
        <w:pStyle w:val="ListNumber"/>
        <w:numPr>
          <w:ilvl w:val="0"/>
          <w:numId w:val="0"/>
        </w:numPr>
        <w:jc w:val="both"/>
      </w:pPr>
      <w:r w:rsidRPr="002E3770">
        <w:t xml:space="preserve">You may contact the </w:t>
      </w:r>
      <w:r>
        <w:t>Molina</w:t>
      </w:r>
      <w:r w:rsidRPr="002E3770">
        <w:t xml:space="preserve"> </w:t>
      </w:r>
      <w:r>
        <w:t>EDI</w:t>
      </w:r>
      <w:r w:rsidRPr="002E3770">
        <w:t xml:space="preserve"> Support Unit Monday through Friday, from 8:00 a.m. to 5:00 p.m. </w:t>
      </w:r>
      <w:r>
        <w:t>C</w:t>
      </w:r>
      <w:r w:rsidR="009A3BCB">
        <w:t>D</w:t>
      </w:r>
      <w:r w:rsidRPr="002E3770">
        <w:t xml:space="preserve">T, at </w:t>
      </w:r>
      <w:r>
        <w:t>225-216-6303.</w:t>
      </w:r>
    </w:p>
    <w:p w:rsidR="008C6780" w:rsidRPr="002E3770" w:rsidRDefault="008C6780" w:rsidP="00AA5C32">
      <w:pPr>
        <w:pStyle w:val="ListNumber"/>
        <w:numPr>
          <w:ilvl w:val="0"/>
          <w:numId w:val="0"/>
        </w:numPr>
        <w:jc w:val="both"/>
      </w:pPr>
    </w:p>
    <w:p w:rsidR="008C6780" w:rsidRPr="002E3770" w:rsidRDefault="008C6780" w:rsidP="00AA5C32">
      <w:pPr>
        <w:pStyle w:val="ListNumber"/>
        <w:numPr>
          <w:ilvl w:val="5"/>
          <w:numId w:val="0"/>
        </w:numPr>
        <w:tabs>
          <w:tab w:val="num" w:pos="0"/>
        </w:tabs>
        <w:jc w:val="both"/>
        <w:rPr>
          <w:b/>
        </w:rPr>
      </w:pPr>
      <w:r w:rsidRPr="002E3770">
        <w:rPr>
          <w:b/>
        </w:rPr>
        <w:t>I am preparing for testing with EDIFECS. Whom do I contact for more information?</w:t>
      </w:r>
    </w:p>
    <w:p w:rsidR="008C6780" w:rsidRPr="002E3770" w:rsidRDefault="008C6780" w:rsidP="00AA5C32">
      <w:pPr>
        <w:pStyle w:val="ListNumber"/>
        <w:numPr>
          <w:ilvl w:val="0"/>
          <w:numId w:val="0"/>
        </w:numPr>
        <w:jc w:val="both"/>
      </w:pPr>
    </w:p>
    <w:p w:rsidR="008C6780" w:rsidRPr="002E3770" w:rsidRDefault="008C6780" w:rsidP="00AA5C32">
      <w:pPr>
        <w:pStyle w:val="TableText"/>
        <w:jc w:val="both"/>
        <w:rPr>
          <w:sz w:val="22"/>
        </w:rPr>
      </w:pPr>
      <w:r w:rsidRPr="002E3770">
        <w:rPr>
          <w:sz w:val="22"/>
        </w:rPr>
        <w:t xml:space="preserve">For answers to questions regarding specifications and testing, please contact </w:t>
      </w:r>
      <w:r>
        <w:rPr>
          <w:sz w:val="22"/>
        </w:rPr>
        <w:t>Molina’s EDI</w:t>
      </w:r>
      <w:r w:rsidRPr="002E3770">
        <w:rPr>
          <w:sz w:val="22"/>
        </w:rPr>
        <w:t xml:space="preserve"> Business Support Analysts at </w:t>
      </w:r>
      <w:r>
        <w:rPr>
          <w:sz w:val="22"/>
        </w:rPr>
        <w:t>225-216-6303.</w:t>
      </w:r>
    </w:p>
    <w:p w:rsidR="008C6780" w:rsidRPr="002E3770" w:rsidRDefault="008C6780" w:rsidP="00AA5C32">
      <w:pPr>
        <w:pStyle w:val="TableText"/>
        <w:spacing w:before="0" w:after="0"/>
        <w:jc w:val="both"/>
        <w:rPr>
          <w:sz w:val="22"/>
        </w:rPr>
      </w:pPr>
    </w:p>
    <w:p w:rsidR="008C6780" w:rsidRPr="002E3770" w:rsidRDefault="008C6780" w:rsidP="00AA5C32">
      <w:pPr>
        <w:pStyle w:val="ListNumber"/>
        <w:numPr>
          <w:ilvl w:val="5"/>
          <w:numId w:val="0"/>
        </w:numPr>
        <w:tabs>
          <w:tab w:val="num" w:pos="360"/>
        </w:tabs>
        <w:ind w:left="360" w:hanging="360"/>
        <w:jc w:val="both"/>
        <w:rPr>
          <w:b/>
        </w:rPr>
      </w:pPr>
      <w:r w:rsidRPr="002E3770">
        <w:rPr>
          <w:b/>
        </w:rPr>
        <w:t>Will DHH provide us with a paper or electronic remittance advice?</w:t>
      </w:r>
    </w:p>
    <w:p w:rsidR="008C6780" w:rsidRDefault="008C6780" w:rsidP="00AA5C32">
      <w:pPr>
        <w:pStyle w:val="TableText"/>
        <w:jc w:val="both"/>
        <w:rPr>
          <w:rStyle w:val="Strong"/>
          <w:b w:val="0"/>
          <w:sz w:val="22"/>
        </w:rPr>
      </w:pPr>
    </w:p>
    <w:p w:rsidR="008C6780" w:rsidRPr="002E3770" w:rsidRDefault="008C6780" w:rsidP="00AA5C32">
      <w:pPr>
        <w:pStyle w:val="TableText"/>
        <w:jc w:val="both"/>
        <w:rPr>
          <w:rStyle w:val="Strong"/>
          <w:b w:val="0"/>
          <w:sz w:val="22"/>
        </w:rPr>
      </w:pPr>
      <w:r>
        <w:rPr>
          <w:rStyle w:val="Strong"/>
          <w:b w:val="0"/>
          <w:sz w:val="22"/>
        </w:rPr>
        <w:t xml:space="preserve">DHH’s FI </w:t>
      </w:r>
      <w:r w:rsidRPr="002E3770">
        <w:rPr>
          <w:rStyle w:val="Strong"/>
          <w:b w:val="0"/>
          <w:sz w:val="22"/>
        </w:rPr>
        <w:t>will provide CCNs with an electronic 835 Health Care Claim Payment/</w:t>
      </w:r>
      <w:r>
        <w:rPr>
          <w:rStyle w:val="Strong"/>
          <w:b w:val="0"/>
          <w:sz w:val="22"/>
        </w:rPr>
        <w:t>Advice (ERA), if requested and arranged in advance.</w:t>
      </w:r>
    </w:p>
    <w:p w:rsidR="008C6780" w:rsidRPr="002E3770" w:rsidRDefault="008C6780" w:rsidP="00AA5C32">
      <w:pPr>
        <w:pStyle w:val="TableText"/>
        <w:spacing w:before="0" w:after="0"/>
        <w:jc w:val="both"/>
        <w:rPr>
          <w:rStyle w:val="Strong"/>
          <w:b w:val="0"/>
          <w:sz w:val="22"/>
        </w:rPr>
      </w:pPr>
    </w:p>
    <w:p w:rsidR="008C6780" w:rsidRPr="002E3770" w:rsidRDefault="008C6780" w:rsidP="00AA5C32">
      <w:pPr>
        <w:pStyle w:val="ListNumber"/>
        <w:numPr>
          <w:ilvl w:val="5"/>
          <w:numId w:val="0"/>
        </w:numPr>
        <w:tabs>
          <w:tab w:val="num" w:pos="0"/>
        </w:tabs>
        <w:jc w:val="both"/>
        <w:rPr>
          <w:rStyle w:val="Strong"/>
          <w:b w:val="0"/>
          <w:bCs w:val="0"/>
        </w:rPr>
      </w:pPr>
      <w:r w:rsidRPr="002E3770">
        <w:rPr>
          <w:rStyle w:val="Strong"/>
        </w:rPr>
        <w:t xml:space="preserve">Where can I find HIPAA code lists, including the Claim Adjustment Reason Codes and Remittance Remark Codes, which appear in the 835 Health Care Claim? </w:t>
      </w:r>
    </w:p>
    <w:p w:rsidR="008C6780" w:rsidRPr="00CE228C" w:rsidRDefault="008C6780" w:rsidP="00477BA2">
      <w:pPr>
        <w:pStyle w:val="ListNumber"/>
        <w:numPr>
          <w:ilvl w:val="0"/>
          <w:numId w:val="0"/>
        </w:numPr>
        <w:rPr>
          <w:rStyle w:val="Strong"/>
          <w:b w:val="0"/>
        </w:rPr>
      </w:pPr>
    </w:p>
    <w:p w:rsidR="008C6780" w:rsidRPr="002E3770" w:rsidRDefault="008C6780" w:rsidP="00AA5C32">
      <w:pPr>
        <w:pStyle w:val="ListNumber"/>
        <w:numPr>
          <w:ilvl w:val="0"/>
          <w:numId w:val="0"/>
        </w:numPr>
        <w:jc w:val="both"/>
      </w:pPr>
      <w:r w:rsidRPr="002E3770">
        <w:t>The Claim Adjustment Reason Codes provide the “explanation” for the positive or negative financial adjustments specific to particular claims or services that are referenced in the 835.</w:t>
      </w:r>
    </w:p>
    <w:p w:rsidR="008C6780" w:rsidRPr="002E3770" w:rsidRDefault="008C6780" w:rsidP="00AA5C32">
      <w:pPr>
        <w:pStyle w:val="NormalWeb"/>
        <w:spacing w:before="240" w:beforeAutospacing="0"/>
        <w:jc w:val="both"/>
        <w:rPr>
          <w:rFonts w:ascii="Arial" w:hAnsi="Arial" w:cs="Arial"/>
          <w:sz w:val="22"/>
        </w:rPr>
      </w:pPr>
      <w:r w:rsidRPr="002E3770">
        <w:rPr>
          <w:rFonts w:ascii="Arial" w:hAnsi="Arial" w:cs="Arial"/>
          <w:sz w:val="22"/>
        </w:rPr>
        <w:lastRenderedPageBreak/>
        <w:t xml:space="preserve">The Remittance Remark Codes are used in the 835 to relay informational messages that cannot be expressed with a Claim Adjustment Reason Code. These codes are all nationally mandated codes that must be used by payers in conjunction with the 835. </w:t>
      </w:r>
    </w:p>
    <w:p w:rsidR="008C6780" w:rsidRPr="002E3770" w:rsidRDefault="008C6780" w:rsidP="00AA5C32">
      <w:pPr>
        <w:pStyle w:val="NormalWeb"/>
        <w:jc w:val="both"/>
        <w:rPr>
          <w:rFonts w:ascii="Arial" w:hAnsi="Arial" w:cs="Arial"/>
          <w:sz w:val="22"/>
        </w:rPr>
      </w:pPr>
      <w:r w:rsidRPr="002E3770">
        <w:rPr>
          <w:rFonts w:ascii="Arial" w:hAnsi="Arial" w:cs="Arial"/>
          <w:sz w:val="22"/>
        </w:rPr>
        <w:t>Payers may no longer use the proprietary codes that they used prior to HIPAA, even if the proprietary codes give better details about how a claim was adjudicated.</w:t>
      </w:r>
    </w:p>
    <w:p w:rsidR="008C6780" w:rsidRPr="002E3770" w:rsidRDefault="008C6780" w:rsidP="00AA5C32">
      <w:pPr>
        <w:pStyle w:val="TableText"/>
        <w:spacing w:before="100" w:beforeAutospacing="1" w:after="100" w:afterAutospacing="1"/>
        <w:jc w:val="both"/>
        <w:rPr>
          <w:color w:val="000000"/>
          <w:sz w:val="22"/>
        </w:rPr>
      </w:pPr>
      <w:r w:rsidRPr="002E3770">
        <w:rPr>
          <w:sz w:val="22"/>
        </w:rPr>
        <w:t xml:space="preserve">HIPAA code lists can be found on the Washington Publishing Company’s website at </w:t>
      </w:r>
      <w:hyperlink r:id="rId16" w:history="1">
        <w:r w:rsidRPr="002E3770">
          <w:rPr>
            <w:rStyle w:val="Hyperlink"/>
            <w:color w:val="000000"/>
            <w:sz w:val="22"/>
          </w:rPr>
          <w:t>http://www.wpc-edi.com/codes/</w:t>
        </w:r>
      </w:hyperlink>
      <w:r w:rsidRPr="002E3770">
        <w:rPr>
          <w:color w:val="000000"/>
          <w:sz w:val="22"/>
        </w:rPr>
        <w:t>.</w:t>
      </w:r>
    </w:p>
    <w:p w:rsidR="008C6780" w:rsidRPr="002E3770" w:rsidRDefault="008C6780" w:rsidP="00AA5C32">
      <w:pPr>
        <w:pStyle w:val="TableText"/>
        <w:spacing w:before="0" w:after="0"/>
        <w:jc w:val="both"/>
        <w:rPr>
          <w:sz w:val="22"/>
        </w:rPr>
      </w:pPr>
    </w:p>
    <w:p w:rsidR="008C6780" w:rsidRPr="002E3770" w:rsidRDefault="008C6780" w:rsidP="00AA5C32">
      <w:pPr>
        <w:pStyle w:val="ListNumber"/>
        <w:numPr>
          <w:ilvl w:val="5"/>
          <w:numId w:val="0"/>
        </w:numPr>
        <w:tabs>
          <w:tab w:val="num" w:pos="0"/>
        </w:tabs>
        <w:jc w:val="both"/>
        <w:rPr>
          <w:b/>
        </w:rPr>
      </w:pPr>
      <w:r w:rsidRPr="002E3770">
        <w:rPr>
          <w:b/>
        </w:rPr>
        <w:t xml:space="preserve">We understand that DHH will require the </w:t>
      </w:r>
      <w:r>
        <w:rPr>
          <w:b/>
        </w:rPr>
        <w:t xml:space="preserve">NPI, </w:t>
      </w:r>
      <w:r w:rsidRPr="002E3770">
        <w:rPr>
          <w:b/>
        </w:rPr>
        <w:t xml:space="preserve">taxonomy code </w:t>
      </w:r>
      <w:r>
        <w:rPr>
          <w:b/>
        </w:rPr>
        <w:t xml:space="preserve">and 9-digit zip of the provider </w:t>
      </w:r>
      <w:r w:rsidRPr="002E3770">
        <w:rPr>
          <w:b/>
        </w:rPr>
        <w:t>to process the 837 COB. Is this correct?</w:t>
      </w:r>
    </w:p>
    <w:p w:rsidR="008C6780" w:rsidRPr="00CE228C" w:rsidRDefault="008C6780" w:rsidP="00AA5C32">
      <w:pPr>
        <w:pStyle w:val="ListNumber"/>
        <w:numPr>
          <w:ilvl w:val="0"/>
          <w:numId w:val="0"/>
        </w:numPr>
        <w:ind w:left="360" w:hanging="360"/>
        <w:jc w:val="both"/>
      </w:pPr>
    </w:p>
    <w:p w:rsidR="008C6780" w:rsidRPr="002E3770" w:rsidRDefault="008C6780" w:rsidP="00AA5C32">
      <w:pPr>
        <w:pStyle w:val="ListNumber"/>
        <w:numPr>
          <w:ilvl w:val="0"/>
          <w:numId w:val="0"/>
        </w:numPr>
        <w:jc w:val="both"/>
      </w:pPr>
      <w:r w:rsidRPr="002E3770">
        <w:t xml:space="preserve">Yes, that is correct. Effective with </w:t>
      </w:r>
      <w:r>
        <w:t xml:space="preserve">claims and </w:t>
      </w:r>
      <w:r w:rsidR="008843B0">
        <w:t>claim</w:t>
      </w:r>
      <w:r>
        <w:t xml:space="preserve"> </w:t>
      </w:r>
      <w:r w:rsidRPr="002E3770">
        <w:t>submissions after May 23, 2008, all provid</w:t>
      </w:r>
      <w:r>
        <w:t xml:space="preserve">ers are required to have an NPI and taxonomy. DHH will also require that a 9-digit zip code be placed on the </w:t>
      </w:r>
      <w:r w:rsidR="008843B0">
        <w:t>claim</w:t>
      </w:r>
      <w:r>
        <w:t>.</w:t>
      </w:r>
    </w:p>
    <w:p w:rsidR="008C6780" w:rsidRPr="002E3770" w:rsidRDefault="008C6780" w:rsidP="00AA5C32">
      <w:pPr>
        <w:pStyle w:val="ListNumber"/>
        <w:numPr>
          <w:ilvl w:val="0"/>
          <w:numId w:val="0"/>
        </w:numPr>
        <w:jc w:val="both"/>
      </w:pPr>
    </w:p>
    <w:p w:rsidR="008C6780" w:rsidRPr="002E3770" w:rsidRDefault="008C6780" w:rsidP="00AA5C32">
      <w:pPr>
        <w:pStyle w:val="ListNumber"/>
        <w:numPr>
          <w:ilvl w:val="5"/>
          <w:numId w:val="0"/>
        </w:numPr>
        <w:tabs>
          <w:tab w:val="num" w:pos="360"/>
        </w:tabs>
        <w:ind w:left="360" w:hanging="360"/>
        <w:jc w:val="both"/>
        <w:rPr>
          <w:b/>
        </w:rPr>
      </w:pPr>
      <w:r w:rsidRPr="002E3770">
        <w:rPr>
          <w:b/>
        </w:rPr>
        <w:t xml:space="preserve">Does </w:t>
      </w:r>
      <w:r>
        <w:rPr>
          <w:b/>
        </w:rPr>
        <w:t>Molina</w:t>
      </w:r>
      <w:r w:rsidRPr="002E3770">
        <w:rPr>
          <w:b/>
        </w:rPr>
        <w:t xml:space="preserve"> have any payer-specific instructions for 837 COB transactions?</w:t>
      </w:r>
    </w:p>
    <w:p w:rsidR="008C6780" w:rsidRPr="00CE228C" w:rsidRDefault="008C6780" w:rsidP="00AA5C32">
      <w:pPr>
        <w:pStyle w:val="ListNumber"/>
        <w:numPr>
          <w:ilvl w:val="0"/>
          <w:numId w:val="0"/>
        </w:numPr>
        <w:jc w:val="both"/>
      </w:pPr>
    </w:p>
    <w:p w:rsidR="008C6780" w:rsidRPr="002E3770" w:rsidRDefault="008C6780" w:rsidP="00AA5C32">
      <w:pPr>
        <w:pStyle w:val="ListNumber"/>
        <w:numPr>
          <w:ilvl w:val="0"/>
          <w:numId w:val="0"/>
        </w:numPr>
        <w:jc w:val="both"/>
      </w:pPr>
      <w:r w:rsidRPr="002E3770">
        <w:t xml:space="preserve">Yes, the </w:t>
      </w:r>
      <w:r>
        <w:t>Molina</w:t>
      </w:r>
      <w:r w:rsidRPr="002E3770">
        <w:t xml:space="preserve"> Companion Guides contain a number of payer-specific instructions for 837 transactions. The </w:t>
      </w:r>
      <w:r>
        <w:t>FI</w:t>
      </w:r>
      <w:r w:rsidRPr="002E3770">
        <w:t xml:space="preserve"> Companion Guides can be found</w:t>
      </w:r>
      <w:r w:rsidRPr="002E3770">
        <w:rPr>
          <w:color w:val="000000"/>
        </w:rPr>
        <w:t xml:space="preserve"> at </w:t>
      </w:r>
      <w:hyperlink r:id="rId17" w:history="1">
        <w:r w:rsidRPr="002E3770">
          <w:rPr>
            <w:rStyle w:val="Hyperlink"/>
          </w:rPr>
          <w:t>www.lamedicaid.com</w:t>
        </w:r>
      </w:hyperlink>
      <w:r w:rsidRPr="002E3770">
        <w:t xml:space="preserve">. Once on the </w:t>
      </w:r>
      <w:r>
        <w:t xml:space="preserve">DHH </w:t>
      </w:r>
      <w:r w:rsidRPr="002E3770">
        <w:t>website, choose HIPAA Billing Instructions &amp; Companion Guides from the left hand menu. There are separate companion guides for each of the 837 transactions.</w:t>
      </w:r>
    </w:p>
    <w:p w:rsidR="008C6780" w:rsidRPr="002E3770" w:rsidRDefault="008C6780" w:rsidP="00AA5C32">
      <w:pPr>
        <w:pStyle w:val="ListNumber"/>
        <w:numPr>
          <w:ilvl w:val="0"/>
          <w:numId w:val="0"/>
        </w:numPr>
        <w:jc w:val="both"/>
      </w:pPr>
    </w:p>
    <w:p w:rsidR="008C6780" w:rsidRPr="002E3770" w:rsidRDefault="008C6780" w:rsidP="00AA5C32">
      <w:pPr>
        <w:pStyle w:val="ListNumber"/>
        <w:numPr>
          <w:ilvl w:val="5"/>
          <w:numId w:val="0"/>
        </w:numPr>
        <w:tabs>
          <w:tab w:val="num" w:pos="360"/>
        </w:tabs>
        <w:ind w:left="360" w:hanging="360"/>
        <w:jc w:val="both"/>
        <w:rPr>
          <w:b/>
        </w:rPr>
      </w:pPr>
      <w:r w:rsidRPr="002E3770">
        <w:rPr>
          <w:b/>
        </w:rPr>
        <w:t>What is a Trading Partner ID?</w:t>
      </w:r>
    </w:p>
    <w:p w:rsidR="008C6780" w:rsidRPr="00CE228C" w:rsidRDefault="008C6780" w:rsidP="00AA5C32">
      <w:pPr>
        <w:pStyle w:val="ListNumber"/>
        <w:numPr>
          <w:ilvl w:val="0"/>
          <w:numId w:val="0"/>
        </w:numPr>
        <w:ind w:left="360" w:hanging="360"/>
        <w:jc w:val="both"/>
      </w:pPr>
    </w:p>
    <w:p w:rsidR="008C6780" w:rsidRPr="002E3770" w:rsidRDefault="008C6780" w:rsidP="00AA5C32">
      <w:pPr>
        <w:pStyle w:val="ListNumber"/>
        <w:numPr>
          <w:ilvl w:val="0"/>
          <w:numId w:val="0"/>
        </w:numPr>
        <w:jc w:val="both"/>
      </w:pPr>
      <w:r w:rsidRPr="002E3770">
        <w:t xml:space="preserve">The Trading Partner ID is a number assigned by </w:t>
      </w:r>
      <w:r>
        <w:t>the FI</w:t>
      </w:r>
      <w:r w:rsidRPr="002E3770">
        <w:t xml:space="preserve"> for each submitter of </w:t>
      </w:r>
      <w:r w:rsidR="008843B0">
        <w:t>claim</w:t>
      </w:r>
      <w:r w:rsidRPr="002E3770">
        <w:t xml:space="preserve"> data. You are assigned this ID prior to testing.</w:t>
      </w:r>
    </w:p>
    <w:p w:rsidR="008C6780" w:rsidRPr="002E3770" w:rsidRDefault="008C6780" w:rsidP="00477BA2">
      <w:pPr>
        <w:pStyle w:val="ListNumber"/>
        <w:numPr>
          <w:ilvl w:val="0"/>
          <w:numId w:val="0"/>
        </w:numPr>
      </w:pPr>
    </w:p>
    <w:p w:rsidR="008C6780" w:rsidRPr="00F84EE5" w:rsidRDefault="008C6780" w:rsidP="00477BA2">
      <w:pPr>
        <w:pStyle w:val="ListNumber"/>
        <w:numPr>
          <w:ilvl w:val="5"/>
          <w:numId w:val="0"/>
        </w:numPr>
        <w:tabs>
          <w:tab w:val="num" w:pos="360"/>
        </w:tabs>
      </w:pPr>
      <w:bookmarkStart w:id="240" w:name="_Toc50956461"/>
      <w:bookmarkStart w:id="241" w:name="_Toc50956545"/>
      <w:bookmarkStart w:id="242" w:name="_Toc50956583"/>
      <w:bookmarkStart w:id="243" w:name="_Toc50956884"/>
      <w:bookmarkStart w:id="244" w:name="_Toc50956958"/>
      <w:bookmarkStart w:id="245" w:name="_Toc50957222"/>
      <w:bookmarkStart w:id="246" w:name="_Toc50957365"/>
      <w:bookmarkStart w:id="247" w:name="_Toc51042405"/>
      <w:bookmarkStart w:id="248" w:name="_Toc51381771"/>
      <w:bookmarkStart w:id="249" w:name="_Toc51381849"/>
      <w:bookmarkStart w:id="250" w:name="_Toc51383811"/>
      <w:bookmarkStart w:id="251" w:name="_Toc51477865"/>
      <w:bookmarkStart w:id="252" w:name="_Toc51480923"/>
      <w:bookmarkStart w:id="253" w:name="_Toc51490206"/>
      <w:bookmarkStart w:id="254" w:name="_Toc51560231"/>
      <w:bookmarkStart w:id="255" w:name="_Toc51561604"/>
      <w:bookmarkStart w:id="256" w:name="_Toc51571555"/>
      <w:bookmarkStart w:id="257" w:name="_Toc52609710"/>
      <w:bookmarkStart w:id="258" w:name="_Toc52612336"/>
      <w:bookmarkStart w:id="259" w:name="_Toc71433169"/>
      <w:bookmarkStart w:id="260" w:name="_Toc72823800"/>
      <w:bookmarkStart w:id="261" w:name="_Toc72824237"/>
      <w:bookmarkStart w:id="262" w:name="_Toc74533912"/>
      <w:bookmarkStart w:id="263" w:name="_Toc50456619"/>
      <w:bookmarkStart w:id="264" w:name="_Toc269220411"/>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rsidR="008C6780" w:rsidRDefault="008C6780" w:rsidP="00477BA2">
      <w:pPr>
        <w:pStyle w:val="AppendixStart"/>
        <w:numPr>
          <w:ilvl w:val="0"/>
          <w:numId w:val="23"/>
        </w:numPr>
        <w:ind w:hanging="158"/>
        <w:outlineLvl w:val="9"/>
      </w:pPr>
      <w:bookmarkStart w:id="265" w:name="_Toc323018263"/>
      <w:bookmarkEnd w:id="265"/>
    </w:p>
    <w:p w:rsidR="008C6780" w:rsidRPr="00944BFB" w:rsidRDefault="008C6780" w:rsidP="00477BA2">
      <w:pPr>
        <w:pStyle w:val="Heading2"/>
        <w:rPr>
          <w:color w:val="000000"/>
          <w:position w:val="-18"/>
        </w:rPr>
      </w:pPr>
      <w:bookmarkStart w:id="266" w:name="_Toc269301651"/>
      <w:bookmarkStart w:id="267" w:name="_Toc269378488"/>
      <w:bookmarkStart w:id="268" w:name="_Toc323018264"/>
      <w:r w:rsidRPr="00E863EE">
        <w:t>Code Sets</w:t>
      </w:r>
      <w:bookmarkEnd w:id="263"/>
      <w:bookmarkEnd w:id="264"/>
      <w:bookmarkEnd w:id="266"/>
      <w:bookmarkEnd w:id="267"/>
      <w:bookmarkEnd w:id="268"/>
    </w:p>
    <w:p w:rsidR="008C6780" w:rsidRDefault="008C6780" w:rsidP="00AA5C32">
      <w:pPr>
        <w:pStyle w:val="Normal1"/>
        <w:spacing w:after="0"/>
        <w:jc w:val="both"/>
      </w:pPr>
      <w:r w:rsidRPr="002E3770">
        <w:t xml:space="preserve">The use of standard code sets will improve the effectiveness and efficiency of Medicaid, Federal, and other private health programs through system administration simplification and efficient electronic transmission of certain health information. </w:t>
      </w:r>
      <w:r w:rsidRPr="009A3BCB">
        <w:rPr>
          <w:iCs/>
        </w:rPr>
        <w:t>Code set</w:t>
      </w:r>
      <w:r w:rsidRPr="002E3770">
        <w:t xml:space="preserve"> means any set of codes used to encode data elements, such as tables of terms, medical concepts, medical diagnostic codes, or medical procedure codes.</w:t>
      </w:r>
      <w:r w:rsidRPr="002E3770" w:rsidDel="002253E5">
        <w:t xml:space="preserve"> </w:t>
      </w:r>
      <w:r w:rsidRPr="002E3770">
        <w:t xml:space="preserve">A </w:t>
      </w:r>
      <w:r w:rsidRPr="009A3BCB">
        <w:rPr>
          <w:iCs/>
        </w:rPr>
        <w:t>code set</w:t>
      </w:r>
      <w:r w:rsidRPr="002E3770">
        <w:t xml:space="preserve"> includes the codes and the descriptors of the codes.</w:t>
      </w:r>
    </w:p>
    <w:p w:rsidR="00F84EE5" w:rsidRPr="002E3770" w:rsidRDefault="00F84EE5" w:rsidP="00AA5C32">
      <w:pPr>
        <w:pStyle w:val="Normal1"/>
        <w:spacing w:after="0"/>
        <w:jc w:val="both"/>
      </w:pPr>
    </w:p>
    <w:p w:rsidR="008C6780" w:rsidRDefault="008C6780" w:rsidP="00AA5C32">
      <w:pPr>
        <w:pStyle w:val="Normal1"/>
        <w:spacing w:after="0"/>
        <w:jc w:val="both"/>
      </w:pPr>
      <w:r w:rsidRPr="002E3770">
        <w:t>When conducting 837 transactions, DHH requires CCNs to adhere to HIPAA standards governing Medical data code sets. Specifically, CCNs must use the applicable medical data code sets described in §162.1002, as specified in the IGs that are valid at the time the health care is furnished. CCNs are also required to use the non-medical data code sets, as described in the IGs that are valid at the time the transaction is initiated.</w:t>
      </w:r>
    </w:p>
    <w:p w:rsidR="009A3BCB" w:rsidRPr="002E3770" w:rsidRDefault="009A3BCB" w:rsidP="00AA5C32">
      <w:pPr>
        <w:pStyle w:val="Normal1"/>
        <w:spacing w:after="0"/>
        <w:jc w:val="both"/>
      </w:pPr>
    </w:p>
    <w:p w:rsidR="008C6780" w:rsidRDefault="008C6780" w:rsidP="00AA5C32">
      <w:pPr>
        <w:pStyle w:val="Normal1"/>
        <w:spacing w:after="0"/>
        <w:jc w:val="both"/>
      </w:pPr>
      <w:r w:rsidRPr="002E3770">
        <w:t>DHH require</w:t>
      </w:r>
      <w:r>
        <w:t>s</w:t>
      </w:r>
      <w:r w:rsidRPr="002E3770">
        <w:t xml:space="preserve"> CCNs to adopt the following standards</w:t>
      </w:r>
      <w:r w:rsidR="00D17CFB">
        <w:t>, or their s</w:t>
      </w:r>
      <w:r w:rsidR="009A0843">
        <w:t>uccessor standards</w:t>
      </w:r>
      <w:r w:rsidR="00D17CFB">
        <w:t>,</w:t>
      </w:r>
      <w:r w:rsidRPr="002E3770">
        <w:t xml:space="preserve"> for Medical code sets:</w:t>
      </w:r>
    </w:p>
    <w:p w:rsidR="00F84EE5" w:rsidRPr="002E3770" w:rsidRDefault="00F84EE5" w:rsidP="00AA5C32">
      <w:pPr>
        <w:pStyle w:val="Normal1"/>
        <w:spacing w:after="0"/>
        <w:jc w:val="both"/>
      </w:pPr>
    </w:p>
    <w:p w:rsidR="008C6780" w:rsidRPr="002E3770" w:rsidRDefault="008C6780" w:rsidP="00AA5C32">
      <w:pPr>
        <w:pStyle w:val="NormalWeb"/>
        <w:numPr>
          <w:ilvl w:val="0"/>
          <w:numId w:val="9"/>
        </w:numPr>
        <w:spacing w:before="0" w:beforeAutospacing="0" w:after="200" w:afterAutospacing="0"/>
        <w:jc w:val="both"/>
        <w:rPr>
          <w:rFonts w:ascii="Arial" w:hAnsi="Arial" w:cs="Arial"/>
          <w:sz w:val="22"/>
        </w:rPr>
      </w:pPr>
      <w:r w:rsidRPr="002E3770">
        <w:rPr>
          <w:rFonts w:ascii="Arial" w:hAnsi="Arial" w:cs="Arial"/>
          <w:sz w:val="22"/>
        </w:rPr>
        <w:t xml:space="preserve">International Classification of Diseases, 9th </w:t>
      </w:r>
      <w:r>
        <w:rPr>
          <w:rFonts w:ascii="Arial" w:hAnsi="Arial" w:cs="Arial"/>
          <w:sz w:val="22"/>
        </w:rPr>
        <w:t>Edit</w:t>
      </w:r>
      <w:r w:rsidRPr="002E3770">
        <w:rPr>
          <w:rFonts w:ascii="Arial" w:hAnsi="Arial" w:cs="Arial"/>
          <w:sz w:val="22"/>
        </w:rPr>
        <w:t>ion, Clinical Modification (ICD-9- CM), Volumes 1 and 2 (including The Official ICD-9-CM Guidelines for Coding and Reporting), as maintained and distributed by DHHS, for the following conditions:</w:t>
      </w:r>
    </w:p>
    <w:p w:rsidR="008C6780" w:rsidRPr="002E3770" w:rsidRDefault="009A3BCB" w:rsidP="00AA5C32">
      <w:pPr>
        <w:pStyle w:val="Normal1"/>
        <w:numPr>
          <w:ilvl w:val="0"/>
          <w:numId w:val="25"/>
        </w:numPr>
        <w:spacing w:after="0"/>
        <w:jc w:val="both"/>
      </w:pPr>
      <w:r>
        <w:t>D</w:t>
      </w:r>
      <w:r w:rsidR="008C6780" w:rsidRPr="002E3770">
        <w:t>iseases;</w:t>
      </w:r>
    </w:p>
    <w:p w:rsidR="008C6780" w:rsidRPr="002E3770" w:rsidRDefault="009A3BCB" w:rsidP="00AA5C32">
      <w:pPr>
        <w:pStyle w:val="Normal1"/>
        <w:numPr>
          <w:ilvl w:val="0"/>
          <w:numId w:val="25"/>
        </w:numPr>
        <w:spacing w:after="0"/>
        <w:jc w:val="both"/>
      </w:pPr>
      <w:r>
        <w:t>I</w:t>
      </w:r>
      <w:r w:rsidR="008C6780" w:rsidRPr="002E3770">
        <w:t>njuries;</w:t>
      </w:r>
    </w:p>
    <w:p w:rsidR="008C6780" w:rsidRPr="002E3770" w:rsidRDefault="009A3BCB" w:rsidP="00AA5C32">
      <w:pPr>
        <w:pStyle w:val="Normal1"/>
        <w:numPr>
          <w:ilvl w:val="0"/>
          <w:numId w:val="25"/>
        </w:numPr>
        <w:spacing w:after="0"/>
        <w:jc w:val="both"/>
      </w:pPr>
      <w:r>
        <w:t>I</w:t>
      </w:r>
      <w:r w:rsidR="008C6780" w:rsidRPr="002E3770">
        <w:t>mpairments;</w:t>
      </w:r>
    </w:p>
    <w:p w:rsidR="008C6780" w:rsidRPr="002E3770" w:rsidRDefault="009A3BCB" w:rsidP="00AA5C32">
      <w:pPr>
        <w:pStyle w:val="Normal1"/>
        <w:numPr>
          <w:ilvl w:val="0"/>
          <w:numId w:val="25"/>
        </w:numPr>
        <w:spacing w:after="0"/>
        <w:jc w:val="both"/>
      </w:pPr>
      <w:r>
        <w:t>O</w:t>
      </w:r>
      <w:r w:rsidR="008C6780" w:rsidRPr="002E3770">
        <w:t>ther health problems and their manifestations; and</w:t>
      </w:r>
    </w:p>
    <w:p w:rsidR="008C6780" w:rsidRDefault="009A3BCB" w:rsidP="00AA5C32">
      <w:pPr>
        <w:pStyle w:val="Normal1"/>
        <w:numPr>
          <w:ilvl w:val="0"/>
          <w:numId w:val="25"/>
        </w:numPr>
        <w:spacing w:after="0"/>
        <w:jc w:val="both"/>
      </w:pPr>
      <w:r>
        <w:t>C</w:t>
      </w:r>
      <w:r w:rsidR="008C6780" w:rsidRPr="002E3770">
        <w:t>auses of injury, disease, impairment, or other health problems.</w:t>
      </w:r>
    </w:p>
    <w:p w:rsidR="00F84EE5" w:rsidRPr="002E3770" w:rsidRDefault="00F84EE5" w:rsidP="00AA5C32">
      <w:pPr>
        <w:pStyle w:val="Normal1"/>
        <w:spacing w:after="0"/>
        <w:jc w:val="both"/>
      </w:pPr>
    </w:p>
    <w:p w:rsidR="008C6780" w:rsidRPr="002E3770" w:rsidRDefault="008C6780" w:rsidP="00AA5C32">
      <w:pPr>
        <w:pStyle w:val="NormalWeb"/>
        <w:numPr>
          <w:ilvl w:val="0"/>
          <w:numId w:val="9"/>
        </w:numPr>
        <w:spacing w:before="0" w:beforeAutospacing="0" w:after="0" w:afterAutospacing="0"/>
        <w:jc w:val="both"/>
        <w:rPr>
          <w:rFonts w:ascii="Arial" w:hAnsi="Arial" w:cs="Arial"/>
          <w:sz w:val="22"/>
        </w:rPr>
      </w:pPr>
      <w:r w:rsidRPr="002E3770">
        <w:rPr>
          <w:rFonts w:ascii="Arial" w:hAnsi="Arial" w:cs="Arial"/>
          <w:sz w:val="22"/>
        </w:rPr>
        <w:t>ICD-9-CM, Volume 3 Procedures (including The Official ICD-9-CM Guidelines for Coding and Reporting), as maintained and distributed by DHHS, for the following procedures or other actions taken for diseases, injuries, and impairments on inpatients reported by hospitals:</w:t>
      </w:r>
    </w:p>
    <w:p w:rsidR="008C6780" w:rsidRPr="002E3770" w:rsidRDefault="009A3BCB" w:rsidP="00AA5C32">
      <w:pPr>
        <w:pStyle w:val="NormalWeb"/>
        <w:numPr>
          <w:ilvl w:val="1"/>
          <w:numId w:val="11"/>
        </w:numPr>
        <w:spacing w:before="0" w:beforeAutospacing="0" w:after="0" w:afterAutospacing="0"/>
        <w:jc w:val="both"/>
        <w:rPr>
          <w:rFonts w:ascii="Arial" w:hAnsi="Arial" w:cs="Arial"/>
          <w:sz w:val="22"/>
        </w:rPr>
      </w:pPr>
      <w:r>
        <w:rPr>
          <w:rFonts w:ascii="Arial" w:hAnsi="Arial" w:cs="Arial"/>
          <w:sz w:val="22"/>
        </w:rPr>
        <w:t>P</w:t>
      </w:r>
      <w:r w:rsidR="008C6780" w:rsidRPr="002E3770">
        <w:rPr>
          <w:rFonts w:ascii="Arial" w:hAnsi="Arial" w:cs="Arial"/>
          <w:sz w:val="22"/>
        </w:rPr>
        <w:t>revention,</w:t>
      </w:r>
    </w:p>
    <w:p w:rsidR="008C6780" w:rsidRPr="002E3770" w:rsidRDefault="009A3BCB" w:rsidP="00AA5C32">
      <w:pPr>
        <w:pStyle w:val="NormalWeb"/>
        <w:numPr>
          <w:ilvl w:val="1"/>
          <w:numId w:val="11"/>
        </w:numPr>
        <w:spacing w:before="0" w:beforeAutospacing="0" w:after="0" w:afterAutospacing="0"/>
        <w:jc w:val="both"/>
        <w:rPr>
          <w:rFonts w:ascii="Arial" w:hAnsi="Arial" w:cs="Arial"/>
          <w:sz w:val="22"/>
        </w:rPr>
      </w:pPr>
      <w:r>
        <w:rPr>
          <w:rFonts w:ascii="Arial" w:hAnsi="Arial" w:cs="Arial"/>
          <w:sz w:val="22"/>
        </w:rPr>
        <w:t>D</w:t>
      </w:r>
      <w:r w:rsidR="008C6780" w:rsidRPr="002E3770">
        <w:rPr>
          <w:rFonts w:ascii="Arial" w:hAnsi="Arial" w:cs="Arial"/>
          <w:sz w:val="22"/>
        </w:rPr>
        <w:t>iagnosis,</w:t>
      </w:r>
    </w:p>
    <w:p w:rsidR="008C6780" w:rsidRPr="002E3770" w:rsidRDefault="009A3BCB" w:rsidP="00AA5C32">
      <w:pPr>
        <w:pStyle w:val="NormalWeb"/>
        <w:numPr>
          <w:ilvl w:val="1"/>
          <w:numId w:val="11"/>
        </w:numPr>
        <w:spacing w:before="0" w:beforeAutospacing="0" w:after="0" w:afterAutospacing="0"/>
        <w:jc w:val="both"/>
        <w:rPr>
          <w:rFonts w:ascii="Arial" w:hAnsi="Arial" w:cs="Arial"/>
          <w:sz w:val="22"/>
        </w:rPr>
      </w:pPr>
      <w:r>
        <w:rPr>
          <w:rFonts w:ascii="Arial" w:hAnsi="Arial" w:cs="Arial"/>
          <w:sz w:val="22"/>
        </w:rPr>
        <w:t>T</w:t>
      </w:r>
      <w:r w:rsidR="008C6780" w:rsidRPr="002E3770">
        <w:rPr>
          <w:rFonts w:ascii="Arial" w:hAnsi="Arial" w:cs="Arial"/>
          <w:sz w:val="22"/>
        </w:rPr>
        <w:t>reatment, and</w:t>
      </w:r>
    </w:p>
    <w:p w:rsidR="008C6780" w:rsidRPr="002E3770" w:rsidRDefault="009A3BCB" w:rsidP="00AA5C32">
      <w:pPr>
        <w:pStyle w:val="NormalWeb"/>
        <w:numPr>
          <w:ilvl w:val="1"/>
          <w:numId w:val="11"/>
        </w:numPr>
        <w:spacing w:before="0" w:beforeAutospacing="0" w:after="240" w:afterAutospacing="0"/>
        <w:jc w:val="both"/>
        <w:rPr>
          <w:rFonts w:ascii="Arial" w:hAnsi="Arial" w:cs="Arial"/>
          <w:sz w:val="22"/>
        </w:rPr>
      </w:pPr>
      <w:r>
        <w:rPr>
          <w:rFonts w:ascii="Arial" w:hAnsi="Arial" w:cs="Arial"/>
          <w:sz w:val="22"/>
        </w:rPr>
        <w:lastRenderedPageBreak/>
        <w:t>M</w:t>
      </w:r>
      <w:r w:rsidR="008C6780" w:rsidRPr="002E3770">
        <w:rPr>
          <w:rFonts w:ascii="Arial" w:hAnsi="Arial" w:cs="Arial"/>
          <w:sz w:val="22"/>
        </w:rPr>
        <w:t>anagement.</w:t>
      </w:r>
    </w:p>
    <w:p w:rsidR="008C6780" w:rsidRPr="002E3770" w:rsidRDefault="008C6780" w:rsidP="00AA5C32">
      <w:pPr>
        <w:pStyle w:val="NormalWeb"/>
        <w:numPr>
          <w:ilvl w:val="0"/>
          <w:numId w:val="9"/>
        </w:numPr>
        <w:spacing w:before="0" w:beforeAutospacing="0" w:after="200" w:afterAutospacing="0"/>
        <w:jc w:val="both"/>
        <w:rPr>
          <w:rFonts w:ascii="Arial" w:hAnsi="Arial" w:cs="Arial"/>
          <w:sz w:val="22"/>
        </w:rPr>
      </w:pPr>
      <w:r w:rsidRPr="002E3770">
        <w:rPr>
          <w:rFonts w:ascii="Arial" w:hAnsi="Arial" w:cs="Arial"/>
          <w:sz w:val="22"/>
        </w:rPr>
        <w:t>National Dru</w:t>
      </w:r>
      <w:r>
        <w:rPr>
          <w:rFonts w:ascii="Arial" w:hAnsi="Arial" w:cs="Arial"/>
          <w:sz w:val="22"/>
        </w:rPr>
        <w:t>g code</w:t>
      </w:r>
      <w:r w:rsidRPr="002E3770">
        <w:rPr>
          <w:rFonts w:ascii="Arial" w:hAnsi="Arial" w:cs="Arial"/>
          <w:sz w:val="22"/>
        </w:rPr>
        <w:t>s (NDC), as maintained and distributed by DHHS, in collaboration with drug manufacturers, for the following:</w:t>
      </w:r>
    </w:p>
    <w:p w:rsidR="008C6780" w:rsidRPr="002E3770" w:rsidRDefault="009A3BCB" w:rsidP="00AA5C32">
      <w:pPr>
        <w:pStyle w:val="NormalWeb"/>
        <w:numPr>
          <w:ilvl w:val="1"/>
          <w:numId w:val="12"/>
        </w:numPr>
        <w:spacing w:before="0" w:beforeAutospacing="0" w:after="0" w:afterAutospacing="0"/>
        <w:jc w:val="both"/>
        <w:rPr>
          <w:rFonts w:ascii="Arial" w:hAnsi="Arial" w:cs="Arial"/>
          <w:sz w:val="22"/>
        </w:rPr>
      </w:pPr>
      <w:r>
        <w:rPr>
          <w:rFonts w:ascii="Arial" w:hAnsi="Arial" w:cs="Arial"/>
          <w:sz w:val="22"/>
        </w:rPr>
        <w:t>D</w:t>
      </w:r>
      <w:r w:rsidR="008C6780" w:rsidRPr="002E3770">
        <w:rPr>
          <w:rFonts w:ascii="Arial" w:hAnsi="Arial" w:cs="Arial"/>
          <w:sz w:val="22"/>
        </w:rPr>
        <w:t>rugs and</w:t>
      </w:r>
    </w:p>
    <w:p w:rsidR="008C6780" w:rsidRPr="002E3770" w:rsidRDefault="009A3BCB" w:rsidP="00AA5C32">
      <w:pPr>
        <w:pStyle w:val="NormalWeb"/>
        <w:numPr>
          <w:ilvl w:val="1"/>
          <w:numId w:val="12"/>
        </w:numPr>
        <w:spacing w:before="0" w:beforeAutospacing="0" w:after="240" w:afterAutospacing="0"/>
        <w:jc w:val="both"/>
        <w:rPr>
          <w:rFonts w:ascii="Arial" w:hAnsi="Arial" w:cs="Arial"/>
          <w:sz w:val="22"/>
        </w:rPr>
      </w:pPr>
      <w:r>
        <w:rPr>
          <w:rFonts w:ascii="Arial" w:hAnsi="Arial" w:cs="Arial"/>
          <w:sz w:val="22"/>
        </w:rPr>
        <w:t>B</w:t>
      </w:r>
      <w:r w:rsidR="008C6780" w:rsidRPr="002E3770">
        <w:rPr>
          <w:rFonts w:ascii="Arial" w:hAnsi="Arial" w:cs="Arial"/>
          <w:sz w:val="22"/>
        </w:rPr>
        <w:t>iologics.</w:t>
      </w:r>
    </w:p>
    <w:p w:rsidR="008C6780" w:rsidRPr="002E3770" w:rsidRDefault="008C6780" w:rsidP="00AA5C32">
      <w:pPr>
        <w:pStyle w:val="NormalWeb"/>
        <w:numPr>
          <w:ilvl w:val="0"/>
          <w:numId w:val="9"/>
        </w:numPr>
        <w:spacing w:before="0" w:beforeAutospacing="0" w:after="240" w:afterAutospacing="0"/>
        <w:jc w:val="both"/>
        <w:rPr>
          <w:rFonts w:ascii="Arial" w:hAnsi="Arial" w:cs="Arial"/>
          <w:sz w:val="22"/>
        </w:rPr>
      </w:pPr>
      <w:r w:rsidRPr="002E3770">
        <w:rPr>
          <w:rFonts w:ascii="Arial" w:hAnsi="Arial" w:cs="Arial"/>
          <w:sz w:val="22"/>
        </w:rPr>
        <w:t>Current Dental Terminology (CDT) Code on Dental Procedures and Nomenclature, as maintained and distributed by the American Dental Association (ADA) for dental services.</w:t>
      </w:r>
    </w:p>
    <w:p w:rsidR="008C6780" w:rsidRPr="002E3770" w:rsidRDefault="008C6780" w:rsidP="00AA5C32">
      <w:pPr>
        <w:pStyle w:val="NormalWeb"/>
        <w:numPr>
          <w:ilvl w:val="0"/>
          <w:numId w:val="9"/>
        </w:numPr>
        <w:spacing w:before="0" w:beforeAutospacing="0" w:after="200" w:afterAutospacing="0"/>
        <w:jc w:val="both"/>
        <w:rPr>
          <w:rFonts w:ascii="Arial" w:hAnsi="Arial" w:cs="Arial"/>
          <w:sz w:val="22"/>
        </w:rPr>
      </w:pPr>
      <w:r w:rsidRPr="002E3770">
        <w:rPr>
          <w:rFonts w:ascii="Arial" w:hAnsi="Arial" w:cs="Arial"/>
          <w:sz w:val="22"/>
        </w:rPr>
        <w:t xml:space="preserve">The combination of Health Care Financing Administration Common Procedure Coding System (HCPCS), as maintained and distributed by DHHS, and Current Procedural Terminology, Fourth </w:t>
      </w:r>
      <w:r>
        <w:rPr>
          <w:rFonts w:ascii="Arial" w:hAnsi="Arial" w:cs="Arial"/>
          <w:sz w:val="22"/>
        </w:rPr>
        <w:t>Edit</w:t>
      </w:r>
      <w:r w:rsidRPr="002E3770">
        <w:rPr>
          <w:rFonts w:ascii="Arial" w:hAnsi="Arial" w:cs="Arial"/>
          <w:sz w:val="22"/>
        </w:rPr>
        <w:t xml:space="preserve">ion (CPT-4), as maintained and distributed by the American Medical Association (AMA), for physician services and other health care services. </w:t>
      </w:r>
      <w:r w:rsidRPr="00462504">
        <w:rPr>
          <w:rFonts w:ascii="Arial" w:hAnsi="Arial" w:cs="Arial"/>
          <w:color w:val="3B3B3B"/>
          <w:sz w:val="22"/>
        </w:rPr>
        <w:t>Category I CPT codes describe a procedure or service identified with a five-digit CPT code and descriptor nomenclature. The inclusion of a descriptor and its associated specific five-digit identifyin</w:t>
      </w:r>
      <w:r>
        <w:rPr>
          <w:rFonts w:ascii="Arial" w:hAnsi="Arial" w:cs="Arial"/>
          <w:color w:val="3B3B3B"/>
          <w:sz w:val="22"/>
        </w:rPr>
        <w:t>g G-code</w:t>
      </w:r>
      <w:r w:rsidRPr="00462504">
        <w:rPr>
          <w:rFonts w:ascii="Arial" w:hAnsi="Arial" w:cs="Arial"/>
          <w:color w:val="3B3B3B"/>
          <w:sz w:val="22"/>
        </w:rPr>
        <w:t xml:space="preserve"> number in this category of CPT codes is generally based upon the procedure being consistent with contemporary medical practice and being performed by many physicians in clinical practice in multiple locations.</w:t>
      </w:r>
      <w:r>
        <w:rPr>
          <w:rFonts w:ascii="Arial" w:hAnsi="Arial" w:cs="Arial"/>
          <w:color w:val="3B3B3B"/>
          <w:sz w:val="22"/>
        </w:rPr>
        <w:t xml:space="preserve"> Services described by Category I CPT codes </w:t>
      </w:r>
      <w:r w:rsidRPr="002E3770">
        <w:rPr>
          <w:rFonts w:ascii="Arial" w:hAnsi="Arial" w:cs="Arial"/>
          <w:sz w:val="22"/>
        </w:rPr>
        <w:t>include, but are not limited to, the following:</w:t>
      </w:r>
    </w:p>
    <w:p w:rsidR="008C6780" w:rsidRPr="002E3770" w:rsidRDefault="009A3BCB" w:rsidP="00AA5C32">
      <w:pPr>
        <w:pStyle w:val="NormalWeb"/>
        <w:numPr>
          <w:ilvl w:val="1"/>
          <w:numId w:val="13"/>
        </w:numPr>
        <w:spacing w:before="0" w:beforeAutospacing="0" w:after="0" w:afterAutospacing="0"/>
        <w:jc w:val="both"/>
        <w:rPr>
          <w:rFonts w:ascii="Arial" w:hAnsi="Arial" w:cs="Arial"/>
          <w:sz w:val="22"/>
        </w:rPr>
      </w:pPr>
      <w:r>
        <w:rPr>
          <w:rFonts w:ascii="Arial" w:hAnsi="Arial" w:cs="Arial"/>
          <w:sz w:val="22"/>
        </w:rPr>
        <w:t>P</w:t>
      </w:r>
      <w:r w:rsidR="008C6780" w:rsidRPr="002E3770">
        <w:rPr>
          <w:rFonts w:ascii="Arial" w:hAnsi="Arial" w:cs="Arial"/>
          <w:sz w:val="22"/>
        </w:rPr>
        <w:t>hysician services,</w:t>
      </w:r>
    </w:p>
    <w:p w:rsidR="008C6780" w:rsidRPr="002E3770" w:rsidRDefault="009A3BCB" w:rsidP="00AA5C32">
      <w:pPr>
        <w:pStyle w:val="NormalWeb"/>
        <w:numPr>
          <w:ilvl w:val="1"/>
          <w:numId w:val="13"/>
        </w:numPr>
        <w:spacing w:before="0" w:beforeAutospacing="0" w:after="0" w:afterAutospacing="0"/>
        <w:jc w:val="both"/>
        <w:rPr>
          <w:rFonts w:ascii="Arial" w:hAnsi="Arial" w:cs="Arial"/>
          <w:sz w:val="22"/>
        </w:rPr>
      </w:pPr>
      <w:r>
        <w:rPr>
          <w:rFonts w:ascii="Arial" w:hAnsi="Arial" w:cs="Arial"/>
          <w:sz w:val="22"/>
        </w:rPr>
        <w:t>P</w:t>
      </w:r>
      <w:r w:rsidR="008C6780" w:rsidRPr="002E3770">
        <w:rPr>
          <w:rFonts w:ascii="Arial" w:hAnsi="Arial" w:cs="Arial"/>
          <w:sz w:val="22"/>
        </w:rPr>
        <w:t>hysical and occupational therapy services,</w:t>
      </w:r>
    </w:p>
    <w:p w:rsidR="008C6780" w:rsidRPr="002E3770" w:rsidRDefault="009A3BCB" w:rsidP="00AA5C32">
      <w:pPr>
        <w:pStyle w:val="NormalWeb"/>
        <w:numPr>
          <w:ilvl w:val="1"/>
          <w:numId w:val="13"/>
        </w:numPr>
        <w:spacing w:before="0" w:beforeAutospacing="0" w:after="0" w:afterAutospacing="0"/>
        <w:jc w:val="both"/>
        <w:rPr>
          <w:rFonts w:ascii="Arial" w:hAnsi="Arial" w:cs="Arial"/>
          <w:sz w:val="22"/>
        </w:rPr>
      </w:pPr>
      <w:r>
        <w:rPr>
          <w:rFonts w:ascii="Arial" w:hAnsi="Arial" w:cs="Arial"/>
          <w:sz w:val="22"/>
        </w:rPr>
        <w:t>R</w:t>
      </w:r>
      <w:r w:rsidR="008C6780" w:rsidRPr="002E3770">
        <w:rPr>
          <w:rFonts w:ascii="Arial" w:hAnsi="Arial" w:cs="Arial"/>
          <w:sz w:val="22"/>
        </w:rPr>
        <w:t>adiological procedures,</w:t>
      </w:r>
    </w:p>
    <w:p w:rsidR="008C6780" w:rsidRPr="002E3770" w:rsidRDefault="009A3BCB" w:rsidP="00AA5C32">
      <w:pPr>
        <w:pStyle w:val="NormalWeb"/>
        <w:numPr>
          <w:ilvl w:val="1"/>
          <w:numId w:val="13"/>
        </w:numPr>
        <w:spacing w:before="0" w:beforeAutospacing="0" w:after="0" w:afterAutospacing="0"/>
        <w:jc w:val="both"/>
        <w:rPr>
          <w:rFonts w:ascii="Arial" w:hAnsi="Arial" w:cs="Arial"/>
          <w:sz w:val="22"/>
        </w:rPr>
      </w:pPr>
      <w:r>
        <w:rPr>
          <w:rFonts w:ascii="Arial" w:hAnsi="Arial" w:cs="Arial"/>
          <w:sz w:val="22"/>
        </w:rPr>
        <w:t>C</w:t>
      </w:r>
      <w:r w:rsidR="008C6780" w:rsidRPr="002E3770">
        <w:rPr>
          <w:rFonts w:ascii="Arial" w:hAnsi="Arial" w:cs="Arial"/>
          <w:sz w:val="22"/>
        </w:rPr>
        <w:t>linical laboratory tests,</w:t>
      </w:r>
    </w:p>
    <w:p w:rsidR="008C6780" w:rsidRPr="002E3770" w:rsidRDefault="009A3BCB" w:rsidP="00AA5C32">
      <w:pPr>
        <w:pStyle w:val="NormalWeb"/>
        <w:numPr>
          <w:ilvl w:val="1"/>
          <w:numId w:val="13"/>
        </w:numPr>
        <w:spacing w:before="0" w:beforeAutospacing="0" w:after="0" w:afterAutospacing="0"/>
        <w:jc w:val="both"/>
        <w:rPr>
          <w:rFonts w:ascii="Arial" w:hAnsi="Arial" w:cs="Arial"/>
          <w:sz w:val="22"/>
        </w:rPr>
      </w:pPr>
      <w:r>
        <w:rPr>
          <w:rFonts w:ascii="Arial" w:hAnsi="Arial" w:cs="Arial"/>
          <w:sz w:val="22"/>
        </w:rPr>
        <w:t>O</w:t>
      </w:r>
      <w:r w:rsidR="008C6780" w:rsidRPr="002E3770">
        <w:rPr>
          <w:rFonts w:ascii="Arial" w:hAnsi="Arial" w:cs="Arial"/>
          <w:sz w:val="22"/>
        </w:rPr>
        <w:t>ther medical diagnostic procedures,</w:t>
      </w:r>
    </w:p>
    <w:p w:rsidR="008C6780" w:rsidRPr="002E3770" w:rsidRDefault="009A3BCB" w:rsidP="00AA5C32">
      <w:pPr>
        <w:pStyle w:val="NormalWeb"/>
        <w:numPr>
          <w:ilvl w:val="1"/>
          <w:numId w:val="13"/>
        </w:numPr>
        <w:spacing w:before="0" w:beforeAutospacing="0" w:after="0" w:afterAutospacing="0"/>
        <w:jc w:val="both"/>
        <w:rPr>
          <w:rFonts w:ascii="Arial" w:hAnsi="Arial" w:cs="Arial"/>
          <w:sz w:val="22"/>
        </w:rPr>
      </w:pPr>
      <w:r>
        <w:rPr>
          <w:rFonts w:ascii="Arial" w:hAnsi="Arial" w:cs="Arial"/>
          <w:sz w:val="22"/>
        </w:rPr>
        <w:t>H</w:t>
      </w:r>
      <w:r w:rsidR="008C6780" w:rsidRPr="002E3770">
        <w:rPr>
          <w:rFonts w:ascii="Arial" w:hAnsi="Arial" w:cs="Arial"/>
          <w:sz w:val="22"/>
        </w:rPr>
        <w:t>earing and vision services, and</w:t>
      </w:r>
    </w:p>
    <w:p w:rsidR="008C6780" w:rsidRDefault="009A3BCB" w:rsidP="00AA5C32">
      <w:pPr>
        <w:pStyle w:val="NormalWeb"/>
        <w:numPr>
          <w:ilvl w:val="1"/>
          <w:numId w:val="13"/>
        </w:numPr>
        <w:spacing w:before="0" w:beforeAutospacing="0" w:after="240" w:afterAutospacing="0"/>
        <w:jc w:val="both"/>
        <w:rPr>
          <w:rFonts w:ascii="Arial" w:hAnsi="Arial" w:cs="Arial"/>
          <w:sz w:val="22"/>
        </w:rPr>
      </w:pPr>
      <w:r>
        <w:rPr>
          <w:rFonts w:ascii="Arial" w:hAnsi="Arial" w:cs="Arial"/>
          <w:sz w:val="22"/>
        </w:rPr>
        <w:t>T</w:t>
      </w:r>
      <w:r w:rsidR="008C6780" w:rsidRPr="002E3770">
        <w:rPr>
          <w:rFonts w:ascii="Arial" w:hAnsi="Arial" w:cs="Arial"/>
          <w:sz w:val="22"/>
        </w:rPr>
        <w:t>ransportation services, including ambulance.</w:t>
      </w:r>
    </w:p>
    <w:p w:rsidR="008C6780" w:rsidRPr="00163854" w:rsidRDefault="008C6780" w:rsidP="00AA5C32">
      <w:pPr>
        <w:pStyle w:val="NormalWeb"/>
        <w:spacing w:before="0" w:beforeAutospacing="0" w:after="240" w:afterAutospacing="0"/>
        <w:ind w:left="360"/>
        <w:jc w:val="both"/>
        <w:rPr>
          <w:rFonts w:ascii="Arial" w:hAnsi="Arial" w:cs="Arial"/>
          <w:sz w:val="22"/>
        </w:rPr>
      </w:pPr>
      <w:r>
        <w:rPr>
          <w:rFonts w:ascii="Arial" w:hAnsi="Arial" w:cs="Arial"/>
          <w:color w:val="3B3B3B"/>
          <w:sz w:val="22"/>
        </w:rPr>
        <w:t xml:space="preserve">In addition to the Category I codes described above, DHH requires that CCNs submit CPT Category II codes. </w:t>
      </w:r>
      <w:r w:rsidRPr="00163854">
        <w:rPr>
          <w:rFonts w:ascii="Arial" w:hAnsi="Arial" w:cs="Arial"/>
          <w:color w:val="3B3B3B"/>
          <w:sz w:val="22"/>
        </w:rPr>
        <w:t>CPT Category II codes are supplemental trackin</w:t>
      </w:r>
      <w:r>
        <w:rPr>
          <w:rFonts w:ascii="Arial" w:hAnsi="Arial" w:cs="Arial"/>
          <w:color w:val="3B3B3B"/>
          <w:sz w:val="22"/>
        </w:rPr>
        <w:t>g G-code</w:t>
      </w:r>
      <w:r w:rsidRPr="00163854">
        <w:rPr>
          <w:rFonts w:ascii="Arial" w:hAnsi="Arial" w:cs="Arial"/>
          <w:color w:val="3B3B3B"/>
          <w:sz w:val="22"/>
        </w:rPr>
        <w:t>s that can be used for performance measurement. The use of the trackin</w:t>
      </w:r>
      <w:r>
        <w:rPr>
          <w:rFonts w:ascii="Arial" w:hAnsi="Arial" w:cs="Arial"/>
          <w:color w:val="3B3B3B"/>
          <w:sz w:val="22"/>
        </w:rPr>
        <w:t>g G-code</w:t>
      </w:r>
      <w:r w:rsidRPr="00163854">
        <w:rPr>
          <w:rFonts w:ascii="Arial" w:hAnsi="Arial" w:cs="Arial"/>
          <w:color w:val="3B3B3B"/>
          <w:sz w:val="22"/>
        </w:rPr>
        <w:t>s for performance measurement will decrease the need for record abstraction and chart review, and thereby minimize administrative burdens on physicians and other health care professionals. These codes are intended to facilitate data collection about quality of care by coding certain services and/or test results that support performance measures and that have been agreed upon as contributing to good patient care. Some codes in this category may relate to compliance by the health care professional with state or federal law.</w:t>
      </w:r>
    </w:p>
    <w:p w:rsidR="008C6780" w:rsidRPr="002E3770" w:rsidRDefault="008C6780" w:rsidP="00AA5C32">
      <w:pPr>
        <w:pStyle w:val="NormalWeb"/>
        <w:numPr>
          <w:ilvl w:val="0"/>
          <w:numId w:val="9"/>
        </w:numPr>
        <w:spacing w:before="0" w:beforeAutospacing="0" w:after="200" w:afterAutospacing="0"/>
        <w:jc w:val="both"/>
        <w:rPr>
          <w:rFonts w:ascii="Arial" w:hAnsi="Arial" w:cs="Arial"/>
          <w:sz w:val="22"/>
        </w:rPr>
      </w:pPr>
      <w:r w:rsidRPr="002E3770">
        <w:rPr>
          <w:rFonts w:ascii="Arial" w:hAnsi="Arial" w:cs="Arial"/>
          <w:sz w:val="22"/>
        </w:rPr>
        <w:t>The HCPCS, as maintained and distributed by DHHS, for all other substances, equipment, supplies, or other items used in health care services. These items include, but are not limited to, the following:</w:t>
      </w:r>
    </w:p>
    <w:p w:rsidR="008C6780" w:rsidRPr="002E3770" w:rsidRDefault="009A3BCB" w:rsidP="00AA5C32">
      <w:pPr>
        <w:pStyle w:val="NormalWeb"/>
        <w:numPr>
          <w:ilvl w:val="1"/>
          <w:numId w:val="14"/>
        </w:numPr>
        <w:spacing w:before="0" w:beforeAutospacing="0" w:after="0" w:afterAutospacing="0"/>
        <w:jc w:val="both"/>
        <w:rPr>
          <w:rFonts w:ascii="Arial" w:hAnsi="Arial" w:cs="Arial"/>
          <w:sz w:val="22"/>
        </w:rPr>
      </w:pPr>
      <w:r>
        <w:rPr>
          <w:rFonts w:ascii="Arial" w:hAnsi="Arial" w:cs="Arial"/>
          <w:sz w:val="22"/>
        </w:rPr>
        <w:t>M</w:t>
      </w:r>
      <w:r w:rsidR="008C6780" w:rsidRPr="002E3770">
        <w:rPr>
          <w:rFonts w:ascii="Arial" w:hAnsi="Arial" w:cs="Arial"/>
          <w:sz w:val="22"/>
        </w:rPr>
        <w:t>edical supplies,</w:t>
      </w:r>
    </w:p>
    <w:p w:rsidR="008C6780" w:rsidRPr="002E3770" w:rsidRDefault="009A3BCB" w:rsidP="00AA5C32">
      <w:pPr>
        <w:pStyle w:val="NormalWeb"/>
        <w:numPr>
          <w:ilvl w:val="1"/>
          <w:numId w:val="14"/>
        </w:numPr>
        <w:spacing w:before="0" w:beforeAutospacing="0" w:after="0" w:afterAutospacing="0"/>
        <w:jc w:val="both"/>
        <w:rPr>
          <w:rFonts w:ascii="Arial" w:hAnsi="Arial" w:cs="Arial"/>
          <w:sz w:val="22"/>
        </w:rPr>
      </w:pPr>
      <w:r>
        <w:rPr>
          <w:rFonts w:ascii="Arial" w:hAnsi="Arial" w:cs="Arial"/>
          <w:sz w:val="22"/>
        </w:rPr>
        <w:t>O</w:t>
      </w:r>
      <w:r w:rsidR="008C6780" w:rsidRPr="002E3770">
        <w:rPr>
          <w:rFonts w:ascii="Arial" w:hAnsi="Arial" w:cs="Arial"/>
          <w:sz w:val="22"/>
        </w:rPr>
        <w:t>rthotic and prosthetic devices, and</w:t>
      </w:r>
    </w:p>
    <w:p w:rsidR="008C6780" w:rsidRDefault="009A3BCB" w:rsidP="00477BA2">
      <w:pPr>
        <w:pStyle w:val="NormalWeb"/>
        <w:numPr>
          <w:ilvl w:val="1"/>
          <w:numId w:val="14"/>
        </w:numPr>
        <w:spacing w:before="0" w:beforeAutospacing="0" w:after="0" w:afterAutospacing="0"/>
        <w:rPr>
          <w:rFonts w:ascii="Arial" w:hAnsi="Arial" w:cs="Arial"/>
          <w:sz w:val="22"/>
        </w:rPr>
      </w:pPr>
      <w:r>
        <w:rPr>
          <w:rFonts w:ascii="Arial" w:hAnsi="Arial" w:cs="Arial"/>
          <w:sz w:val="22"/>
        </w:rPr>
        <w:t>D</w:t>
      </w:r>
      <w:r w:rsidR="008C6780" w:rsidRPr="002E3770">
        <w:rPr>
          <w:rFonts w:ascii="Arial" w:hAnsi="Arial" w:cs="Arial"/>
          <w:sz w:val="22"/>
        </w:rPr>
        <w:t>urable medical equipment.</w:t>
      </w:r>
    </w:p>
    <w:p w:rsidR="00650B7A" w:rsidRDefault="00650B7A" w:rsidP="00477BA2">
      <w:pPr>
        <w:pStyle w:val="AppendixStart"/>
        <w:numPr>
          <w:ilvl w:val="0"/>
          <w:numId w:val="0"/>
        </w:numPr>
      </w:pPr>
      <w:bookmarkStart w:id="269" w:name="_Toc323018265"/>
      <w:r>
        <w:lastRenderedPageBreak/>
        <w:t>Appendix D</w:t>
      </w:r>
      <w:bookmarkEnd w:id="269"/>
    </w:p>
    <w:p w:rsidR="00C70640" w:rsidRDefault="00C70640" w:rsidP="00477BA2">
      <w:pPr>
        <w:pStyle w:val="Heading2"/>
        <w:rPr>
          <w:rStyle w:val="CommentReference"/>
          <w:color w:val="000000"/>
          <w:sz w:val="28"/>
        </w:rPr>
      </w:pPr>
      <w:bookmarkStart w:id="270" w:name="_Toc323018266"/>
      <w:r w:rsidRPr="00054AAD">
        <w:rPr>
          <w:color w:val="000000"/>
        </w:rPr>
        <w:t>System Generated Report</w:t>
      </w:r>
      <w:r w:rsidR="003D27E6">
        <w:rPr>
          <w:color w:val="000000"/>
        </w:rPr>
        <w:t>s and Files</w:t>
      </w:r>
      <w:bookmarkEnd w:id="270"/>
      <w:r w:rsidR="00881316" w:rsidRPr="00054AAD">
        <w:rPr>
          <w:rStyle w:val="CommentReference"/>
          <w:color w:val="000000"/>
          <w:sz w:val="28"/>
        </w:rPr>
        <w:t xml:space="preserve"> </w:t>
      </w:r>
    </w:p>
    <w:p w:rsidR="00E04E0D" w:rsidRDefault="00E04E0D"/>
    <w:p w:rsidR="00180D08" w:rsidRDefault="00A62308" w:rsidP="00477BA2">
      <w:pPr>
        <w:pStyle w:val="Heading2"/>
      </w:pPr>
      <w:bookmarkStart w:id="271" w:name="_Toc323018267"/>
      <w:r w:rsidRPr="00D80476">
        <w:t xml:space="preserve">Claims Summary — Molina FILE </w:t>
      </w:r>
      <w:r w:rsidR="00180D08">
        <w:t>(FI to CCN)</w:t>
      </w:r>
      <w:bookmarkEnd w:id="271"/>
    </w:p>
    <w:p w:rsidR="00A62308" w:rsidRDefault="00180D08" w:rsidP="00477BA2">
      <w:pPr>
        <w:pStyle w:val="Heading2"/>
      </w:pPr>
      <w:bookmarkStart w:id="272" w:name="_Toc304200188"/>
      <w:bookmarkStart w:id="273" w:name="_Toc323018268"/>
      <w:r>
        <w:t xml:space="preserve">CCN-O-001 (initial) and </w:t>
      </w:r>
      <w:r w:rsidR="00A62308" w:rsidRPr="00D80476">
        <w:t>CCN-W-001</w:t>
      </w:r>
      <w:r w:rsidR="004B26A1">
        <w:t xml:space="preserve"> </w:t>
      </w:r>
      <w:r>
        <w:t>(weekly)</w:t>
      </w:r>
      <w:bookmarkEnd w:id="272"/>
      <w:bookmarkEnd w:id="273"/>
    </w:p>
    <w:p w:rsidR="00A62308" w:rsidRDefault="00A62308" w:rsidP="00AA5C32">
      <w:pPr>
        <w:pStyle w:val="ListBullet2"/>
        <w:numPr>
          <w:ilvl w:val="0"/>
          <w:numId w:val="0"/>
        </w:numPr>
        <w:jc w:val="both"/>
        <w:rPr>
          <w:color w:val="000000"/>
        </w:rPr>
      </w:pPr>
      <w:r w:rsidRPr="00904AA6">
        <w:rPr>
          <w:color w:val="000000"/>
        </w:rPr>
        <w:t xml:space="preserve">This report will serve as the high-level error report for the CCNs as a summarization of the errors incurred.   The format, as depicted below, is by claim type. This report </w:t>
      </w:r>
      <w:r w:rsidRPr="00904AA6">
        <w:rPr>
          <w:b/>
          <w:color w:val="000000"/>
        </w:rPr>
        <w:t xml:space="preserve">will be distributed as a delimited text file </w:t>
      </w:r>
      <w:r w:rsidRPr="00904AA6">
        <w:rPr>
          <w:color w:val="000000"/>
        </w:rPr>
        <w:t>and it will produce the overall claim count with the disposition of MMIS paid or denied status occurrence and overall percentage. The number and percent to be denied represent all denials.</w:t>
      </w:r>
    </w:p>
    <w:p w:rsidR="00A62308" w:rsidRDefault="00A62308" w:rsidP="00477BA2">
      <w:pPr>
        <w:pStyle w:val="ListBullet2"/>
        <w:numPr>
          <w:ilvl w:val="0"/>
          <w:numId w:val="0"/>
        </w:numPr>
      </w:pPr>
    </w:p>
    <w:tbl>
      <w:tblPr>
        <w:tblW w:w="0" w:type="auto"/>
        <w:tblInd w:w="705" w:type="dxa"/>
        <w:tblBorders>
          <w:top w:val="single" w:sz="4" w:space="0" w:color="auto"/>
          <w:bottom w:val="single" w:sz="4" w:space="0" w:color="auto"/>
          <w:insideH w:val="single" w:sz="4" w:space="0" w:color="auto"/>
        </w:tblBorders>
        <w:tblLook w:val="01E0" w:firstRow="1" w:lastRow="1" w:firstColumn="1" w:lastColumn="1" w:noHBand="0" w:noVBand="0"/>
      </w:tblPr>
      <w:tblGrid>
        <w:gridCol w:w="1385"/>
        <w:gridCol w:w="1407"/>
        <w:gridCol w:w="1595"/>
        <w:gridCol w:w="1171"/>
        <w:gridCol w:w="1498"/>
      </w:tblGrid>
      <w:tr w:rsidR="00A62308" w:rsidRPr="005E285C" w:rsidTr="009A3BCB">
        <w:trPr>
          <w:tblHeader/>
        </w:trPr>
        <w:tc>
          <w:tcPr>
            <w:tcW w:w="1385" w:type="dxa"/>
          </w:tcPr>
          <w:p w:rsidR="00A62308" w:rsidRPr="00A01E1F" w:rsidRDefault="00A62308" w:rsidP="00477BA2">
            <w:pPr>
              <w:pStyle w:val="TableHeadingText"/>
            </w:pPr>
            <w:r w:rsidRPr="00A01E1F">
              <w:t>Column(s)</w:t>
            </w:r>
          </w:p>
        </w:tc>
        <w:tc>
          <w:tcPr>
            <w:tcW w:w="1407" w:type="dxa"/>
          </w:tcPr>
          <w:p w:rsidR="00A62308" w:rsidRPr="00A01E1F" w:rsidRDefault="00A62308" w:rsidP="00477BA2">
            <w:pPr>
              <w:pStyle w:val="TableHeadingText"/>
            </w:pPr>
            <w:r w:rsidRPr="00A01E1F">
              <w:t>Item</w:t>
            </w:r>
          </w:p>
        </w:tc>
        <w:tc>
          <w:tcPr>
            <w:tcW w:w="1595" w:type="dxa"/>
          </w:tcPr>
          <w:p w:rsidR="00A62308" w:rsidRPr="00A01E1F" w:rsidRDefault="00A62308" w:rsidP="00477BA2">
            <w:pPr>
              <w:pStyle w:val="TableHeadingText"/>
            </w:pPr>
            <w:r>
              <w:t>Notes</w:t>
            </w:r>
          </w:p>
        </w:tc>
        <w:tc>
          <w:tcPr>
            <w:tcW w:w="1171" w:type="dxa"/>
          </w:tcPr>
          <w:p w:rsidR="00A62308" w:rsidRPr="00A01E1F" w:rsidRDefault="00A62308" w:rsidP="00477BA2">
            <w:pPr>
              <w:pStyle w:val="TableHeadingText"/>
            </w:pPr>
            <w:r w:rsidRPr="00A01E1F">
              <w:t>Length</w:t>
            </w:r>
          </w:p>
        </w:tc>
        <w:tc>
          <w:tcPr>
            <w:tcW w:w="1498" w:type="dxa"/>
          </w:tcPr>
          <w:p w:rsidR="00A62308" w:rsidRPr="00A01E1F" w:rsidRDefault="00A62308" w:rsidP="00477BA2">
            <w:pPr>
              <w:pStyle w:val="TableHeadingText"/>
            </w:pPr>
            <w:r w:rsidRPr="00A01E1F">
              <w:t>Format</w:t>
            </w:r>
          </w:p>
        </w:tc>
      </w:tr>
      <w:tr w:rsidR="00A62308" w:rsidRPr="005E285C" w:rsidTr="009A3BCB">
        <w:tc>
          <w:tcPr>
            <w:tcW w:w="1385" w:type="dxa"/>
            <w:shd w:val="clear" w:color="auto" w:fill="CCFFCC"/>
          </w:tcPr>
          <w:p w:rsidR="00A62308" w:rsidRPr="005E285C" w:rsidRDefault="00A62308" w:rsidP="00477BA2">
            <w:pPr>
              <w:pStyle w:val="TableText"/>
              <w:rPr>
                <w:b/>
              </w:rPr>
            </w:pPr>
            <w:r w:rsidRPr="005E285C">
              <w:rPr>
                <w:b/>
              </w:rPr>
              <w:t>HEADER RECORD</w:t>
            </w:r>
          </w:p>
        </w:tc>
        <w:tc>
          <w:tcPr>
            <w:tcW w:w="1407" w:type="dxa"/>
            <w:shd w:val="clear" w:color="auto" w:fill="CCFFCC"/>
          </w:tcPr>
          <w:p w:rsidR="00A62308" w:rsidRDefault="00A62308" w:rsidP="00477BA2">
            <w:pPr>
              <w:pStyle w:val="TableText"/>
            </w:pPr>
          </w:p>
        </w:tc>
        <w:tc>
          <w:tcPr>
            <w:tcW w:w="1595" w:type="dxa"/>
            <w:shd w:val="clear" w:color="auto" w:fill="CCFFCC"/>
          </w:tcPr>
          <w:p w:rsidR="00A62308" w:rsidRDefault="00A62308" w:rsidP="00477BA2">
            <w:pPr>
              <w:pStyle w:val="TableText"/>
            </w:pPr>
            <w:r w:rsidRPr="005E285C">
              <w:rPr>
                <w:sz w:val="18"/>
              </w:rPr>
              <w:t>There is only one header record per file.</w:t>
            </w:r>
          </w:p>
        </w:tc>
        <w:tc>
          <w:tcPr>
            <w:tcW w:w="1171" w:type="dxa"/>
            <w:shd w:val="clear" w:color="auto" w:fill="CCFFCC"/>
          </w:tcPr>
          <w:p w:rsidR="00A62308" w:rsidRDefault="00A62308" w:rsidP="00477BA2">
            <w:pPr>
              <w:pStyle w:val="TableText"/>
            </w:pPr>
          </w:p>
        </w:tc>
        <w:tc>
          <w:tcPr>
            <w:tcW w:w="1498" w:type="dxa"/>
            <w:shd w:val="clear" w:color="auto" w:fill="CCFFCC"/>
          </w:tcPr>
          <w:p w:rsidR="00A62308" w:rsidRDefault="00A62308" w:rsidP="00477BA2">
            <w:pPr>
              <w:pStyle w:val="TableText"/>
            </w:pPr>
          </w:p>
        </w:tc>
      </w:tr>
      <w:tr w:rsidR="00A62308" w:rsidRPr="005E285C" w:rsidTr="009A3BCB">
        <w:tc>
          <w:tcPr>
            <w:tcW w:w="1385" w:type="dxa"/>
          </w:tcPr>
          <w:p w:rsidR="00A62308" w:rsidRPr="00A01E1F" w:rsidRDefault="00A62308" w:rsidP="00477BA2">
            <w:pPr>
              <w:pStyle w:val="TableText"/>
            </w:pPr>
            <w:r>
              <w:t>1</w:t>
            </w:r>
          </w:p>
        </w:tc>
        <w:tc>
          <w:tcPr>
            <w:tcW w:w="1407" w:type="dxa"/>
          </w:tcPr>
          <w:p w:rsidR="00A62308" w:rsidRDefault="00A62308" w:rsidP="00477BA2">
            <w:pPr>
              <w:pStyle w:val="TableText"/>
            </w:pPr>
            <w:r>
              <w:t>Record Type</w:t>
            </w:r>
          </w:p>
        </w:tc>
        <w:tc>
          <w:tcPr>
            <w:tcW w:w="1595" w:type="dxa"/>
          </w:tcPr>
          <w:p w:rsidR="00A62308" w:rsidRPr="00A01E1F" w:rsidRDefault="00A62308" w:rsidP="00477BA2">
            <w:pPr>
              <w:pStyle w:val="TableText"/>
            </w:pPr>
            <w:r>
              <w:t>0=Header</w:t>
            </w: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Numeric</w:t>
            </w:r>
          </w:p>
        </w:tc>
      </w:tr>
      <w:tr w:rsidR="00A62308" w:rsidRPr="005E285C" w:rsidTr="009A3BCB">
        <w:tc>
          <w:tcPr>
            <w:tcW w:w="1385" w:type="dxa"/>
          </w:tcPr>
          <w:p w:rsidR="00A62308" w:rsidRDefault="00A62308" w:rsidP="00477BA2">
            <w:pPr>
              <w:pStyle w:val="TableText"/>
            </w:pPr>
            <w:r>
              <w:t>2</w:t>
            </w:r>
          </w:p>
        </w:tc>
        <w:tc>
          <w:tcPr>
            <w:tcW w:w="1407" w:type="dxa"/>
          </w:tcPr>
          <w:p w:rsidR="00A62308" w:rsidRDefault="00A62308" w:rsidP="00477BA2">
            <w:pPr>
              <w:pStyle w:val="TableText"/>
            </w:pPr>
            <w:r>
              <w:t>Delimiter</w:t>
            </w:r>
          </w:p>
        </w:tc>
        <w:tc>
          <w:tcPr>
            <w:tcW w:w="1595" w:type="dxa"/>
          </w:tcPr>
          <w:p w:rsidR="00A62308"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Default="00A62308" w:rsidP="00477BA2">
            <w:pPr>
              <w:pStyle w:val="TableText"/>
            </w:pPr>
            <w:r>
              <w:t>3-12</w:t>
            </w:r>
          </w:p>
        </w:tc>
        <w:tc>
          <w:tcPr>
            <w:tcW w:w="1407" w:type="dxa"/>
          </w:tcPr>
          <w:p w:rsidR="00A62308" w:rsidRDefault="00A62308" w:rsidP="00477BA2">
            <w:pPr>
              <w:pStyle w:val="TableText"/>
            </w:pPr>
            <w:r>
              <w:t>Report ID</w:t>
            </w:r>
          </w:p>
        </w:tc>
        <w:tc>
          <w:tcPr>
            <w:tcW w:w="1595" w:type="dxa"/>
          </w:tcPr>
          <w:p w:rsidR="00A62308" w:rsidRDefault="00A62308" w:rsidP="00477BA2">
            <w:pPr>
              <w:pStyle w:val="TableText"/>
            </w:pPr>
            <w:r>
              <w:t xml:space="preserve">Value is </w:t>
            </w:r>
          </w:p>
          <w:p w:rsidR="00180D08" w:rsidRDefault="00A62308" w:rsidP="00477BA2">
            <w:pPr>
              <w:pStyle w:val="TableText"/>
            </w:pPr>
            <w:r>
              <w:t>“</w:t>
            </w:r>
            <w:r>
              <w:rPr>
                <w:b/>
              </w:rPr>
              <w:t>CCN</w:t>
            </w:r>
            <w:r w:rsidRPr="005E285C">
              <w:rPr>
                <w:b/>
              </w:rPr>
              <w:t>-W-001</w:t>
            </w:r>
            <w:r w:rsidRPr="00C900FE">
              <w:t>”</w:t>
            </w:r>
            <w:r w:rsidR="00180D08">
              <w:t xml:space="preserve"> or </w:t>
            </w:r>
          </w:p>
          <w:p w:rsidR="00A62308" w:rsidRDefault="00180D08" w:rsidP="00477BA2">
            <w:pPr>
              <w:pStyle w:val="TableText"/>
            </w:pPr>
            <w:r>
              <w:t>“</w:t>
            </w:r>
            <w:r w:rsidRPr="00180D08">
              <w:rPr>
                <w:b/>
              </w:rPr>
              <w:t>CCN-O-001</w:t>
            </w:r>
            <w:r>
              <w:t>”</w:t>
            </w:r>
          </w:p>
        </w:tc>
        <w:tc>
          <w:tcPr>
            <w:tcW w:w="1171" w:type="dxa"/>
          </w:tcPr>
          <w:p w:rsidR="00A62308" w:rsidRDefault="00A62308" w:rsidP="00477BA2">
            <w:pPr>
              <w:pStyle w:val="TableText"/>
            </w:pPr>
            <w:r>
              <w:t>10</w:t>
            </w:r>
          </w:p>
        </w:tc>
        <w:tc>
          <w:tcPr>
            <w:tcW w:w="1498" w:type="dxa"/>
          </w:tcPr>
          <w:p w:rsidR="00A62308" w:rsidRDefault="00A62308" w:rsidP="00477BA2">
            <w:pPr>
              <w:pStyle w:val="TableText"/>
            </w:pPr>
            <w:r>
              <w:t>Character</w:t>
            </w:r>
          </w:p>
        </w:tc>
      </w:tr>
      <w:tr w:rsidR="00A62308" w:rsidRPr="005E285C" w:rsidTr="009A3BCB">
        <w:tc>
          <w:tcPr>
            <w:tcW w:w="1385" w:type="dxa"/>
          </w:tcPr>
          <w:p w:rsidR="00A62308" w:rsidRDefault="00A62308" w:rsidP="00477BA2">
            <w:pPr>
              <w:pStyle w:val="TableText"/>
            </w:pPr>
            <w:r>
              <w:t>13</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14-21</w:t>
            </w:r>
          </w:p>
        </w:tc>
        <w:tc>
          <w:tcPr>
            <w:tcW w:w="1407" w:type="dxa"/>
          </w:tcPr>
          <w:p w:rsidR="00A62308" w:rsidRPr="00A01E1F" w:rsidRDefault="00A62308" w:rsidP="00477BA2">
            <w:pPr>
              <w:pStyle w:val="TableText"/>
            </w:pPr>
            <w:r>
              <w:t>Report Date</w:t>
            </w:r>
          </w:p>
        </w:tc>
        <w:tc>
          <w:tcPr>
            <w:tcW w:w="1595" w:type="dxa"/>
          </w:tcPr>
          <w:p w:rsidR="00A62308" w:rsidRPr="00A01E1F" w:rsidRDefault="00A62308" w:rsidP="00477BA2">
            <w:pPr>
              <w:pStyle w:val="TableText"/>
            </w:pPr>
            <w:r>
              <w:t>Date that the report was created by Molina.</w:t>
            </w: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rsidRPr="00A01E1F">
              <w:t>Numeric</w:t>
            </w:r>
            <w:r>
              <w:t>, format YYYYMMDD</w:t>
            </w:r>
          </w:p>
        </w:tc>
      </w:tr>
      <w:tr w:rsidR="00A62308" w:rsidRPr="005E285C" w:rsidTr="009A3BCB">
        <w:tc>
          <w:tcPr>
            <w:tcW w:w="1385" w:type="dxa"/>
          </w:tcPr>
          <w:p w:rsidR="00A62308" w:rsidRDefault="00A62308" w:rsidP="00477BA2">
            <w:pPr>
              <w:pStyle w:val="TableText"/>
            </w:pPr>
            <w:r>
              <w:t>22</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lastRenderedPageBreak/>
              <w:t>23-72</w:t>
            </w:r>
          </w:p>
        </w:tc>
        <w:tc>
          <w:tcPr>
            <w:tcW w:w="1407" w:type="dxa"/>
          </w:tcPr>
          <w:p w:rsidR="00A62308" w:rsidRPr="00A01E1F" w:rsidRDefault="00A62308" w:rsidP="00477BA2">
            <w:pPr>
              <w:pStyle w:val="TableText"/>
            </w:pPr>
            <w:r>
              <w:t>Report Description</w:t>
            </w:r>
          </w:p>
        </w:tc>
        <w:tc>
          <w:tcPr>
            <w:tcW w:w="1595" w:type="dxa"/>
          </w:tcPr>
          <w:p w:rsidR="00A62308" w:rsidRDefault="00A62308" w:rsidP="00477BA2">
            <w:pPr>
              <w:pStyle w:val="TableText"/>
            </w:pPr>
            <w:r>
              <w:t xml:space="preserve">Value is </w:t>
            </w:r>
          </w:p>
          <w:p w:rsidR="00A62308" w:rsidRPr="00A01E1F" w:rsidRDefault="00A62308" w:rsidP="00477BA2">
            <w:pPr>
              <w:pStyle w:val="TableText"/>
            </w:pPr>
            <w:r>
              <w:t>“</w:t>
            </w:r>
            <w:r w:rsidRPr="005E285C">
              <w:rPr>
                <w:b/>
              </w:rPr>
              <w:t>Claims Summary</w:t>
            </w:r>
            <w:r>
              <w:t>”</w:t>
            </w:r>
          </w:p>
        </w:tc>
        <w:tc>
          <w:tcPr>
            <w:tcW w:w="1171" w:type="dxa"/>
          </w:tcPr>
          <w:p w:rsidR="00A62308" w:rsidRPr="00A01E1F" w:rsidRDefault="00A62308" w:rsidP="00477BA2">
            <w:pPr>
              <w:pStyle w:val="TableText"/>
            </w:pPr>
            <w:r>
              <w:t>50</w:t>
            </w:r>
          </w:p>
        </w:tc>
        <w:tc>
          <w:tcPr>
            <w:tcW w:w="1498" w:type="dxa"/>
          </w:tcPr>
          <w:p w:rsidR="00A62308" w:rsidRPr="00A01E1F" w:rsidRDefault="00A62308" w:rsidP="00477BA2">
            <w:pPr>
              <w:pStyle w:val="TableText"/>
            </w:pPr>
            <w:r>
              <w:t>Character</w:t>
            </w:r>
          </w:p>
        </w:tc>
      </w:tr>
      <w:tr w:rsidR="00A62308" w:rsidRPr="005E285C" w:rsidTr="009A3BCB">
        <w:tc>
          <w:tcPr>
            <w:tcW w:w="1385" w:type="dxa"/>
          </w:tcPr>
          <w:p w:rsidR="00A62308" w:rsidRDefault="00A62308" w:rsidP="00477BA2">
            <w:pPr>
              <w:pStyle w:val="TableText"/>
            </w:pPr>
            <w:r>
              <w:t>73</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C820A5" w:rsidRDefault="00A62308" w:rsidP="00477BA2">
            <w:pPr>
              <w:pStyle w:val="TableText"/>
            </w:pPr>
            <w:r>
              <w:t>74-80</w:t>
            </w:r>
          </w:p>
        </w:tc>
        <w:tc>
          <w:tcPr>
            <w:tcW w:w="1407" w:type="dxa"/>
          </w:tcPr>
          <w:p w:rsidR="00A62308" w:rsidRDefault="00A62308" w:rsidP="00477BA2">
            <w:pPr>
              <w:pStyle w:val="TableText"/>
            </w:pPr>
            <w:r>
              <w:t>CCN Provider ID</w:t>
            </w:r>
          </w:p>
        </w:tc>
        <w:tc>
          <w:tcPr>
            <w:tcW w:w="1595" w:type="dxa"/>
          </w:tcPr>
          <w:p w:rsidR="00A62308" w:rsidRPr="00A01E1F" w:rsidRDefault="00A62308" w:rsidP="00477BA2">
            <w:pPr>
              <w:pStyle w:val="TableText"/>
            </w:pPr>
            <w:r>
              <w:t>Medicaid Provider ID associated with the CCN.</w:t>
            </w:r>
          </w:p>
        </w:tc>
        <w:tc>
          <w:tcPr>
            <w:tcW w:w="1171" w:type="dxa"/>
          </w:tcPr>
          <w:p w:rsidR="00A62308" w:rsidRDefault="00A62308" w:rsidP="00477BA2">
            <w:pPr>
              <w:pStyle w:val="TableText"/>
            </w:pPr>
            <w:r>
              <w:t>7</w:t>
            </w:r>
          </w:p>
        </w:tc>
        <w:tc>
          <w:tcPr>
            <w:tcW w:w="1498" w:type="dxa"/>
          </w:tcPr>
          <w:p w:rsidR="00A62308" w:rsidRDefault="00A62308" w:rsidP="00477BA2">
            <w:pPr>
              <w:pStyle w:val="TableText"/>
            </w:pPr>
            <w:r>
              <w:t>Numeric</w:t>
            </w:r>
          </w:p>
        </w:tc>
      </w:tr>
      <w:tr w:rsidR="00A62308" w:rsidRPr="005E285C" w:rsidTr="009A3BCB">
        <w:tc>
          <w:tcPr>
            <w:tcW w:w="1385" w:type="dxa"/>
          </w:tcPr>
          <w:p w:rsidR="00A62308" w:rsidRDefault="00A62308" w:rsidP="00477BA2">
            <w:pPr>
              <w:pStyle w:val="TableText"/>
            </w:pPr>
            <w:r>
              <w:t>81</w:t>
            </w:r>
          </w:p>
        </w:tc>
        <w:tc>
          <w:tcPr>
            <w:tcW w:w="1407" w:type="dxa"/>
          </w:tcPr>
          <w:p w:rsidR="00A62308"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shd w:val="clear" w:color="auto" w:fill="CCFFCC"/>
          </w:tcPr>
          <w:p w:rsidR="00A62308" w:rsidRPr="005E285C" w:rsidRDefault="00A62308" w:rsidP="00477BA2">
            <w:pPr>
              <w:pStyle w:val="TableText"/>
              <w:rPr>
                <w:b/>
              </w:rPr>
            </w:pPr>
            <w:r w:rsidRPr="005E285C">
              <w:rPr>
                <w:b/>
              </w:rPr>
              <w:t>DETAIL RECORD</w:t>
            </w:r>
          </w:p>
        </w:tc>
        <w:tc>
          <w:tcPr>
            <w:tcW w:w="1407" w:type="dxa"/>
            <w:shd w:val="clear" w:color="auto" w:fill="CCFFCC"/>
          </w:tcPr>
          <w:p w:rsidR="00A62308" w:rsidRPr="00A01E1F" w:rsidRDefault="00A62308" w:rsidP="00477BA2">
            <w:pPr>
              <w:pStyle w:val="TableText"/>
            </w:pPr>
          </w:p>
        </w:tc>
        <w:tc>
          <w:tcPr>
            <w:tcW w:w="1595" w:type="dxa"/>
            <w:shd w:val="clear" w:color="auto" w:fill="CCFFCC"/>
          </w:tcPr>
          <w:p w:rsidR="00A62308" w:rsidRPr="00A01E1F" w:rsidRDefault="00A62308" w:rsidP="00477BA2">
            <w:pPr>
              <w:pStyle w:val="TableText"/>
            </w:pPr>
            <w:r w:rsidRPr="005E285C">
              <w:rPr>
                <w:sz w:val="18"/>
              </w:rPr>
              <w:t>There may be multiple detail records per file.</w:t>
            </w:r>
          </w:p>
        </w:tc>
        <w:tc>
          <w:tcPr>
            <w:tcW w:w="1171" w:type="dxa"/>
            <w:shd w:val="clear" w:color="auto" w:fill="CCFFCC"/>
          </w:tcPr>
          <w:p w:rsidR="00A62308" w:rsidRPr="00A01E1F" w:rsidRDefault="00A62308" w:rsidP="00477BA2">
            <w:pPr>
              <w:pStyle w:val="TableText"/>
            </w:pPr>
          </w:p>
        </w:tc>
        <w:tc>
          <w:tcPr>
            <w:tcW w:w="1498" w:type="dxa"/>
            <w:shd w:val="clear" w:color="auto" w:fill="CCFFCC"/>
          </w:tcPr>
          <w:p w:rsidR="00A62308" w:rsidRPr="00A01E1F" w:rsidRDefault="00A62308" w:rsidP="00477BA2">
            <w:pPr>
              <w:pStyle w:val="TableText"/>
            </w:pPr>
          </w:p>
        </w:tc>
      </w:tr>
      <w:tr w:rsidR="00A62308" w:rsidRPr="005E285C" w:rsidTr="009A3BCB">
        <w:tc>
          <w:tcPr>
            <w:tcW w:w="1385" w:type="dxa"/>
          </w:tcPr>
          <w:p w:rsidR="00A62308" w:rsidRPr="00A01E1F" w:rsidRDefault="00A62308" w:rsidP="00477BA2">
            <w:pPr>
              <w:pStyle w:val="TableText"/>
            </w:pPr>
            <w:r>
              <w:t>1</w:t>
            </w:r>
          </w:p>
        </w:tc>
        <w:tc>
          <w:tcPr>
            <w:tcW w:w="1407" w:type="dxa"/>
          </w:tcPr>
          <w:p w:rsidR="00A62308" w:rsidRDefault="00A62308" w:rsidP="00477BA2">
            <w:pPr>
              <w:pStyle w:val="TableText"/>
            </w:pPr>
            <w:r>
              <w:t>Record Type</w:t>
            </w:r>
          </w:p>
        </w:tc>
        <w:tc>
          <w:tcPr>
            <w:tcW w:w="1595" w:type="dxa"/>
          </w:tcPr>
          <w:p w:rsidR="00A62308" w:rsidRPr="00A01E1F" w:rsidRDefault="00A62308" w:rsidP="00477BA2">
            <w:pPr>
              <w:pStyle w:val="TableText"/>
            </w:pPr>
            <w:r>
              <w:t>1=Detail</w:t>
            </w: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Numeric</w:t>
            </w:r>
          </w:p>
        </w:tc>
      </w:tr>
      <w:tr w:rsidR="00A62308" w:rsidRPr="005E285C" w:rsidTr="009A3BCB">
        <w:tc>
          <w:tcPr>
            <w:tcW w:w="1385" w:type="dxa"/>
          </w:tcPr>
          <w:p w:rsidR="00A62308" w:rsidRDefault="00A62308" w:rsidP="00477BA2">
            <w:pPr>
              <w:pStyle w:val="TableText"/>
            </w:pPr>
            <w:r>
              <w:t>2</w:t>
            </w:r>
          </w:p>
        </w:tc>
        <w:tc>
          <w:tcPr>
            <w:tcW w:w="1407" w:type="dxa"/>
          </w:tcPr>
          <w:p w:rsidR="00A62308" w:rsidRDefault="00A62308" w:rsidP="00477BA2">
            <w:pPr>
              <w:pStyle w:val="TableText"/>
            </w:pPr>
            <w:r>
              <w:t>Delimiter</w:t>
            </w:r>
          </w:p>
        </w:tc>
        <w:tc>
          <w:tcPr>
            <w:tcW w:w="1595" w:type="dxa"/>
          </w:tcPr>
          <w:p w:rsidR="00A62308"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Default="00A62308" w:rsidP="00477BA2">
            <w:pPr>
              <w:pStyle w:val="TableText"/>
            </w:pPr>
            <w:r>
              <w:t>3-12</w:t>
            </w:r>
          </w:p>
        </w:tc>
        <w:tc>
          <w:tcPr>
            <w:tcW w:w="1407" w:type="dxa"/>
          </w:tcPr>
          <w:p w:rsidR="00A62308" w:rsidRDefault="00A62308" w:rsidP="00477BA2">
            <w:pPr>
              <w:pStyle w:val="TableText"/>
            </w:pPr>
            <w:r>
              <w:t>Report ID</w:t>
            </w:r>
          </w:p>
        </w:tc>
        <w:tc>
          <w:tcPr>
            <w:tcW w:w="1595" w:type="dxa"/>
          </w:tcPr>
          <w:p w:rsidR="00A62308" w:rsidRDefault="00A62308" w:rsidP="00477BA2">
            <w:pPr>
              <w:pStyle w:val="TableText"/>
            </w:pPr>
            <w:r>
              <w:t xml:space="preserve">Value is </w:t>
            </w:r>
          </w:p>
          <w:p w:rsidR="00180D08" w:rsidRDefault="00A62308" w:rsidP="00180D08">
            <w:pPr>
              <w:pStyle w:val="TableText"/>
            </w:pPr>
            <w:r>
              <w:t>“</w:t>
            </w:r>
            <w:r>
              <w:rPr>
                <w:b/>
              </w:rPr>
              <w:t>CCN</w:t>
            </w:r>
            <w:r w:rsidRPr="005E285C">
              <w:rPr>
                <w:b/>
              </w:rPr>
              <w:t>-W-001</w:t>
            </w:r>
            <w:r w:rsidRPr="00C900FE">
              <w:t>”</w:t>
            </w:r>
            <w:r w:rsidR="00180D08">
              <w:t xml:space="preserve"> or </w:t>
            </w:r>
          </w:p>
          <w:p w:rsidR="00A62308" w:rsidRDefault="00180D08" w:rsidP="00180D08">
            <w:pPr>
              <w:pStyle w:val="TableText"/>
            </w:pPr>
            <w:r>
              <w:t>“</w:t>
            </w:r>
            <w:r w:rsidRPr="00180D08">
              <w:rPr>
                <w:b/>
              </w:rPr>
              <w:t>CCN-O-001</w:t>
            </w:r>
            <w:r>
              <w:t>”</w:t>
            </w:r>
          </w:p>
        </w:tc>
        <w:tc>
          <w:tcPr>
            <w:tcW w:w="1171" w:type="dxa"/>
          </w:tcPr>
          <w:p w:rsidR="00A62308" w:rsidRDefault="00A62308" w:rsidP="00477BA2">
            <w:pPr>
              <w:pStyle w:val="TableText"/>
            </w:pPr>
            <w:r>
              <w:t>10</w:t>
            </w:r>
          </w:p>
        </w:tc>
        <w:tc>
          <w:tcPr>
            <w:tcW w:w="1498" w:type="dxa"/>
          </w:tcPr>
          <w:p w:rsidR="00A62308" w:rsidRDefault="00A62308" w:rsidP="00477BA2">
            <w:pPr>
              <w:pStyle w:val="TableText"/>
            </w:pPr>
            <w:r>
              <w:t>Character</w:t>
            </w:r>
          </w:p>
        </w:tc>
      </w:tr>
      <w:tr w:rsidR="00A62308" w:rsidRPr="005E285C" w:rsidTr="009A3BCB">
        <w:tc>
          <w:tcPr>
            <w:tcW w:w="1385" w:type="dxa"/>
          </w:tcPr>
          <w:p w:rsidR="00A62308" w:rsidRDefault="00A62308" w:rsidP="00477BA2">
            <w:pPr>
              <w:pStyle w:val="TableText"/>
            </w:pPr>
            <w:r>
              <w:t>13</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14-21</w:t>
            </w:r>
          </w:p>
        </w:tc>
        <w:tc>
          <w:tcPr>
            <w:tcW w:w="1407" w:type="dxa"/>
          </w:tcPr>
          <w:p w:rsidR="00A62308" w:rsidRPr="00A01E1F" w:rsidRDefault="00A62308" w:rsidP="00477BA2">
            <w:pPr>
              <w:pStyle w:val="TableText"/>
            </w:pPr>
            <w:r>
              <w:t>Detail Line Number</w:t>
            </w:r>
          </w:p>
        </w:tc>
        <w:tc>
          <w:tcPr>
            <w:tcW w:w="1595" w:type="dxa"/>
          </w:tcPr>
          <w:p w:rsidR="00A62308" w:rsidRPr="005E285C" w:rsidRDefault="00A62308" w:rsidP="00477BA2">
            <w:pPr>
              <w:pStyle w:val="TableText"/>
              <w:rPr>
                <w:sz w:val="18"/>
              </w:rPr>
            </w:pPr>
            <w:r w:rsidRPr="005E285C">
              <w:rPr>
                <w:sz w:val="18"/>
              </w:rPr>
              <w:t>The line number of the detail record.  The detail portion of the file is sorted by this number</w:t>
            </w: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Numeric</w:t>
            </w:r>
          </w:p>
        </w:tc>
      </w:tr>
      <w:tr w:rsidR="00A62308" w:rsidRPr="005E285C" w:rsidTr="009A3BCB">
        <w:tc>
          <w:tcPr>
            <w:tcW w:w="1385" w:type="dxa"/>
          </w:tcPr>
          <w:p w:rsidR="00A62308" w:rsidRDefault="00A62308" w:rsidP="00477BA2">
            <w:pPr>
              <w:pStyle w:val="TableText"/>
            </w:pPr>
            <w:r>
              <w:t>22</w:t>
            </w:r>
          </w:p>
        </w:tc>
        <w:tc>
          <w:tcPr>
            <w:tcW w:w="1407" w:type="dxa"/>
          </w:tcPr>
          <w:p w:rsidR="00A62308" w:rsidRDefault="00A62308" w:rsidP="00477BA2">
            <w:pPr>
              <w:pStyle w:val="TableText"/>
            </w:pPr>
            <w:r>
              <w:t>Delimiter</w:t>
            </w:r>
          </w:p>
        </w:tc>
        <w:tc>
          <w:tcPr>
            <w:tcW w:w="1595" w:type="dxa"/>
          </w:tcPr>
          <w:p w:rsidR="00A62308"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23-24</w:t>
            </w:r>
          </w:p>
        </w:tc>
        <w:tc>
          <w:tcPr>
            <w:tcW w:w="1407" w:type="dxa"/>
          </w:tcPr>
          <w:p w:rsidR="00A62308" w:rsidRPr="00A01E1F" w:rsidRDefault="00A62308" w:rsidP="00477BA2">
            <w:pPr>
              <w:pStyle w:val="TableText"/>
            </w:pPr>
            <w:r>
              <w:t>Claim Type</w:t>
            </w:r>
          </w:p>
        </w:tc>
        <w:tc>
          <w:tcPr>
            <w:tcW w:w="1595" w:type="dxa"/>
          </w:tcPr>
          <w:p w:rsidR="00A62308" w:rsidRPr="00180D08" w:rsidRDefault="00A62308" w:rsidP="00477BA2">
            <w:pPr>
              <w:pStyle w:val="TableText"/>
              <w:rPr>
                <w:sz w:val="16"/>
              </w:rPr>
            </w:pPr>
            <w:r w:rsidRPr="00180D08">
              <w:rPr>
                <w:sz w:val="16"/>
              </w:rPr>
              <w:t>Will have one of these values:</w:t>
            </w:r>
          </w:p>
          <w:p w:rsidR="00A62308" w:rsidRPr="00180D08" w:rsidRDefault="00A62308" w:rsidP="00477BA2">
            <w:pPr>
              <w:pStyle w:val="TableText"/>
              <w:rPr>
                <w:sz w:val="16"/>
              </w:rPr>
            </w:pPr>
            <w:r w:rsidRPr="00180D08">
              <w:rPr>
                <w:sz w:val="16"/>
              </w:rPr>
              <w:t>01=Inpatient</w:t>
            </w:r>
          </w:p>
          <w:p w:rsidR="00A62308" w:rsidRPr="00180D08" w:rsidRDefault="00A62308" w:rsidP="00477BA2">
            <w:pPr>
              <w:pStyle w:val="TableText"/>
              <w:rPr>
                <w:sz w:val="16"/>
              </w:rPr>
            </w:pPr>
            <w:r w:rsidRPr="00180D08">
              <w:rPr>
                <w:sz w:val="16"/>
              </w:rPr>
              <w:t>02=LTC/NH</w:t>
            </w:r>
          </w:p>
          <w:p w:rsidR="00A62308" w:rsidRPr="00180D08" w:rsidRDefault="00A62308" w:rsidP="00477BA2">
            <w:pPr>
              <w:pStyle w:val="TableText"/>
              <w:rPr>
                <w:sz w:val="16"/>
              </w:rPr>
            </w:pPr>
            <w:r w:rsidRPr="00180D08">
              <w:rPr>
                <w:sz w:val="16"/>
              </w:rPr>
              <w:t>03=Outpatient</w:t>
            </w:r>
          </w:p>
          <w:p w:rsidR="00A62308" w:rsidRPr="00180D08" w:rsidRDefault="00A62308" w:rsidP="00477BA2">
            <w:pPr>
              <w:pStyle w:val="TableText"/>
              <w:rPr>
                <w:sz w:val="16"/>
              </w:rPr>
            </w:pPr>
            <w:r w:rsidRPr="00180D08">
              <w:rPr>
                <w:sz w:val="16"/>
              </w:rPr>
              <w:t>04=Professional</w:t>
            </w:r>
          </w:p>
          <w:p w:rsidR="00A62308" w:rsidRPr="00180D08" w:rsidRDefault="00A62308" w:rsidP="00477BA2">
            <w:pPr>
              <w:pStyle w:val="TableText"/>
              <w:rPr>
                <w:sz w:val="16"/>
              </w:rPr>
            </w:pPr>
            <w:r w:rsidRPr="00180D08">
              <w:rPr>
                <w:sz w:val="16"/>
              </w:rPr>
              <w:t>05=Rehab</w:t>
            </w:r>
          </w:p>
          <w:p w:rsidR="00A62308" w:rsidRPr="00180D08" w:rsidRDefault="00A62308" w:rsidP="00477BA2">
            <w:pPr>
              <w:pStyle w:val="TableText"/>
              <w:rPr>
                <w:sz w:val="16"/>
              </w:rPr>
            </w:pPr>
            <w:r w:rsidRPr="00180D08">
              <w:rPr>
                <w:sz w:val="16"/>
              </w:rPr>
              <w:t>06=Home Health Outpatient</w:t>
            </w:r>
          </w:p>
          <w:p w:rsidR="00A62308" w:rsidRPr="00180D08" w:rsidRDefault="00A62308" w:rsidP="00477BA2">
            <w:pPr>
              <w:pStyle w:val="TableText"/>
              <w:rPr>
                <w:sz w:val="16"/>
              </w:rPr>
            </w:pPr>
            <w:r w:rsidRPr="00180D08">
              <w:rPr>
                <w:sz w:val="16"/>
              </w:rPr>
              <w:t>07=Emergency Medical Transportation</w:t>
            </w:r>
          </w:p>
          <w:p w:rsidR="00A62308" w:rsidRPr="00180D08" w:rsidRDefault="00A62308" w:rsidP="00477BA2">
            <w:pPr>
              <w:pStyle w:val="TableText"/>
              <w:rPr>
                <w:sz w:val="16"/>
              </w:rPr>
            </w:pPr>
            <w:r w:rsidRPr="00180D08">
              <w:rPr>
                <w:sz w:val="16"/>
              </w:rPr>
              <w:t xml:space="preserve">08=Non-emergency Medical </w:t>
            </w:r>
            <w:r w:rsidRPr="00180D08">
              <w:rPr>
                <w:sz w:val="16"/>
              </w:rPr>
              <w:lastRenderedPageBreak/>
              <w:t>Transportation</w:t>
            </w:r>
          </w:p>
          <w:p w:rsidR="00A62308" w:rsidRPr="00180D08" w:rsidRDefault="00A62308" w:rsidP="00477BA2">
            <w:pPr>
              <w:pStyle w:val="TableText"/>
              <w:rPr>
                <w:sz w:val="16"/>
              </w:rPr>
            </w:pPr>
            <w:r w:rsidRPr="00180D08">
              <w:rPr>
                <w:sz w:val="16"/>
              </w:rPr>
              <w:t>09=DME</w:t>
            </w:r>
          </w:p>
          <w:p w:rsidR="00A62308" w:rsidRPr="00180D08" w:rsidRDefault="00A62308" w:rsidP="00477BA2">
            <w:pPr>
              <w:pStyle w:val="TableText"/>
              <w:rPr>
                <w:sz w:val="16"/>
              </w:rPr>
            </w:pPr>
            <w:r w:rsidRPr="00180D08">
              <w:rPr>
                <w:sz w:val="16"/>
              </w:rPr>
              <w:t>10=Dental</w:t>
            </w:r>
          </w:p>
          <w:p w:rsidR="00A62308" w:rsidRPr="00180D08" w:rsidRDefault="00A62308" w:rsidP="00477BA2">
            <w:pPr>
              <w:pStyle w:val="TableText"/>
              <w:rPr>
                <w:sz w:val="16"/>
              </w:rPr>
            </w:pPr>
            <w:r w:rsidRPr="00180D08">
              <w:rPr>
                <w:sz w:val="16"/>
              </w:rPr>
              <w:t>11=Dental</w:t>
            </w:r>
          </w:p>
          <w:p w:rsidR="00A62308" w:rsidRPr="00180D08" w:rsidRDefault="00A62308" w:rsidP="00477BA2">
            <w:pPr>
              <w:pStyle w:val="TableText"/>
              <w:rPr>
                <w:sz w:val="16"/>
              </w:rPr>
            </w:pPr>
            <w:r w:rsidRPr="00180D08">
              <w:rPr>
                <w:sz w:val="16"/>
              </w:rPr>
              <w:t>12=Pharmacy</w:t>
            </w:r>
          </w:p>
          <w:p w:rsidR="00A62308" w:rsidRPr="00180D08" w:rsidRDefault="00A62308" w:rsidP="00477BA2">
            <w:pPr>
              <w:pStyle w:val="TableText"/>
              <w:rPr>
                <w:sz w:val="16"/>
              </w:rPr>
            </w:pPr>
            <w:r w:rsidRPr="00180D08">
              <w:rPr>
                <w:sz w:val="16"/>
              </w:rPr>
              <w:t>13=EPSDT Services.</w:t>
            </w:r>
          </w:p>
          <w:p w:rsidR="00A62308" w:rsidRPr="00180D08" w:rsidRDefault="00A62308" w:rsidP="00477BA2">
            <w:pPr>
              <w:pStyle w:val="TableText"/>
              <w:rPr>
                <w:sz w:val="16"/>
              </w:rPr>
            </w:pPr>
            <w:r w:rsidRPr="00180D08">
              <w:rPr>
                <w:sz w:val="16"/>
              </w:rPr>
              <w:t>14=Medicare Crossover Instit.</w:t>
            </w:r>
          </w:p>
          <w:p w:rsidR="00A62308" w:rsidRPr="005E285C" w:rsidRDefault="00A62308" w:rsidP="00477BA2">
            <w:pPr>
              <w:pStyle w:val="TableText"/>
              <w:rPr>
                <w:sz w:val="18"/>
              </w:rPr>
            </w:pPr>
            <w:r w:rsidRPr="00180D08">
              <w:rPr>
                <w:sz w:val="16"/>
              </w:rPr>
              <w:t>15=Medicare Crossover Prof</w:t>
            </w:r>
          </w:p>
        </w:tc>
        <w:tc>
          <w:tcPr>
            <w:tcW w:w="1171" w:type="dxa"/>
          </w:tcPr>
          <w:p w:rsidR="00A62308" w:rsidRPr="00A01E1F" w:rsidRDefault="00A62308" w:rsidP="00477BA2">
            <w:pPr>
              <w:pStyle w:val="TableText"/>
            </w:pPr>
            <w:r>
              <w:lastRenderedPageBreak/>
              <w:t>2</w:t>
            </w:r>
          </w:p>
        </w:tc>
        <w:tc>
          <w:tcPr>
            <w:tcW w:w="1498" w:type="dxa"/>
          </w:tcPr>
          <w:p w:rsidR="00A62308" w:rsidRPr="00A01E1F" w:rsidRDefault="00A62308" w:rsidP="00477BA2">
            <w:pPr>
              <w:pStyle w:val="TableText"/>
            </w:pPr>
            <w:r>
              <w:t>Numeric</w:t>
            </w:r>
          </w:p>
        </w:tc>
      </w:tr>
      <w:tr w:rsidR="00A62308" w:rsidRPr="005E285C" w:rsidTr="009A3BCB">
        <w:tc>
          <w:tcPr>
            <w:tcW w:w="1385" w:type="dxa"/>
          </w:tcPr>
          <w:p w:rsidR="00A62308" w:rsidRPr="00A01E1F" w:rsidRDefault="00A62308" w:rsidP="00477BA2">
            <w:pPr>
              <w:pStyle w:val="TableText"/>
            </w:pPr>
            <w:r>
              <w:lastRenderedPageBreak/>
              <w:t>25</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26-33</w:t>
            </w:r>
          </w:p>
        </w:tc>
        <w:tc>
          <w:tcPr>
            <w:tcW w:w="1407" w:type="dxa"/>
          </w:tcPr>
          <w:p w:rsidR="00A62308" w:rsidRPr="00A01E1F" w:rsidRDefault="00A62308" w:rsidP="00477BA2">
            <w:pPr>
              <w:pStyle w:val="TableText"/>
            </w:pPr>
            <w:r>
              <w:t>Number of claim records accepted</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Numeric, no commas, decimal points.</w:t>
            </w:r>
          </w:p>
        </w:tc>
      </w:tr>
      <w:tr w:rsidR="00A62308" w:rsidRPr="005E285C" w:rsidTr="009A3BCB">
        <w:tc>
          <w:tcPr>
            <w:tcW w:w="1385" w:type="dxa"/>
          </w:tcPr>
          <w:p w:rsidR="00A62308" w:rsidRPr="00A01E1F" w:rsidRDefault="00A62308" w:rsidP="00477BA2">
            <w:pPr>
              <w:pStyle w:val="TableText"/>
            </w:pPr>
            <w:r>
              <w:t>34</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35-42</w:t>
            </w:r>
          </w:p>
        </w:tc>
        <w:tc>
          <w:tcPr>
            <w:tcW w:w="1407" w:type="dxa"/>
          </w:tcPr>
          <w:p w:rsidR="00A62308" w:rsidRPr="00A01E1F" w:rsidRDefault="00A62308" w:rsidP="00477BA2">
            <w:pPr>
              <w:pStyle w:val="TableText"/>
            </w:pPr>
            <w:r>
              <w:t>Number of claim records denied</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Numeric, no commas, decimal points.</w:t>
            </w:r>
          </w:p>
        </w:tc>
      </w:tr>
      <w:tr w:rsidR="00A62308" w:rsidRPr="005E285C" w:rsidTr="009A3BCB">
        <w:tc>
          <w:tcPr>
            <w:tcW w:w="1385" w:type="dxa"/>
          </w:tcPr>
          <w:p w:rsidR="00A62308" w:rsidRPr="00A01E1F" w:rsidRDefault="00A62308" w:rsidP="00477BA2">
            <w:pPr>
              <w:pStyle w:val="TableText"/>
            </w:pPr>
            <w:r>
              <w:t>43</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44-51</w:t>
            </w:r>
          </w:p>
        </w:tc>
        <w:tc>
          <w:tcPr>
            <w:tcW w:w="1407" w:type="dxa"/>
          </w:tcPr>
          <w:p w:rsidR="00A62308" w:rsidRPr="00A01E1F" w:rsidRDefault="00A62308" w:rsidP="00477BA2">
            <w:pPr>
              <w:pStyle w:val="TableText"/>
            </w:pPr>
            <w:r>
              <w:t>Percentage of Denied Claims</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Numeric, with decimal point.  For example, 00015.99 represents 15.99%</w:t>
            </w:r>
          </w:p>
        </w:tc>
      </w:tr>
      <w:tr w:rsidR="00A62308" w:rsidRPr="005E285C" w:rsidTr="009A3BCB">
        <w:tc>
          <w:tcPr>
            <w:tcW w:w="1385" w:type="dxa"/>
          </w:tcPr>
          <w:p w:rsidR="00A62308" w:rsidRPr="00A01E1F" w:rsidRDefault="00A62308" w:rsidP="00477BA2">
            <w:pPr>
              <w:pStyle w:val="TableText"/>
            </w:pPr>
            <w:r>
              <w:t>52</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C820A5" w:rsidRDefault="00A62308" w:rsidP="00477BA2">
            <w:pPr>
              <w:pStyle w:val="TableText"/>
            </w:pPr>
            <w:r>
              <w:t>53-81</w:t>
            </w:r>
          </w:p>
        </w:tc>
        <w:tc>
          <w:tcPr>
            <w:tcW w:w="1407" w:type="dxa"/>
          </w:tcPr>
          <w:p w:rsidR="00A62308" w:rsidRPr="00A01E1F" w:rsidRDefault="00A62308" w:rsidP="00477BA2">
            <w:pPr>
              <w:pStyle w:val="TableText"/>
            </w:pPr>
            <w:r>
              <w:t>End of Record</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29</w:t>
            </w:r>
          </w:p>
        </w:tc>
        <w:tc>
          <w:tcPr>
            <w:tcW w:w="1498" w:type="dxa"/>
          </w:tcPr>
          <w:p w:rsidR="00A62308" w:rsidRPr="00A01E1F" w:rsidRDefault="00A62308" w:rsidP="00477BA2">
            <w:pPr>
              <w:pStyle w:val="TableText"/>
            </w:pPr>
            <w:r>
              <w:t>Value is spaces.</w:t>
            </w:r>
          </w:p>
        </w:tc>
      </w:tr>
      <w:tr w:rsidR="00A62308" w:rsidRPr="005E285C" w:rsidTr="009A3BCB">
        <w:tc>
          <w:tcPr>
            <w:tcW w:w="1385" w:type="dxa"/>
            <w:shd w:val="clear" w:color="auto" w:fill="CCFFCC"/>
          </w:tcPr>
          <w:p w:rsidR="00A62308" w:rsidRPr="005E285C" w:rsidRDefault="00A62308" w:rsidP="00477BA2">
            <w:pPr>
              <w:pStyle w:val="TableText"/>
              <w:rPr>
                <w:b/>
              </w:rPr>
            </w:pPr>
            <w:r w:rsidRPr="005E285C">
              <w:rPr>
                <w:b/>
              </w:rPr>
              <w:t>TRAILER (TOTALS) RECORD</w:t>
            </w:r>
          </w:p>
        </w:tc>
        <w:tc>
          <w:tcPr>
            <w:tcW w:w="1407" w:type="dxa"/>
            <w:shd w:val="clear" w:color="auto" w:fill="CCFFCC"/>
          </w:tcPr>
          <w:p w:rsidR="00A62308" w:rsidRPr="00A01E1F" w:rsidRDefault="00A62308" w:rsidP="00477BA2">
            <w:pPr>
              <w:pStyle w:val="TableText"/>
            </w:pPr>
          </w:p>
        </w:tc>
        <w:tc>
          <w:tcPr>
            <w:tcW w:w="1595" w:type="dxa"/>
            <w:shd w:val="clear" w:color="auto" w:fill="CCFFCC"/>
          </w:tcPr>
          <w:p w:rsidR="00A62308" w:rsidRPr="00A01E1F" w:rsidRDefault="00A62308" w:rsidP="00477BA2">
            <w:pPr>
              <w:pStyle w:val="TableText"/>
            </w:pPr>
            <w:r w:rsidRPr="005E285C">
              <w:rPr>
                <w:sz w:val="18"/>
              </w:rPr>
              <w:t>There is only one trailer record per file.</w:t>
            </w:r>
          </w:p>
        </w:tc>
        <w:tc>
          <w:tcPr>
            <w:tcW w:w="1171" w:type="dxa"/>
            <w:shd w:val="clear" w:color="auto" w:fill="CCFFCC"/>
          </w:tcPr>
          <w:p w:rsidR="00A62308" w:rsidRPr="00A01E1F" w:rsidRDefault="00A62308" w:rsidP="00477BA2">
            <w:pPr>
              <w:pStyle w:val="TableText"/>
            </w:pPr>
          </w:p>
        </w:tc>
        <w:tc>
          <w:tcPr>
            <w:tcW w:w="1498" w:type="dxa"/>
            <w:shd w:val="clear" w:color="auto" w:fill="CCFFCC"/>
          </w:tcPr>
          <w:p w:rsidR="00A62308" w:rsidRPr="00A01E1F" w:rsidRDefault="00A62308" w:rsidP="00477BA2">
            <w:pPr>
              <w:pStyle w:val="TableText"/>
            </w:pPr>
          </w:p>
        </w:tc>
      </w:tr>
      <w:tr w:rsidR="00A62308" w:rsidRPr="005E285C" w:rsidTr="009A3BCB">
        <w:tc>
          <w:tcPr>
            <w:tcW w:w="1385" w:type="dxa"/>
          </w:tcPr>
          <w:p w:rsidR="00A62308" w:rsidRPr="00A01E1F" w:rsidRDefault="00A62308" w:rsidP="00477BA2">
            <w:pPr>
              <w:pStyle w:val="TableText"/>
            </w:pPr>
            <w:r>
              <w:t>1</w:t>
            </w:r>
          </w:p>
        </w:tc>
        <w:tc>
          <w:tcPr>
            <w:tcW w:w="1407" w:type="dxa"/>
          </w:tcPr>
          <w:p w:rsidR="00A62308" w:rsidRDefault="00A62308" w:rsidP="00477BA2">
            <w:pPr>
              <w:pStyle w:val="TableText"/>
            </w:pPr>
            <w:r>
              <w:t>Record Type</w:t>
            </w:r>
          </w:p>
        </w:tc>
        <w:tc>
          <w:tcPr>
            <w:tcW w:w="1595" w:type="dxa"/>
          </w:tcPr>
          <w:p w:rsidR="00A62308" w:rsidRPr="00A01E1F" w:rsidRDefault="00A62308" w:rsidP="00477BA2">
            <w:pPr>
              <w:pStyle w:val="TableText"/>
            </w:pPr>
            <w:r>
              <w:t>9=Trailer</w:t>
            </w: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Character</w:t>
            </w:r>
          </w:p>
        </w:tc>
      </w:tr>
      <w:tr w:rsidR="00A62308" w:rsidRPr="005E285C" w:rsidTr="009A3BCB">
        <w:tc>
          <w:tcPr>
            <w:tcW w:w="1385" w:type="dxa"/>
          </w:tcPr>
          <w:p w:rsidR="00A62308" w:rsidRDefault="00A62308" w:rsidP="00477BA2">
            <w:pPr>
              <w:pStyle w:val="TableText"/>
            </w:pPr>
            <w:r>
              <w:t>2</w:t>
            </w:r>
          </w:p>
        </w:tc>
        <w:tc>
          <w:tcPr>
            <w:tcW w:w="1407" w:type="dxa"/>
          </w:tcPr>
          <w:p w:rsidR="00A62308" w:rsidRDefault="00A62308" w:rsidP="00477BA2">
            <w:pPr>
              <w:pStyle w:val="TableText"/>
            </w:pPr>
            <w:r>
              <w:t>Delimiter</w:t>
            </w:r>
          </w:p>
        </w:tc>
        <w:tc>
          <w:tcPr>
            <w:tcW w:w="1595" w:type="dxa"/>
          </w:tcPr>
          <w:p w:rsidR="00A62308"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Default="00A62308" w:rsidP="00477BA2">
            <w:pPr>
              <w:pStyle w:val="TableText"/>
            </w:pPr>
            <w:r>
              <w:t>3-12</w:t>
            </w:r>
          </w:p>
        </w:tc>
        <w:tc>
          <w:tcPr>
            <w:tcW w:w="1407" w:type="dxa"/>
          </w:tcPr>
          <w:p w:rsidR="00A62308" w:rsidRDefault="00A62308" w:rsidP="00477BA2">
            <w:pPr>
              <w:pStyle w:val="TableText"/>
            </w:pPr>
            <w:r>
              <w:t>Report ID</w:t>
            </w:r>
          </w:p>
        </w:tc>
        <w:tc>
          <w:tcPr>
            <w:tcW w:w="1595" w:type="dxa"/>
          </w:tcPr>
          <w:p w:rsidR="00A62308" w:rsidRDefault="00A62308" w:rsidP="00477BA2">
            <w:pPr>
              <w:pStyle w:val="TableText"/>
            </w:pPr>
            <w:r>
              <w:t xml:space="preserve">Value is </w:t>
            </w:r>
          </w:p>
          <w:p w:rsidR="00180D08" w:rsidRDefault="00A62308" w:rsidP="00180D08">
            <w:pPr>
              <w:pStyle w:val="TableText"/>
            </w:pPr>
            <w:r>
              <w:t>“</w:t>
            </w:r>
            <w:r>
              <w:rPr>
                <w:b/>
              </w:rPr>
              <w:t>CCN</w:t>
            </w:r>
            <w:r w:rsidRPr="005E285C">
              <w:rPr>
                <w:b/>
              </w:rPr>
              <w:t>-W-001</w:t>
            </w:r>
            <w:r w:rsidRPr="00C900FE">
              <w:t>”</w:t>
            </w:r>
            <w:r w:rsidR="00180D08">
              <w:t xml:space="preserve"> or </w:t>
            </w:r>
          </w:p>
          <w:p w:rsidR="00A62308" w:rsidRDefault="00180D08" w:rsidP="00180D08">
            <w:pPr>
              <w:pStyle w:val="TableText"/>
            </w:pPr>
            <w:r>
              <w:t>“</w:t>
            </w:r>
            <w:r w:rsidRPr="00180D08">
              <w:rPr>
                <w:b/>
              </w:rPr>
              <w:t>CCN-O-001</w:t>
            </w:r>
            <w:r>
              <w:t>”</w:t>
            </w:r>
          </w:p>
        </w:tc>
        <w:tc>
          <w:tcPr>
            <w:tcW w:w="1171" w:type="dxa"/>
          </w:tcPr>
          <w:p w:rsidR="00A62308" w:rsidRDefault="00A62308" w:rsidP="00477BA2">
            <w:pPr>
              <w:pStyle w:val="TableText"/>
            </w:pPr>
            <w:r>
              <w:t>10</w:t>
            </w:r>
          </w:p>
        </w:tc>
        <w:tc>
          <w:tcPr>
            <w:tcW w:w="1498" w:type="dxa"/>
          </w:tcPr>
          <w:p w:rsidR="00A62308" w:rsidRDefault="00A62308" w:rsidP="00477BA2">
            <w:pPr>
              <w:pStyle w:val="TableText"/>
            </w:pPr>
            <w:r>
              <w:t>Character</w:t>
            </w:r>
          </w:p>
        </w:tc>
      </w:tr>
      <w:tr w:rsidR="00A62308" w:rsidRPr="005E285C" w:rsidTr="009A3BCB">
        <w:tc>
          <w:tcPr>
            <w:tcW w:w="1385" w:type="dxa"/>
          </w:tcPr>
          <w:p w:rsidR="00A62308" w:rsidRDefault="00A62308" w:rsidP="00477BA2">
            <w:pPr>
              <w:pStyle w:val="TableText"/>
            </w:pPr>
            <w:r>
              <w:lastRenderedPageBreak/>
              <w:t>13</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14-21</w:t>
            </w:r>
          </w:p>
        </w:tc>
        <w:tc>
          <w:tcPr>
            <w:tcW w:w="1407" w:type="dxa"/>
          </w:tcPr>
          <w:p w:rsidR="00A62308" w:rsidRPr="00A01E1F" w:rsidRDefault="00A62308" w:rsidP="00477BA2">
            <w:pPr>
              <w:pStyle w:val="TableText"/>
            </w:pPr>
            <w:r>
              <w:t>Not Used</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Character value is spaces.</w:t>
            </w:r>
          </w:p>
        </w:tc>
      </w:tr>
      <w:tr w:rsidR="00A62308" w:rsidRPr="005E285C" w:rsidTr="009A3BCB">
        <w:tc>
          <w:tcPr>
            <w:tcW w:w="1385" w:type="dxa"/>
          </w:tcPr>
          <w:p w:rsidR="00A62308" w:rsidRDefault="00A62308" w:rsidP="00477BA2">
            <w:pPr>
              <w:pStyle w:val="TableText"/>
            </w:pPr>
            <w:r>
              <w:t>22</w:t>
            </w:r>
          </w:p>
        </w:tc>
        <w:tc>
          <w:tcPr>
            <w:tcW w:w="1407" w:type="dxa"/>
          </w:tcPr>
          <w:p w:rsidR="00A62308" w:rsidRDefault="00A62308" w:rsidP="00477BA2">
            <w:pPr>
              <w:pStyle w:val="TableText"/>
            </w:pPr>
            <w:r>
              <w:t>Delimiter</w:t>
            </w:r>
          </w:p>
        </w:tc>
        <w:tc>
          <w:tcPr>
            <w:tcW w:w="1595" w:type="dxa"/>
          </w:tcPr>
          <w:p w:rsidR="00A62308" w:rsidRDefault="00A62308" w:rsidP="00477BA2">
            <w:pPr>
              <w:pStyle w:val="TableText"/>
            </w:pPr>
          </w:p>
        </w:tc>
        <w:tc>
          <w:tcPr>
            <w:tcW w:w="1171" w:type="dxa"/>
          </w:tcPr>
          <w:p w:rsidR="00A62308"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23-24</w:t>
            </w:r>
          </w:p>
        </w:tc>
        <w:tc>
          <w:tcPr>
            <w:tcW w:w="1407" w:type="dxa"/>
          </w:tcPr>
          <w:p w:rsidR="00A62308" w:rsidRPr="00A01E1F" w:rsidRDefault="00A62308" w:rsidP="00477BA2">
            <w:pPr>
              <w:pStyle w:val="TableText"/>
            </w:pPr>
            <w:r>
              <w:t>Totals Line Indicator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2</w:t>
            </w:r>
          </w:p>
        </w:tc>
        <w:tc>
          <w:tcPr>
            <w:tcW w:w="1498" w:type="dxa"/>
          </w:tcPr>
          <w:p w:rsidR="00A62308" w:rsidRDefault="00A62308" w:rsidP="00477BA2">
            <w:pPr>
              <w:pStyle w:val="TableText"/>
            </w:pPr>
            <w:r>
              <w:t xml:space="preserve">Numeric, value is </w:t>
            </w:r>
          </w:p>
          <w:p w:rsidR="00A62308" w:rsidRPr="00A01E1F" w:rsidRDefault="00A62308" w:rsidP="00477BA2">
            <w:pPr>
              <w:pStyle w:val="TableText"/>
            </w:pPr>
            <w:r>
              <w:t>99.</w:t>
            </w:r>
          </w:p>
        </w:tc>
      </w:tr>
      <w:tr w:rsidR="00A62308" w:rsidRPr="005E285C" w:rsidTr="009A3BCB">
        <w:tc>
          <w:tcPr>
            <w:tcW w:w="1385" w:type="dxa"/>
          </w:tcPr>
          <w:p w:rsidR="00A62308" w:rsidRPr="00A01E1F" w:rsidRDefault="00A62308" w:rsidP="00477BA2">
            <w:pPr>
              <w:pStyle w:val="TableText"/>
            </w:pPr>
            <w:r>
              <w:t>25</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26-33</w:t>
            </w:r>
          </w:p>
        </w:tc>
        <w:tc>
          <w:tcPr>
            <w:tcW w:w="1407" w:type="dxa"/>
          </w:tcPr>
          <w:p w:rsidR="00A62308" w:rsidRPr="00A01E1F" w:rsidRDefault="00A62308" w:rsidP="00477BA2">
            <w:pPr>
              <w:pStyle w:val="TableText"/>
            </w:pPr>
            <w:r>
              <w:t>Total Number of Claim records accepted</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Numeric, no commas, decimal points.</w:t>
            </w:r>
          </w:p>
        </w:tc>
      </w:tr>
      <w:tr w:rsidR="00A62308" w:rsidRPr="005E285C" w:rsidTr="009A3BCB">
        <w:tc>
          <w:tcPr>
            <w:tcW w:w="1385" w:type="dxa"/>
          </w:tcPr>
          <w:p w:rsidR="00A62308" w:rsidRPr="00A01E1F" w:rsidRDefault="00A62308" w:rsidP="00477BA2">
            <w:pPr>
              <w:pStyle w:val="TableText"/>
            </w:pPr>
            <w:r>
              <w:t>34</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35-42</w:t>
            </w:r>
          </w:p>
        </w:tc>
        <w:tc>
          <w:tcPr>
            <w:tcW w:w="1407" w:type="dxa"/>
          </w:tcPr>
          <w:p w:rsidR="00A62308" w:rsidRPr="00A01E1F" w:rsidRDefault="00A62308" w:rsidP="00477BA2">
            <w:pPr>
              <w:pStyle w:val="TableText"/>
            </w:pPr>
            <w:r>
              <w:t>Total Number of Claim records denied</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Numeric, no commas, decimal points.</w:t>
            </w:r>
          </w:p>
        </w:tc>
      </w:tr>
      <w:tr w:rsidR="00A62308" w:rsidRPr="005E285C" w:rsidTr="009A3BCB">
        <w:tc>
          <w:tcPr>
            <w:tcW w:w="1385" w:type="dxa"/>
          </w:tcPr>
          <w:p w:rsidR="00A62308" w:rsidRPr="00A01E1F" w:rsidRDefault="00A62308" w:rsidP="00477BA2">
            <w:pPr>
              <w:pStyle w:val="TableText"/>
            </w:pPr>
            <w:r>
              <w:t>43</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A01E1F" w:rsidRDefault="00A62308" w:rsidP="00477BA2">
            <w:pPr>
              <w:pStyle w:val="TableText"/>
            </w:pPr>
            <w:r>
              <w:t>44-51</w:t>
            </w:r>
          </w:p>
        </w:tc>
        <w:tc>
          <w:tcPr>
            <w:tcW w:w="1407" w:type="dxa"/>
          </w:tcPr>
          <w:p w:rsidR="00A62308" w:rsidRPr="00A01E1F" w:rsidRDefault="00A62308" w:rsidP="00477BA2">
            <w:pPr>
              <w:pStyle w:val="TableText"/>
            </w:pPr>
            <w:r>
              <w:t>Overall Percentage of Denied Claims</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8</w:t>
            </w:r>
          </w:p>
        </w:tc>
        <w:tc>
          <w:tcPr>
            <w:tcW w:w="1498" w:type="dxa"/>
          </w:tcPr>
          <w:p w:rsidR="00A62308" w:rsidRPr="00A01E1F" w:rsidRDefault="00A62308" w:rsidP="00477BA2">
            <w:pPr>
              <w:pStyle w:val="TableText"/>
            </w:pPr>
            <w:r>
              <w:t>Numeric, with decimal point.  For example, 00015.99 represents 15.99%</w:t>
            </w:r>
          </w:p>
        </w:tc>
      </w:tr>
      <w:tr w:rsidR="00A62308" w:rsidRPr="005E285C" w:rsidTr="009A3BCB">
        <w:tc>
          <w:tcPr>
            <w:tcW w:w="1385" w:type="dxa"/>
          </w:tcPr>
          <w:p w:rsidR="00A62308" w:rsidRPr="00A01E1F" w:rsidRDefault="00A62308" w:rsidP="00477BA2">
            <w:pPr>
              <w:pStyle w:val="TableText"/>
            </w:pPr>
            <w:r>
              <w:t>52</w:t>
            </w:r>
          </w:p>
        </w:tc>
        <w:tc>
          <w:tcPr>
            <w:tcW w:w="1407" w:type="dxa"/>
          </w:tcPr>
          <w:p w:rsidR="00A62308" w:rsidRPr="00A01E1F" w:rsidRDefault="00A62308" w:rsidP="00477BA2">
            <w:pPr>
              <w:pStyle w:val="TableText"/>
            </w:pPr>
            <w:r>
              <w:t>Delimiter</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1</w:t>
            </w:r>
          </w:p>
        </w:tc>
        <w:tc>
          <w:tcPr>
            <w:tcW w:w="149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9A3BCB">
        <w:tc>
          <w:tcPr>
            <w:tcW w:w="1385" w:type="dxa"/>
          </w:tcPr>
          <w:p w:rsidR="00A62308" w:rsidRPr="00C820A5" w:rsidRDefault="00A62308" w:rsidP="00477BA2">
            <w:pPr>
              <w:pStyle w:val="TableText"/>
            </w:pPr>
            <w:r>
              <w:t>53</w:t>
            </w:r>
            <w:r w:rsidRPr="00C820A5">
              <w:t>-8</w:t>
            </w:r>
            <w:r>
              <w:t>1</w:t>
            </w:r>
          </w:p>
        </w:tc>
        <w:tc>
          <w:tcPr>
            <w:tcW w:w="1407" w:type="dxa"/>
          </w:tcPr>
          <w:p w:rsidR="00A62308" w:rsidRPr="00A01E1F" w:rsidRDefault="00A62308" w:rsidP="00477BA2">
            <w:pPr>
              <w:pStyle w:val="TableText"/>
            </w:pPr>
            <w:r>
              <w:t>End of Record</w:t>
            </w:r>
          </w:p>
        </w:tc>
        <w:tc>
          <w:tcPr>
            <w:tcW w:w="1595" w:type="dxa"/>
          </w:tcPr>
          <w:p w:rsidR="00A62308" w:rsidRPr="00A01E1F" w:rsidRDefault="00A62308" w:rsidP="00477BA2">
            <w:pPr>
              <w:pStyle w:val="TableText"/>
            </w:pPr>
          </w:p>
        </w:tc>
        <w:tc>
          <w:tcPr>
            <w:tcW w:w="1171" w:type="dxa"/>
          </w:tcPr>
          <w:p w:rsidR="00A62308" w:rsidRPr="00A01E1F" w:rsidRDefault="00A62308" w:rsidP="00477BA2">
            <w:pPr>
              <w:pStyle w:val="TableText"/>
            </w:pPr>
            <w:r>
              <w:t>29</w:t>
            </w:r>
          </w:p>
        </w:tc>
        <w:tc>
          <w:tcPr>
            <w:tcW w:w="1498" w:type="dxa"/>
          </w:tcPr>
          <w:p w:rsidR="00A62308" w:rsidRPr="00A01E1F" w:rsidRDefault="00A62308" w:rsidP="00477BA2">
            <w:pPr>
              <w:pStyle w:val="TableText"/>
            </w:pPr>
            <w:r>
              <w:t>Value is spaces.</w:t>
            </w:r>
          </w:p>
        </w:tc>
      </w:tr>
    </w:tbl>
    <w:p w:rsidR="00A62308" w:rsidRPr="002E3770" w:rsidRDefault="00A62308" w:rsidP="00477BA2">
      <w:pPr>
        <w:pStyle w:val="ListBullet2"/>
        <w:numPr>
          <w:ilvl w:val="0"/>
          <w:numId w:val="0"/>
        </w:numPr>
      </w:pPr>
    </w:p>
    <w:p w:rsidR="00A62308" w:rsidRPr="002E3770" w:rsidRDefault="00A62308" w:rsidP="00477BA2"/>
    <w:p w:rsidR="004B26A1" w:rsidRDefault="004B26A1">
      <w:pPr>
        <w:rPr>
          <w:sz w:val="28"/>
        </w:rPr>
      </w:pPr>
      <w:r>
        <w:br w:type="page"/>
      </w:r>
    </w:p>
    <w:p w:rsidR="00180D08" w:rsidRPr="00180D08" w:rsidRDefault="00E2549E" w:rsidP="00477BA2">
      <w:pPr>
        <w:pStyle w:val="Heading2"/>
      </w:pPr>
      <w:bookmarkStart w:id="274" w:name="_Toc323018269"/>
      <w:r>
        <w:lastRenderedPageBreak/>
        <w:t>C</w:t>
      </w:r>
      <w:r w:rsidR="00A62308" w:rsidRPr="00D80476">
        <w:t xml:space="preserve">laim EDIT Disposition Summary — </w:t>
      </w:r>
      <w:r w:rsidR="00A62308" w:rsidRPr="00D80476">
        <w:rPr>
          <w:color w:val="000000"/>
        </w:rPr>
        <w:t xml:space="preserve">Molina Report </w:t>
      </w:r>
      <w:r w:rsidR="00180D08">
        <w:t>(FI to CCN)</w:t>
      </w:r>
      <w:bookmarkEnd w:id="274"/>
    </w:p>
    <w:p w:rsidR="00A62308" w:rsidRDefault="00180D08" w:rsidP="00477BA2">
      <w:pPr>
        <w:pStyle w:val="Heading2"/>
      </w:pPr>
      <w:bookmarkStart w:id="275" w:name="_Toc304200190"/>
      <w:bookmarkStart w:id="276" w:name="_Toc323018270"/>
      <w:r>
        <w:rPr>
          <w:color w:val="000000"/>
        </w:rPr>
        <w:t xml:space="preserve">CCN-O-005 (initial) and </w:t>
      </w:r>
      <w:r w:rsidR="00A62308" w:rsidRPr="00D80476">
        <w:rPr>
          <w:color w:val="000000"/>
        </w:rPr>
        <w:t>CCN-W-005</w:t>
      </w:r>
      <w:r w:rsidR="004B26A1">
        <w:rPr>
          <w:color w:val="000000"/>
        </w:rPr>
        <w:t xml:space="preserve"> </w:t>
      </w:r>
      <w:r>
        <w:rPr>
          <w:color w:val="000000"/>
        </w:rPr>
        <w:t>(weekly)</w:t>
      </w:r>
      <w:bookmarkEnd w:id="275"/>
      <w:bookmarkEnd w:id="276"/>
    </w:p>
    <w:p w:rsidR="00E04E0D" w:rsidRDefault="00A62308">
      <w:pPr>
        <w:pStyle w:val="ListBullet2"/>
        <w:numPr>
          <w:ilvl w:val="0"/>
          <w:numId w:val="0"/>
        </w:numPr>
        <w:rPr>
          <w:color w:val="000000"/>
        </w:rPr>
      </w:pPr>
      <w:r w:rsidRPr="00904AA6">
        <w:rPr>
          <w:color w:val="000000"/>
        </w:rPr>
        <w:t xml:space="preserve">This report will serve as the high-level </w:t>
      </w:r>
      <w:r>
        <w:rPr>
          <w:color w:val="000000"/>
        </w:rPr>
        <w:t>edit</w:t>
      </w:r>
      <w:r w:rsidRPr="00904AA6">
        <w:rPr>
          <w:color w:val="000000"/>
        </w:rPr>
        <w:t xml:space="preserve"> report for the CCNs as a summarization of the </w:t>
      </w:r>
      <w:r>
        <w:rPr>
          <w:color w:val="000000"/>
        </w:rPr>
        <w:t>edit code</w:t>
      </w:r>
      <w:r w:rsidRPr="00904AA6">
        <w:rPr>
          <w:color w:val="000000"/>
        </w:rPr>
        <w:t xml:space="preserve">s incurred.   The format, as depicted below, is by claim type. This report </w:t>
      </w:r>
      <w:r w:rsidRPr="00904AA6">
        <w:rPr>
          <w:b/>
          <w:color w:val="000000"/>
        </w:rPr>
        <w:t xml:space="preserve">will be distributed as a delimited text file </w:t>
      </w:r>
      <w:r w:rsidRPr="00904AA6">
        <w:rPr>
          <w:color w:val="000000"/>
        </w:rPr>
        <w:t xml:space="preserve">and it will produce the overall </w:t>
      </w:r>
      <w:r>
        <w:rPr>
          <w:color w:val="000000"/>
        </w:rPr>
        <w:t>edit code</w:t>
      </w:r>
      <w:r w:rsidRPr="00904AA6">
        <w:rPr>
          <w:color w:val="000000"/>
        </w:rPr>
        <w:t xml:space="preserve"> disposition, </w:t>
      </w:r>
      <w:r>
        <w:rPr>
          <w:color w:val="000000"/>
        </w:rPr>
        <w:t>edit code</w:t>
      </w:r>
      <w:r w:rsidRPr="00904AA6">
        <w:rPr>
          <w:color w:val="000000"/>
        </w:rPr>
        <w:t xml:space="preserve">, and the number of </w:t>
      </w:r>
      <w:r>
        <w:rPr>
          <w:color w:val="000000"/>
        </w:rPr>
        <w:t>edit code</w:t>
      </w:r>
      <w:r w:rsidRPr="00904AA6">
        <w:rPr>
          <w:color w:val="000000"/>
        </w:rPr>
        <w:t xml:space="preserve">s from the submission. </w:t>
      </w:r>
    </w:p>
    <w:p w:rsidR="00A62308" w:rsidRDefault="00A62308" w:rsidP="00477BA2">
      <w:pPr>
        <w:pStyle w:val="ListBullet2"/>
        <w:numPr>
          <w:ilvl w:val="0"/>
          <w:numId w:val="0"/>
        </w:numPr>
      </w:pPr>
    </w:p>
    <w:p w:rsidR="005054E2" w:rsidRDefault="005054E2" w:rsidP="00477BA2">
      <w:pPr>
        <w:pStyle w:val="ListBullet2"/>
        <w:numPr>
          <w:ilvl w:val="0"/>
          <w:numId w:val="0"/>
        </w:numPr>
      </w:pPr>
    </w:p>
    <w:tbl>
      <w:tblPr>
        <w:tblW w:w="0" w:type="auto"/>
        <w:tblInd w:w="660" w:type="dxa"/>
        <w:tblBorders>
          <w:top w:val="single" w:sz="4" w:space="0" w:color="auto"/>
          <w:bottom w:val="single" w:sz="4" w:space="0" w:color="auto"/>
          <w:insideH w:val="single" w:sz="4" w:space="0" w:color="auto"/>
        </w:tblBorders>
        <w:tblLook w:val="01E0" w:firstRow="1" w:lastRow="1" w:firstColumn="1" w:lastColumn="1" w:noHBand="0" w:noVBand="0"/>
      </w:tblPr>
      <w:tblGrid>
        <w:gridCol w:w="1426"/>
        <w:gridCol w:w="1432"/>
        <w:gridCol w:w="1614"/>
        <w:gridCol w:w="1236"/>
        <w:gridCol w:w="1528"/>
      </w:tblGrid>
      <w:tr w:rsidR="00A62308" w:rsidRPr="005E285C" w:rsidTr="005054E2">
        <w:trPr>
          <w:tblHeader/>
        </w:trPr>
        <w:tc>
          <w:tcPr>
            <w:tcW w:w="1426" w:type="dxa"/>
          </w:tcPr>
          <w:p w:rsidR="00A62308" w:rsidRPr="00A01E1F" w:rsidRDefault="00A62308" w:rsidP="00477BA2">
            <w:pPr>
              <w:pStyle w:val="TableHeadingText"/>
            </w:pPr>
            <w:r w:rsidRPr="00A01E1F">
              <w:t>Column(s)</w:t>
            </w:r>
          </w:p>
        </w:tc>
        <w:tc>
          <w:tcPr>
            <w:tcW w:w="1432" w:type="dxa"/>
          </w:tcPr>
          <w:p w:rsidR="00A62308" w:rsidRPr="00A01E1F" w:rsidRDefault="00A62308" w:rsidP="00477BA2">
            <w:pPr>
              <w:pStyle w:val="TableHeadingText"/>
            </w:pPr>
            <w:r w:rsidRPr="00A01E1F">
              <w:t>Item</w:t>
            </w:r>
          </w:p>
        </w:tc>
        <w:tc>
          <w:tcPr>
            <w:tcW w:w="1614" w:type="dxa"/>
          </w:tcPr>
          <w:p w:rsidR="00A62308" w:rsidRPr="00A01E1F" w:rsidRDefault="00A62308" w:rsidP="00477BA2">
            <w:pPr>
              <w:pStyle w:val="TableHeadingText"/>
            </w:pPr>
            <w:r>
              <w:t>Notes</w:t>
            </w:r>
          </w:p>
        </w:tc>
        <w:tc>
          <w:tcPr>
            <w:tcW w:w="1236" w:type="dxa"/>
          </w:tcPr>
          <w:p w:rsidR="00A62308" w:rsidRPr="00A01E1F" w:rsidRDefault="00A62308" w:rsidP="00477BA2">
            <w:pPr>
              <w:pStyle w:val="TableHeadingText"/>
            </w:pPr>
            <w:r w:rsidRPr="00A01E1F">
              <w:t>Length</w:t>
            </w:r>
          </w:p>
        </w:tc>
        <w:tc>
          <w:tcPr>
            <w:tcW w:w="1528" w:type="dxa"/>
          </w:tcPr>
          <w:p w:rsidR="00A62308" w:rsidRPr="00A01E1F" w:rsidRDefault="00A62308" w:rsidP="00477BA2">
            <w:pPr>
              <w:pStyle w:val="TableHeadingText"/>
            </w:pPr>
            <w:r w:rsidRPr="00A01E1F">
              <w:t>Format</w:t>
            </w:r>
          </w:p>
        </w:tc>
      </w:tr>
      <w:tr w:rsidR="00A62308" w:rsidRPr="005E285C" w:rsidTr="005054E2">
        <w:tc>
          <w:tcPr>
            <w:tcW w:w="1426" w:type="dxa"/>
            <w:shd w:val="clear" w:color="auto" w:fill="CCFFCC"/>
          </w:tcPr>
          <w:p w:rsidR="00A62308" w:rsidRPr="005E285C" w:rsidRDefault="00A62308" w:rsidP="00477BA2">
            <w:pPr>
              <w:pStyle w:val="TableText"/>
              <w:rPr>
                <w:b/>
              </w:rPr>
            </w:pPr>
            <w:r w:rsidRPr="005E285C">
              <w:rPr>
                <w:b/>
              </w:rPr>
              <w:t>HEADER RECORD</w:t>
            </w:r>
          </w:p>
        </w:tc>
        <w:tc>
          <w:tcPr>
            <w:tcW w:w="1432" w:type="dxa"/>
            <w:shd w:val="clear" w:color="auto" w:fill="CCFFCC"/>
          </w:tcPr>
          <w:p w:rsidR="00A62308" w:rsidRDefault="00A62308" w:rsidP="00477BA2">
            <w:pPr>
              <w:pStyle w:val="TableText"/>
            </w:pPr>
          </w:p>
        </w:tc>
        <w:tc>
          <w:tcPr>
            <w:tcW w:w="1614" w:type="dxa"/>
            <w:shd w:val="clear" w:color="auto" w:fill="CCFFCC"/>
          </w:tcPr>
          <w:p w:rsidR="00A62308" w:rsidRDefault="00A62308" w:rsidP="00477BA2">
            <w:pPr>
              <w:pStyle w:val="TableText"/>
            </w:pPr>
            <w:r w:rsidRPr="005E285C">
              <w:rPr>
                <w:sz w:val="18"/>
              </w:rPr>
              <w:t>There is only one header record per file.</w:t>
            </w:r>
          </w:p>
        </w:tc>
        <w:tc>
          <w:tcPr>
            <w:tcW w:w="1236" w:type="dxa"/>
            <w:shd w:val="clear" w:color="auto" w:fill="CCFFCC"/>
          </w:tcPr>
          <w:p w:rsidR="00A62308" w:rsidRDefault="00A62308" w:rsidP="00477BA2">
            <w:pPr>
              <w:pStyle w:val="TableText"/>
            </w:pPr>
          </w:p>
        </w:tc>
        <w:tc>
          <w:tcPr>
            <w:tcW w:w="1528" w:type="dxa"/>
            <w:shd w:val="clear" w:color="auto" w:fill="CCFFCC"/>
          </w:tcPr>
          <w:p w:rsidR="00A62308" w:rsidRDefault="00A62308" w:rsidP="00477BA2">
            <w:pPr>
              <w:pStyle w:val="TableText"/>
            </w:pPr>
          </w:p>
        </w:tc>
      </w:tr>
      <w:tr w:rsidR="00A62308" w:rsidRPr="005E285C" w:rsidTr="005054E2">
        <w:tc>
          <w:tcPr>
            <w:tcW w:w="1426" w:type="dxa"/>
          </w:tcPr>
          <w:p w:rsidR="00A62308" w:rsidRPr="00A01E1F" w:rsidRDefault="00A62308" w:rsidP="00477BA2">
            <w:pPr>
              <w:pStyle w:val="TableText"/>
            </w:pPr>
            <w:r>
              <w:t>1</w:t>
            </w:r>
          </w:p>
        </w:tc>
        <w:tc>
          <w:tcPr>
            <w:tcW w:w="1432" w:type="dxa"/>
          </w:tcPr>
          <w:p w:rsidR="00A62308" w:rsidRDefault="00A62308" w:rsidP="00477BA2">
            <w:pPr>
              <w:pStyle w:val="TableText"/>
            </w:pPr>
            <w:r>
              <w:t>Record Type</w:t>
            </w:r>
          </w:p>
        </w:tc>
        <w:tc>
          <w:tcPr>
            <w:tcW w:w="1614" w:type="dxa"/>
          </w:tcPr>
          <w:p w:rsidR="00A62308" w:rsidRPr="00A01E1F" w:rsidRDefault="00A62308" w:rsidP="00477BA2">
            <w:pPr>
              <w:pStyle w:val="TableText"/>
            </w:pPr>
            <w:r>
              <w:t>0=Header</w:t>
            </w: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Default="00A62308" w:rsidP="00477BA2">
            <w:pPr>
              <w:pStyle w:val="TableText"/>
            </w:pPr>
            <w:r>
              <w:t>2</w:t>
            </w:r>
          </w:p>
        </w:tc>
        <w:tc>
          <w:tcPr>
            <w:tcW w:w="1432" w:type="dxa"/>
          </w:tcPr>
          <w:p w:rsidR="00A62308" w:rsidRDefault="00A62308" w:rsidP="00477BA2">
            <w:pPr>
              <w:pStyle w:val="TableText"/>
            </w:pPr>
            <w:r>
              <w:t>Delimiter</w:t>
            </w:r>
          </w:p>
        </w:tc>
        <w:tc>
          <w:tcPr>
            <w:tcW w:w="1614" w:type="dxa"/>
          </w:tcPr>
          <w:p w:rsidR="00A62308"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Default="00A62308" w:rsidP="00477BA2">
            <w:pPr>
              <w:pStyle w:val="TableText"/>
            </w:pPr>
            <w:r>
              <w:t>3-12</w:t>
            </w:r>
          </w:p>
        </w:tc>
        <w:tc>
          <w:tcPr>
            <w:tcW w:w="1432" w:type="dxa"/>
          </w:tcPr>
          <w:p w:rsidR="00A62308" w:rsidRDefault="00A62308" w:rsidP="00477BA2">
            <w:pPr>
              <w:pStyle w:val="TableText"/>
            </w:pPr>
            <w:r>
              <w:t>Report ID</w:t>
            </w:r>
          </w:p>
        </w:tc>
        <w:tc>
          <w:tcPr>
            <w:tcW w:w="1614" w:type="dxa"/>
          </w:tcPr>
          <w:p w:rsidR="00A62308" w:rsidRDefault="00A62308" w:rsidP="00477BA2">
            <w:pPr>
              <w:pStyle w:val="TableText"/>
            </w:pPr>
            <w:r>
              <w:t xml:space="preserve">Value is </w:t>
            </w:r>
          </w:p>
          <w:p w:rsidR="00180D08" w:rsidRDefault="00A62308" w:rsidP="00180D08">
            <w:pPr>
              <w:pStyle w:val="TableText"/>
            </w:pPr>
            <w:r>
              <w:t>“</w:t>
            </w:r>
            <w:r>
              <w:rPr>
                <w:b/>
              </w:rPr>
              <w:t>CCN</w:t>
            </w:r>
            <w:r w:rsidRPr="005E285C">
              <w:rPr>
                <w:b/>
              </w:rPr>
              <w:t>-W-005</w:t>
            </w:r>
            <w:r w:rsidRPr="00C900FE">
              <w:t>”</w:t>
            </w:r>
            <w:r w:rsidR="00180D08">
              <w:t xml:space="preserve"> or </w:t>
            </w:r>
          </w:p>
          <w:p w:rsidR="00A62308" w:rsidRDefault="00180D08" w:rsidP="00180D08">
            <w:pPr>
              <w:pStyle w:val="TableText"/>
            </w:pPr>
            <w:r>
              <w:t>“</w:t>
            </w:r>
            <w:r w:rsidRPr="00180D08">
              <w:rPr>
                <w:b/>
              </w:rPr>
              <w:t>CCN-O-00</w:t>
            </w:r>
            <w:r>
              <w:rPr>
                <w:b/>
              </w:rPr>
              <w:t>5</w:t>
            </w:r>
            <w:r>
              <w:t>”</w:t>
            </w:r>
          </w:p>
        </w:tc>
        <w:tc>
          <w:tcPr>
            <w:tcW w:w="1236" w:type="dxa"/>
          </w:tcPr>
          <w:p w:rsidR="00A62308" w:rsidRDefault="00A62308" w:rsidP="00477BA2">
            <w:pPr>
              <w:pStyle w:val="TableText"/>
            </w:pPr>
            <w:r>
              <w:t>10</w:t>
            </w:r>
          </w:p>
        </w:tc>
        <w:tc>
          <w:tcPr>
            <w:tcW w:w="1528" w:type="dxa"/>
          </w:tcPr>
          <w:p w:rsidR="00A62308" w:rsidRDefault="00A62308" w:rsidP="00477BA2">
            <w:pPr>
              <w:pStyle w:val="TableText"/>
            </w:pPr>
            <w:r>
              <w:t>Character</w:t>
            </w:r>
          </w:p>
        </w:tc>
      </w:tr>
      <w:tr w:rsidR="00A62308" w:rsidRPr="005E285C" w:rsidTr="005054E2">
        <w:tc>
          <w:tcPr>
            <w:tcW w:w="1426" w:type="dxa"/>
          </w:tcPr>
          <w:p w:rsidR="00A62308" w:rsidRDefault="00A62308" w:rsidP="00477BA2">
            <w:pPr>
              <w:pStyle w:val="TableText"/>
            </w:pPr>
            <w:r>
              <w:t>13</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14-21</w:t>
            </w:r>
          </w:p>
        </w:tc>
        <w:tc>
          <w:tcPr>
            <w:tcW w:w="1432" w:type="dxa"/>
          </w:tcPr>
          <w:p w:rsidR="00A62308" w:rsidRPr="00A01E1F" w:rsidRDefault="00A62308" w:rsidP="00477BA2">
            <w:pPr>
              <w:pStyle w:val="TableText"/>
            </w:pPr>
            <w:r>
              <w:t>Report Date</w:t>
            </w:r>
          </w:p>
        </w:tc>
        <w:tc>
          <w:tcPr>
            <w:tcW w:w="1614" w:type="dxa"/>
          </w:tcPr>
          <w:p w:rsidR="00A62308" w:rsidRPr="00A01E1F" w:rsidRDefault="00A62308" w:rsidP="00477BA2">
            <w:pPr>
              <w:pStyle w:val="TableText"/>
            </w:pPr>
            <w:r>
              <w:t>Date that the report was created by Molina.</w:t>
            </w:r>
          </w:p>
        </w:tc>
        <w:tc>
          <w:tcPr>
            <w:tcW w:w="1236" w:type="dxa"/>
          </w:tcPr>
          <w:p w:rsidR="00A62308" w:rsidRPr="00A01E1F" w:rsidRDefault="00A62308" w:rsidP="00477BA2">
            <w:pPr>
              <w:pStyle w:val="TableText"/>
            </w:pPr>
            <w:r>
              <w:t>8</w:t>
            </w:r>
          </w:p>
        </w:tc>
        <w:tc>
          <w:tcPr>
            <w:tcW w:w="1528" w:type="dxa"/>
          </w:tcPr>
          <w:p w:rsidR="00A62308" w:rsidRPr="00A01E1F" w:rsidRDefault="00A62308" w:rsidP="00477BA2">
            <w:pPr>
              <w:pStyle w:val="TableText"/>
            </w:pPr>
            <w:r w:rsidRPr="00A01E1F">
              <w:t>Numeric</w:t>
            </w:r>
            <w:r>
              <w:t>, format YYYYMMDD</w:t>
            </w:r>
          </w:p>
        </w:tc>
      </w:tr>
      <w:tr w:rsidR="00A62308" w:rsidRPr="005E285C" w:rsidTr="005054E2">
        <w:tc>
          <w:tcPr>
            <w:tcW w:w="1426" w:type="dxa"/>
          </w:tcPr>
          <w:p w:rsidR="00A62308" w:rsidRDefault="00A62308" w:rsidP="00477BA2">
            <w:pPr>
              <w:pStyle w:val="TableText"/>
            </w:pPr>
            <w:r>
              <w:t>22</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23-72</w:t>
            </w:r>
          </w:p>
        </w:tc>
        <w:tc>
          <w:tcPr>
            <w:tcW w:w="1432" w:type="dxa"/>
          </w:tcPr>
          <w:p w:rsidR="00A62308" w:rsidRPr="00A01E1F" w:rsidRDefault="00A62308" w:rsidP="00477BA2">
            <w:pPr>
              <w:pStyle w:val="TableText"/>
            </w:pPr>
            <w:r>
              <w:t>Report Description</w:t>
            </w:r>
          </w:p>
        </w:tc>
        <w:tc>
          <w:tcPr>
            <w:tcW w:w="1614" w:type="dxa"/>
          </w:tcPr>
          <w:p w:rsidR="00A62308" w:rsidRDefault="00A62308" w:rsidP="00477BA2">
            <w:pPr>
              <w:pStyle w:val="TableText"/>
            </w:pPr>
            <w:r>
              <w:t xml:space="preserve">Value is </w:t>
            </w:r>
          </w:p>
          <w:p w:rsidR="00A62308" w:rsidRPr="00A01E1F" w:rsidRDefault="00A62308" w:rsidP="00477BA2">
            <w:pPr>
              <w:pStyle w:val="TableText"/>
            </w:pPr>
            <w:r>
              <w:t>“</w:t>
            </w:r>
            <w:r>
              <w:rPr>
                <w:b/>
              </w:rPr>
              <w:t>EDIT</w:t>
            </w:r>
            <w:r w:rsidRPr="005E285C">
              <w:rPr>
                <w:b/>
              </w:rPr>
              <w:t xml:space="preserve"> Disposition Summary</w:t>
            </w:r>
            <w:r>
              <w:t>”</w:t>
            </w:r>
          </w:p>
        </w:tc>
        <w:tc>
          <w:tcPr>
            <w:tcW w:w="1236" w:type="dxa"/>
          </w:tcPr>
          <w:p w:rsidR="00A62308" w:rsidRPr="00A01E1F" w:rsidRDefault="00A62308" w:rsidP="00477BA2">
            <w:pPr>
              <w:pStyle w:val="TableText"/>
            </w:pPr>
            <w:r>
              <w:t>50</w:t>
            </w:r>
          </w:p>
        </w:tc>
        <w:tc>
          <w:tcPr>
            <w:tcW w:w="1528" w:type="dxa"/>
          </w:tcPr>
          <w:p w:rsidR="00A62308" w:rsidRPr="00A01E1F" w:rsidRDefault="00A62308" w:rsidP="00477BA2">
            <w:pPr>
              <w:pStyle w:val="TableText"/>
            </w:pPr>
            <w:r>
              <w:t>Character</w:t>
            </w:r>
          </w:p>
        </w:tc>
      </w:tr>
      <w:tr w:rsidR="00A62308" w:rsidRPr="005E285C" w:rsidTr="005054E2">
        <w:tc>
          <w:tcPr>
            <w:tcW w:w="1426" w:type="dxa"/>
          </w:tcPr>
          <w:p w:rsidR="00A62308" w:rsidRDefault="00A62308" w:rsidP="00477BA2">
            <w:pPr>
              <w:pStyle w:val="TableText"/>
            </w:pPr>
            <w:r>
              <w:t>73</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C820A5" w:rsidRDefault="00A62308" w:rsidP="00477BA2">
            <w:pPr>
              <w:pStyle w:val="TableText"/>
            </w:pPr>
            <w:r>
              <w:t>74-80</w:t>
            </w:r>
          </w:p>
        </w:tc>
        <w:tc>
          <w:tcPr>
            <w:tcW w:w="1432" w:type="dxa"/>
          </w:tcPr>
          <w:p w:rsidR="00A62308" w:rsidRDefault="00A62308" w:rsidP="00477BA2">
            <w:pPr>
              <w:pStyle w:val="TableText"/>
            </w:pPr>
            <w:r>
              <w:t>CCN Provider ID</w:t>
            </w:r>
          </w:p>
        </w:tc>
        <w:tc>
          <w:tcPr>
            <w:tcW w:w="1614" w:type="dxa"/>
          </w:tcPr>
          <w:p w:rsidR="00A62308" w:rsidRPr="00A01E1F" w:rsidRDefault="00A62308" w:rsidP="00477BA2">
            <w:pPr>
              <w:pStyle w:val="TableText"/>
            </w:pPr>
            <w:r>
              <w:t>Medicaid Provider ID associated with the CCN.</w:t>
            </w:r>
          </w:p>
        </w:tc>
        <w:tc>
          <w:tcPr>
            <w:tcW w:w="1236" w:type="dxa"/>
          </w:tcPr>
          <w:p w:rsidR="00A62308" w:rsidRDefault="00A62308" w:rsidP="00477BA2">
            <w:pPr>
              <w:pStyle w:val="TableText"/>
            </w:pPr>
            <w:r>
              <w:t>7</w:t>
            </w:r>
          </w:p>
        </w:tc>
        <w:tc>
          <w:tcPr>
            <w:tcW w:w="1528" w:type="dxa"/>
          </w:tcPr>
          <w:p w:rsidR="00A62308" w:rsidRDefault="00A62308" w:rsidP="00477BA2">
            <w:pPr>
              <w:pStyle w:val="TableText"/>
            </w:pPr>
            <w:r>
              <w:t>Numeric</w:t>
            </w:r>
          </w:p>
        </w:tc>
      </w:tr>
      <w:tr w:rsidR="00A62308" w:rsidRPr="005E285C" w:rsidTr="005054E2">
        <w:tc>
          <w:tcPr>
            <w:tcW w:w="1426" w:type="dxa"/>
          </w:tcPr>
          <w:p w:rsidR="00A62308" w:rsidRPr="00C820A5" w:rsidRDefault="00A62308" w:rsidP="00477BA2">
            <w:pPr>
              <w:pStyle w:val="TableText"/>
            </w:pPr>
            <w:r>
              <w:t>81</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shd w:val="clear" w:color="auto" w:fill="CCFFCC"/>
          </w:tcPr>
          <w:p w:rsidR="00A62308" w:rsidRPr="005E285C" w:rsidRDefault="00A62308" w:rsidP="00477BA2">
            <w:pPr>
              <w:pStyle w:val="TableText"/>
              <w:rPr>
                <w:b/>
              </w:rPr>
            </w:pPr>
            <w:r w:rsidRPr="005E285C">
              <w:rPr>
                <w:b/>
              </w:rPr>
              <w:t>DETAIL RECORD</w:t>
            </w:r>
          </w:p>
        </w:tc>
        <w:tc>
          <w:tcPr>
            <w:tcW w:w="1432" w:type="dxa"/>
            <w:shd w:val="clear" w:color="auto" w:fill="CCFFCC"/>
          </w:tcPr>
          <w:p w:rsidR="00A62308" w:rsidRPr="00A01E1F" w:rsidRDefault="00A62308" w:rsidP="00477BA2">
            <w:pPr>
              <w:pStyle w:val="TableText"/>
            </w:pPr>
          </w:p>
        </w:tc>
        <w:tc>
          <w:tcPr>
            <w:tcW w:w="1614" w:type="dxa"/>
            <w:shd w:val="clear" w:color="auto" w:fill="CCFFCC"/>
          </w:tcPr>
          <w:p w:rsidR="00A62308" w:rsidRPr="00A01E1F" w:rsidRDefault="00A62308" w:rsidP="00477BA2">
            <w:pPr>
              <w:pStyle w:val="TableText"/>
            </w:pPr>
            <w:r w:rsidRPr="005E285C">
              <w:rPr>
                <w:sz w:val="18"/>
              </w:rPr>
              <w:t>There may be multiple detail records per file.</w:t>
            </w:r>
          </w:p>
        </w:tc>
        <w:tc>
          <w:tcPr>
            <w:tcW w:w="1236" w:type="dxa"/>
            <w:shd w:val="clear" w:color="auto" w:fill="CCFFCC"/>
          </w:tcPr>
          <w:p w:rsidR="00A62308" w:rsidRPr="00A01E1F" w:rsidRDefault="00A62308" w:rsidP="00477BA2">
            <w:pPr>
              <w:pStyle w:val="TableText"/>
            </w:pPr>
          </w:p>
        </w:tc>
        <w:tc>
          <w:tcPr>
            <w:tcW w:w="1528" w:type="dxa"/>
            <w:shd w:val="clear" w:color="auto" w:fill="CCFFCC"/>
          </w:tcPr>
          <w:p w:rsidR="00A62308" w:rsidRPr="00A01E1F" w:rsidRDefault="00A62308" w:rsidP="00477BA2">
            <w:pPr>
              <w:pStyle w:val="TableText"/>
            </w:pPr>
          </w:p>
        </w:tc>
      </w:tr>
      <w:tr w:rsidR="00A62308" w:rsidRPr="005E285C" w:rsidTr="005054E2">
        <w:tc>
          <w:tcPr>
            <w:tcW w:w="1426" w:type="dxa"/>
          </w:tcPr>
          <w:p w:rsidR="00A62308" w:rsidRPr="00A01E1F" w:rsidRDefault="00A62308" w:rsidP="00477BA2">
            <w:pPr>
              <w:pStyle w:val="TableText"/>
            </w:pPr>
            <w:r>
              <w:t>1</w:t>
            </w:r>
          </w:p>
        </w:tc>
        <w:tc>
          <w:tcPr>
            <w:tcW w:w="1432" w:type="dxa"/>
          </w:tcPr>
          <w:p w:rsidR="00A62308" w:rsidRDefault="00A62308" w:rsidP="00477BA2">
            <w:pPr>
              <w:pStyle w:val="TableText"/>
            </w:pPr>
            <w:r>
              <w:t>Record Type</w:t>
            </w:r>
          </w:p>
        </w:tc>
        <w:tc>
          <w:tcPr>
            <w:tcW w:w="1614" w:type="dxa"/>
          </w:tcPr>
          <w:p w:rsidR="00A62308" w:rsidRPr="00A01E1F" w:rsidRDefault="00A62308" w:rsidP="00477BA2">
            <w:pPr>
              <w:pStyle w:val="TableText"/>
            </w:pPr>
            <w:r>
              <w:t>1=Detail</w:t>
            </w: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Default="00A62308" w:rsidP="00477BA2">
            <w:pPr>
              <w:pStyle w:val="TableText"/>
            </w:pPr>
            <w:r>
              <w:lastRenderedPageBreak/>
              <w:t>2</w:t>
            </w:r>
          </w:p>
        </w:tc>
        <w:tc>
          <w:tcPr>
            <w:tcW w:w="1432" w:type="dxa"/>
          </w:tcPr>
          <w:p w:rsidR="00A62308" w:rsidRDefault="00A62308" w:rsidP="00477BA2">
            <w:pPr>
              <w:pStyle w:val="TableText"/>
            </w:pPr>
            <w:r>
              <w:t>Delimiter</w:t>
            </w:r>
          </w:p>
        </w:tc>
        <w:tc>
          <w:tcPr>
            <w:tcW w:w="1614" w:type="dxa"/>
          </w:tcPr>
          <w:p w:rsidR="00A62308"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Default="00A62308" w:rsidP="00477BA2">
            <w:pPr>
              <w:pStyle w:val="TableText"/>
            </w:pPr>
            <w:r>
              <w:t>3-12</w:t>
            </w:r>
          </w:p>
        </w:tc>
        <w:tc>
          <w:tcPr>
            <w:tcW w:w="1432" w:type="dxa"/>
          </w:tcPr>
          <w:p w:rsidR="00A62308" w:rsidRDefault="00A62308" w:rsidP="00477BA2">
            <w:pPr>
              <w:pStyle w:val="TableText"/>
            </w:pPr>
            <w:r>
              <w:t>Report ID</w:t>
            </w:r>
          </w:p>
        </w:tc>
        <w:tc>
          <w:tcPr>
            <w:tcW w:w="1614" w:type="dxa"/>
          </w:tcPr>
          <w:p w:rsidR="00A62308" w:rsidRDefault="00A62308" w:rsidP="00477BA2">
            <w:pPr>
              <w:pStyle w:val="TableText"/>
            </w:pPr>
            <w:r>
              <w:t xml:space="preserve">Value is </w:t>
            </w:r>
          </w:p>
          <w:p w:rsidR="00180D08" w:rsidRDefault="00A62308" w:rsidP="00180D08">
            <w:pPr>
              <w:pStyle w:val="TableText"/>
            </w:pPr>
            <w:r>
              <w:t>“</w:t>
            </w:r>
            <w:r>
              <w:rPr>
                <w:b/>
              </w:rPr>
              <w:t>CCN</w:t>
            </w:r>
            <w:r w:rsidRPr="005E285C">
              <w:rPr>
                <w:b/>
              </w:rPr>
              <w:t>-W-005</w:t>
            </w:r>
            <w:r w:rsidRPr="00C900FE">
              <w:t>”</w:t>
            </w:r>
            <w:r w:rsidR="00180D08">
              <w:t xml:space="preserve"> or </w:t>
            </w:r>
          </w:p>
          <w:p w:rsidR="00A62308" w:rsidRDefault="00180D08" w:rsidP="00180D08">
            <w:pPr>
              <w:pStyle w:val="TableText"/>
            </w:pPr>
            <w:r>
              <w:t>“</w:t>
            </w:r>
            <w:r w:rsidRPr="00180D08">
              <w:rPr>
                <w:b/>
              </w:rPr>
              <w:t>CCN-O-00</w:t>
            </w:r>
            <w:r>
              <w:rPr>
                <w:b/>
              </w:rPr>
              <w:t>5</w:t>
            </w:r>
            <w:r>
              <w:t>”</w:t>
            </w:r>
          </w:p>
        </w:tc>
        <w:tc>
          <w:tcPr>
            <w:tcW w:w="1236" w:type="dxa"/>
          </w:tcPr>
          <w:p w:rsidR="00A62308" w:rsidRDefault="00A62308" w:rsidP="00477BA2">
            <w:pPr>
              <w:pStyle w:val="TableText"/>
            </w:pPr>
            <w:r>
              <w:t>10</w:t>
            </w:r>
          </w:p>
        </w:tc>
        <w:tc>
          <w:tcPr>
            <w:tcW w:w="1528" w:type="dxa"/>
          </w:tcPr>
          <w:p w:rsidR="00A62308" w:rsidRDefault="00A62308" w:rsidP="00477BA2">
            <w:pPr>
              <w:pStyle w:val="TableText"/>
            </w:pPr>
            <w:r>
              <w:t>Character</w:t>
            </w:r>
          </w:p>
        </w:tc>
      </w:tr>
      <w:tr w:rsidR="00A62308" w:rsidRPr="005E285C" w:rsidTr="005054E2">
        <w:tc>
          <w:tcPr>
            <w:tcW w:w="1426" w:type="dxa"/>
          </w:tcPr>
          <w:p w:rsidR="00A62308" w:rsidRDefault="00A62308" w:rsidP="00477BA2">
            <w:pPr>
              <w:pStyle w:val="TableText"/>
            </w:pPr>
            <w:r>
              <w:t>13</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14-21</w:t>
            </w:r>
          </w:p>
        </w:tc>
        <w:tc>
          <w:tcPr>
            <w:tcW w:w="1432" w:type="dxa"/>
          </w:tcPr>
          <w:p w:rsidR="00A62308" w:rsidRPr="00A01E1F" w:rsidRDefault="00A62308" w:rsidP="00477BA2">
            <w:pPr>
              <w:pStyle w:val="TableText"/>
            </w:pPr>
            <w:r>
              <w:t>Detail Line Number</w:t>
            </w:r>
          </w:p>
        </w:tc>
        <w:tc>
          <w:tcPr>
            <w:tcW w:w="1614" w:type="dxa"/>
          </w:tcPr>
          <w:p w:rsidR="00A62308" w:rsidRPr="005E285C" w:rsidRDefault="00A62308" w:rsidP="00477BA2">
            <w:pPr>
              <w:pStyle w:val="TableText"/>
              <w:rPr>
                <w:sz w:val="18"/>
              </w:rPr>
            </w:pPr>
            <w:r w:rsidRPr="005E285C">
              <w:rPr>
                <w:sz w:val="18"/>
              </w:rPr>
              <w:t>The line number of the detail record.  The detail portion of the file is sorted by this number.</w:t>
            </w:r>
          </w:p>
        </w:tc>
        <w:tc>
          <w:tcPr>
            <w:tcW w:w="1236" w:type="dxa"/>
          </w:tcPr>
          <w:p w:rsidR="00A62308" w:rsidRPr="00A01E1F" w:rsidRDefault="00A62308" w:rsidP="00477BA2">
            <w:pPr>
              <w:pStyle w:val="TableText"/>
            </w:pPr>
            <w:r>
              <w:t>8</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Default="00A62308" w:rsidP="00477BA2">
            <w:pPr>
              <w:pStyle w:val="TableText"/>
            </w:pPr>
            <w:r>
              <w:t>22</w:t>
            </w:r>
          </w:p>
        </w:tc>
        <w:tc>
          <w:tcPr>
            <w:tcW w:w="1432" w:type="dxa"/>
          </w:tcPr>
          <w:p w:rsidR="00A62308" w:rsidRDefault="00A62308" w:rsidP="00477BA2">
            <w:pPr>
              <w:pStyle w:val="TableText"/>
            </w:pPr>
            <w:r>
              <w:t>Delimiter</w:t>
            </w:r>
          </w:p>
        </w:tc>
        <w:tc>
          <w:tcPr>
            <w:tcW w:w="1614" w:type="dxa"/>
          </w:tcPr>
          <w:p w:rsidR="00A62308"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23-24</w:t>
            </w:r>
          </w:p>
        </w:tc>
        <w:tc>
          <w:tcPr>
            <w:tcW w:w="1432" w:type="dxa"/>
          </w:tcPr>
          <w:p w:rsidR="00A62308" w:rsidRPr="00A01E1F" w:rsidRDefault="00A62308" w:rsidP="00477BA2">
            <w:pPr>
              <w:pStyle w:val="TableText"/>
            </w:pPr>
            <w:r>
              <w:t>Claim Type</w:t>
            </w:r>
          </w:p>
        </w:tc>
        <w:tc>
          <w:tcPr>
            <w:tcW w:w="1614" w:type="dxa"/>
          </w:tcPr>
          <w:p w:rsidR="00A62308" w:rsidRPr="00180D08" w:rsidRDefault="00A62308" w:rsidP="00477BA2">
            <w:pPr>
              <w:pStyle w:val="TableText"/>
              <w:rPr>
                <w:sz w:val="16"/>
              </w:rPr>
            </w:pPr>
            <w:r w:rsidRPr="00180D08">
              <w:rPr>
                <w:sz w:val="16"/>
              </w:rPr>
              <w:t>Will have one of these values:</w:t>
            </w:r>
          </w:p>
          <w:p w:rsidR="00A62308" w:rsidRPr="00180D08" w:rsidRDefault="00A62308" w:rsidP="00477BA2">
            <w:pPr>
              <w:pStyle w:val="TableText"/>
              <w:rPr>
                <w:sz w:val="16"/>
              </w:rPr>
            </w:pPr>
            <w:r w:rsidRPr="00180D08">
              <w:rPr>
                <w:sz w:val="16"/>
              </w:rPr>
              <w:t>01=Inpatient</w:t>
            </w:r>
          </w:p>
          <w:p w:rsidR="00A62308" w:rsidRPr="00180D08" w:rsidRDefault="00A62308" w:rsidP="00477BA2">
            <w:pPr>
              <w:pStyle w:val="TableText"/>
              <w:rPr>
                <w:sz w:val="16"/>
              </w:rPr>
            </w:pPr>
            <w:r w:rsidRPr="00180D08">
              <w:rPr>
                <w:sz w:val="16"/>
              </w:rPr>
              <w:t>02=LTC/NH</w:t>
            </w:r>
          </w:p>
          <w:p w:rsidR="00A62308" w:rsidRPr="00180D08" w:rsidRDefault="00A62308" w:rsidP="00477BA2">
            <w:pPr>
              <w:pStyle w:val="TableText"/>
              <w:rPr>
                <w:sz w:val="16"/>
              </w:rPr>
            </w:pPr>
            <w:r w:rsidRPr="00180D08">
              <w:rPr>
                <w:sz w:val="16"/>
              </w:rPr>
              <w:t>03=Outpatient</w:t>
            </w:r>
          </w:p>
          <w:p w:rsidR="00A62308" w:rsidRPr="00180D08" w:rsidRDefault="00A62308" w:rsidP="00477BA2">
            <w:pPr>
              <w:pStyle w:val="TableText"/>
              <w:rPr>
                <w:sz w:val="16"/>
              </w:rPr>
            </w:pPr>
            <w:r w:rsidRPr="00180D08">
              <w:rPr>
                <w:sz w:val="16"/>
              </w:rPr>
              <w:t>04=Professional</w:t>
            </w:r>
          </w:p>
          <w:p w:rsidR="00A62308" w:rsidRPr="00180D08" w:rsidRDefault="00A62308" w:rsidP="00477BA2">
            <w:pPr>
              <w:pStyle w:val="TableText"/>
              <w:rPr>
                <w:sz w:val="16"/>
              </w:rPr>
            </w:pPr>
            <w:r w:rsidRPr="00180D08">
              <w:rPr>
                <w:sz w:val="16"/>
              </w:rPr>
              <w:t>05=Rehab</w:t>
            </w:r>
          </w:p>
          <w:p w:rsidR="00A62308" w:rsidRPr="00180D08" w:rsidRDefault="00A62308" w:rsidP="00477BA2">
            <w:pPr>
              <w:pStyle w:val="TableText"/>
              <w:rPr>
                <w:sz w:val="16"/>
              </w:rPr>
            </w:pPr>
            <w:r w:rsidRPr="00180D08">
              <w:rPr>
                <w:sz w:val="16"/>
              </w:rPr>
              <w:t>06=Home Health Outpatient</w:t>
            </w:r>
          </w:p>
          <w:p w:rsidR="00A62308" w:rsidRPr="00180D08" w:rsidRDefault="00A62308" w:rsidP="00477BA2">
            <w:pPr>
              <w:pStyle w:val="TableText"/>
              <w:rPr>
                <w:sz w:val="16"/>
              </w:rPr>
            </w:pPr>
            <w:r w:rsidRPr="00180D08">
              <w:rPr>
                <w:sz w:val="16"/>
              </w:rPr>
              <w:t>07=Emergency Medical Transportation</w:t>
            </w:r>
          </w:p>
          <w:p w:rsidR="00A62308" w:rsidRPr="00180D08" w:rsidRDefault="00A62308" w:rsidP="00477BA2">
            <w:pPr>
              <w:pStyle w:val="TableText"/>
              <w:rPr>
                <w:sz w:val="16"/>
              </w:rPr>
            </w:pPr>
            <w:r w:rsidRPr="00180D08">
              <w:rPr>
                <w:sz w:val="16"/>
              </w:rPr>
              <w:t>08=Non-emergency Medical Transportation</w:t>
            </w:r>
          </w:p>
          <w:p w:rsidR="00A62308" w:rsidRPr="00180D08" w:rsidRDefault="00A62308" w:rsidP="00477BA2">
            <w:pPr>
              <w:pStyle w:val="TableText"/>
              <w:rPr>
                <w:sz w:val="16"/>
              </w:rPr>
            </w:pPr>
            <w:r w:rsidRPr="00180D08">
              <w:rPr>
                <w:sz w:val="16"/>
              </w:rPr>
              <w:t>09=DME</w:t>
            </w:r>
          </w:p>
          <w:p w:rsidR="00A62308" w:rsidRPr="00180D08" w:rsidRDefault="00A62308" w:rsidP="00477BA2">
            <w:pPr>
              <w:pStyle w:val="TableText"/>
              <w:rPr>
                <w:sz w:val="16"/>
              </w:rPr>
            </w:pPr>
            <w:r w:rsidRPr="00180D08">
              <w:rPr>
                <w:sz w:val="16"/>
              </w:rPr>
              <w:t>10=Dental</w:t>
            </w:r>
          </w:p>
          <w:p w:rsidR="00A62308" w:rsidRPr="00180D08" w:rsidRDefault="00A62308" w:rsidP="00477BA2">
            <w:pPr>
              <w:pStyle w:val="TableText"/>
              <w:rPr>
                <w:sz w:val="16"/>
              </w:rPr>
            </w:pPr>
            <w:r w:rsidRPr="00180D08">
              <w:rPr>
                <w:sz w:val="16"/>
              </w:rPr>
              <w:t>11=Dental</w:t>
            </w:r>
          </w:p>
          <w:p w:rsidR="00A62308" w:rsidRPr="00180D08" w:rsidRDefault="00A62308" w:rsidP="00477BA2">
            <w:pPr>
              <w:pStyle w:val="TableText"/>
              <w:rPr>
                <w:sz w:val="16"/>
              </w:rPr>
            </w:pPr>
            <w:r w:rsidRPr="00180D08">
              <w:rPr>
                <w:sz w:val="16"/>
              </w:rPr>
              <w:t>12=Pharmacy</w:t>
            </w:r>
          </w:p>
          <w:p w:rsidR="00A62308" w:rsidRPr="00180D08" w:rsidRDefault="00A62308" w:rsidP="00477BA2">
            <w:pPr>
              <w:pStyle w:val="TableText"/>
              <w:rPr>
                <w:sz w:val="16"/>
              </w:rPr>
            </w:pPr>
            <w:r w:rsidRPr="00180D08">
              <w:rPr>
                <w:sz w:val="16"/>
              </w:rPr>
              <w:t>13=EPSDT Services</w:t>
            </w:r>
          </w:p>
          <w:p w:rsidR="00A62308" w:rsidRPr="00180D08" w:rsidRDefault="00A62308" w:rsidP="00477BA2">
            <w:pPr>
              <w:pStyle w:val="TableText"/>
              <w:rPr>
                <w:sz w:val="16"/>
              </w:rPr>
            </w:pPr>
            <w:r w:rsidRPr="00180D08">
              <w:rPr>
                <w:sz w:val="16"/>
              </w:rPr>
              <w:t>14=Medicare Crossover Instit.</w:t>
            </w:r>
          </w:p>
          <w:p w:rsidR="00A62308" w:rsidRPr="00180D08" w:rsidRDefault="00A62308" w:rsidP="00477BA2">
            <w:pPr>
              <w:pStyle w:val="TableText"/>
              <w:rPr>
                <w:sz w:val="16"/>
              </w:rPr>
            </w:pPr>
            <w:r w:rsidRPr="00180D08">
              <w:rPr>
                <w:sz w:val="16"/>
              </w:rPr>
              <w:t>15=Medicare Crossover Prof.</w:t>
            </w:r>
          </w:p>
        </w:tc>
        <w:tc>
          <w:tcPr>
            <w:tcW w:w="1236" w:type="dxa"/>
          </w:tcPr>
          <w:p w:rsidR="00A62308" w:rsidRPr="00A01E1F" w:rsidRDefault="00A62308" w:rsidP="00477BA2">
            <w:pPr>
              <w:pStyle w:val="TableText"/>
            </w:pPr>
            <w:r>
              <w:t>2</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Pr="00A01E1F" w:rsidRDefault="00A62308" w:rsidP="00477BA2">
            <w:pPr>
              <w:pStyle w:val="TableText"/>
            </w:pPr>
            <w:r>
              <w:t>25</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Default="00A62308" w:rsidP="00477BA2">
            <w:pPr>
              <w:pStyle w:val="TableText"/>
            </w:pPr>
            <w:r>
              <w:t>26-29</w:t>
            </w:r>
          </w:p>
        </w:tc>
        <w:tc>
          <w:tcPr>
            <w:tcW w:w="1432" w:type="dxa"/>
          </w:tcPr>
          <w:p w:rsidR="00A62308" w:rsidRDefault="00A62308" w:rsidP="00477BA2">
            <w:pPr>
              <w:pStyle w:val="TableText"/>
            </w:pPr>
            <w:r>
              <w:t>Error Code</w:t>
            </w:r>
          </w:p>
        </w:tc>
        <w:tc>
          <w:tcPr>
            <w:tcW w:w="1614" w:type="dxa"/>
          </w:tcPr>
          <w:p w:rsidR="00A62308" w:rsidRPr="00A01E1F" w:rsidRDefault="00A62308" w:rsidP="00477BA2">
            <w:pPr>
              <w:pStyle w:val="TableText"/>
            </w:pPr>
          </w:p>
        </w:tc>
        <w:tc>
          <w:tcPr>
            <w:tcW w:w="1236" w:type="dxa"/>
          </w:tcPr>
          <w:p w:rsidR="00A62308" w:rsidRDefault="00A62308" w:rsidP="00477BA2">
            <w:pPr>
              <w:pStyle w:val="TableText"/>
            </w:pPr>
            <w:r>
              <w:t>4</w:t>
            </w:r>
          </w:p>
        </w:tc>
        <w:tc>
          <w:tcPr>
            <w:tcW w:w="1528" w:type="dxa"/>
          </w:tcPr>
          <w:p w:rsidR="00A62308" w:rsidRDefault="00A62308" w:rsidP="00477BA2">
            <w:pPr>
              <w:pStyle w:val="TableText"/>
            </w:pPr>
            <w:r>
              <w:t>Numeric</w:t>
            </w:r>
          </w:p>
        </w:tc>
      </w:tr>
      <w:tr w:rsidR="00A62308" w:rsidRPr="005E285C" w:rsidTr="005054E2">
        <w:tc>
          <w:tcPr>
            <w:tcW w:w="1426" w:type="dxa"/>
          </w:tcPr>
          <w:p w:rsidR="00A62308" w:rsidRPr="00A01E1F" w:rsidRDefault="00A62308" w:rsidP="00477BA2">
            <w:pPr>
              <w:pStyle w:val="TableText"/>
            </w:pPr>
            <w:r>
              <w:t>30</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31-38</w:t>
            </w:r>
          </w:p>
        </w:tc>
        <w:tc>
          <w:tcPr>
            <w:tcW w:w="1432" w:type="dxa"/>
          </w:tcPr>
          <w:p w:rsidR="00A62308" w:rsidRPr="00A01E1F" w:rsidRDefault="00A62308" w:rsidP="00477BA2">
            <w:pPr>
              <w:pStyle w:val="TableText"/>
            </w:pPr>
            <w:r>
              <w:t xml:space="preserve">Number of claim records </w:t>
            </w:r>
            <w:r>
              <w:lastRenderedPageBreak/>
              <w:t>having this error code</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8</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Pr="00A01E1F" w:rsidRDefault="00A62308" w:rsidP="00477BA2">
            <w:pPr>
              <w:pStyle w:val="TableText"/>
            </w:pPr>
            <w:r>
              <w:lastRenderedPageBreak/>
              <w:t>39</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C820A5" w:rsidRDefault="00A62308" w:rsidP="00477BA2">
            <w:pPr>
              <w:pStyle w:val="TableText"/>
            </w:pPr>
            <w:r>
              <w:t>40</w:t>
            </w:r>
            <w:r w:rsidRPr="00C820A5">
              <w:t>-8</w:t>
            </w:r>
            <w:r>
              <w:t>1</w:t>
            </w:r>
          </w:p>
        </w:tc>
        <w:tc>
          <w:tcPr>
            <w:tcW w:w="1432" w:type="dxa"/>
          </w:tcPr>
          <w:p w:rsidR="00A62308" w:rsidRPr="00A01E1F" w:rsidRDefault="00A62308" w:rsidP="00477BA2">
            <w:pPr>
              <w:pStyle w:val="TableText"/>
            </w:pPr>
            <w:r>
              <w:t>End of Record</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42</w:t>
            </w:r>
          </w:p>
        </w:tc>
        <w:tc>
          <w:tcPr>
            <w:tcW w:w="1528" w:type="dxa"/>
          </w:tcPr>
          <w:p w:rsidR="00A62308" w:rsidRPr="00A01E1F" w:rsidRDefault="00A62308" w:rsidP="00477BA2">
            <w:pPr>
              <w:pStyle w:val="TableText"/>
            </w:pPr>
            <w:r>
              <w:t>Value is spaces.</w:t>
            </w:r>
          </w:p>
        </w:tc>
      </w:tr>
      <w:tr w:rsidR="00A62308" w:rsidRPr="005E285C" w:rsidTr="005054E2">
        <w:tc>
          <w:tcPr>
            <w:tcW w:w="1426" w:type="dxa"/>
            <w:shd w:val="clear" w:color="auto" w:fill="CCFFCC"/>
          </w:tcPr>
          <w:p w:rsidR="00A62308" w:rsidRPr="005E285C" w:rsidRDefault="00A62308" w:rsidP="00477BA2">
            <w:pPr>
              <w:pStyle w:val="TableText"/>
              <w:rPr>
                <w:b/>
              </w:rPr>
            </w:pPr>
            <w:r w:rsidRPr="005E285C">
              <w:rPr>
                <w:b/>
              </w:rPr>
              <w:t>TRAILER (TOTALS) RECORD</w:t>
            </w:r>
          </w:p>
        </w:tc>
        <w:tc>
          <w:tcPr>
            <w:tcW w:w="1432" w:type="dxa"/>
            <w:shd w:val="clear" w:color="auto" w:fill="CCFFCC"/>
          </w:tcPr>
          <w:p w:rsidR="00A62308" w:rsidRPr="00A01E1F" w:rsidRDefault="00A62308" w:rsidP="00477BA2">
            <w:pPr>
              <w:pStyle w:val="TableText"/>
            </w:pPr>
          </w:p>
        </w:tc>
        <w:tc>
          <w:tcPr>
            <w:tcW w:w="1614" w:type="dxa"/>
            <w:shd w:val="clear" w:color="auto" w:fill="CCFFCC"/>
          </w:tcPr>
          <w:p w:rsidR="00A62308" w:rsidRPr="00A01E1F" w:rsidRDefault="00A62308" w:rsidP="00477BA2">
            <w:pPr>
              <w:pStyle w:val="TableText"/>
            </w:pPr>
            <w:r w:rsidRPr="005E285C">
              <w:rPr>
                <w:sz w:val="18"/>
              </w:rPr>
              <w:t>There is only one trailer record per file.</w:t>
            </w:r>
          </w:p>
        </w:tc>
        <w:tc>
          <w:tcPr>
            <w:tcW w:w="1236" w:type="dxa"/>
            <w:shd w:val="clear" w:color="auto" w:fill="CCFFCC"/>
          </w:tcPr>
          <w:p w:rsidR="00A62308" w:rsidRPr="00A01E1F" w:rsidRDefault="00A62308" w:rsidP="00477BA2">
            <w:pPr>
              <w:pStyle w:val="TableText"/>
            </w:pPr>
          </w:p>
        </w:tc>
        <w:tc>
          <w:tcPr>
            <w:tcW w:w="1528" w:type="dxa"/>
            <w:shd w:val="clear" w:color="auto" w:fill="CCFFCC"/>
          </w:tcPr>
          <w:p w:rsidR="00A62308" w:rsidRPr="00A01E1F" w:rsidRDefault="00A62308" w:rsidP="00477BA2">
            <w:pPr>
              <w:pStyle w:val="TableText"/>
            </w:pPr>
          </w:p>
        </w:tc>
      </w:tr>
      <w:tr w:rsidR="00A62308" w:rsidRPr="005E285C" w:rsidTr="005054E2">
        <w:tc>
          <w:tcPr>
            <w:tcW w:w="1426" w:type="dxa"/>
          </w:tcPr>
          <w:p w:rsidR="00A62308" w:rsidRPr="00A01E1F" w:rsidRDefault="00A62308" w:rsidP="00477BA2">
            <w:pPr>
              <w:pStyle w:val="TableText"/>
            </w:pPr>
            <w:r>
              <w:t>1</w:t>
            </w:r>
          </w:p>
        </w:tc>
        <w:tc>
          <w:tcPr>
            <w:tcW w:w="1432" w:type="dxa"/>
          </w:tcPr>
          <w:p w:rsidR="00A62308" w:rsidRDefault="00A62308" w:rsidP="00477BA2">
            <w:pPr>
              <w:pStyle w:val="TableText"/>
            </w:pPr>
            <w:r>
              <w:t>Record Type</w:t>
            </w:r>
          </w:p>
        </w:tc>
        <w:tc>
          <w:tcPr>
            <w:tcW w:w="1614" w:type="dxa"/>
          </w:tcPr>
          <w:p w:rsidR="00A62308" w:rsidRPr="00A01E1F" w:rsidRDefault="00A62308" w:rsidP="00477BA2">
            <w:pPr>
              <w:pStyle w:val="TableText"/>
            </w:pPr>
            <w:r>
              <w:t>9=Trailer</w:t>
            </w: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Default="00A62308" w:rsidP="00477BA2">
            <w:pPr>
              <w:pStyle w:val="TableText"/>
            </w:pPr>
            <w:r>
              <w:t>2</w:t>
            </w:r>
          </w:p>
        </w:tc>
        <w:tc>
          <w:tcPr>
            <w:tcW w:w="1432" w:type="dxa"/>
          </w:tcPr>
          <w:p w:rsidR="00A62308" w:rsidRDefault="00A62308" w:rsidP="00477BA2">
            <w:pPr>
              <w:pStyle w:val="TableText"/>
            </w:pPr>
            <w:r>
              <w:t>Delimiter</w:t>
            </w:r>
          </w:p>
        </w:tc>
        <w:tc>
          <w:tcPr>
            <w:tcW w:w="1614" w:type="dxa"/>
          </w:tcPr>
          <w:p w:rsidR="00A62308"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Default="00A62308" w:rsidP="00477BA2">
            <w:pPr>
              <w:pStyle w:val="TableText"/>
            </w:pPr>
            <w:r>
              <w:t>3-12</w:t>
            </w:r>
          </w:p>
        </w:tc>
        <w:tc>
          <w:tcPr>
            <w:tcW w:w="1432" w:type="dxa"/>
          </w:tcPr>
          <w:p w:rsidR="00A62308" w:rsidRDefault="00A62308" w:rsidP="00477BA2">
            <w:pPr>
              <w:pStyle w:val="TableText"/>
            </w:pPr>
            <w:r>
              <w:t>Report ID</w:t>
            </w:r>
          </w:p>
        </w:tc>
        <w:tc>
          <w:tcPr>
            <w:tcW w:w="1614" w:type="dxa"/>
          </w:tcPr>
          <w:p w:rsidR="00A62308" w:rsidRDefault="00A62308" w:rsidP="00477BA2">
            <w:pPr>
              <w:pStyle w:val="TableText"/>
            </w:pPr>
            <w:r>
              <w:t xml:space="preserve">Value is </w:t>
            </w:r>
          </w:p>
          <w:p w:rsidR="00180D08" w:rsidRDefault="00A62308" w:rsidP="00180D08">
            <w:pPr>
              <w:pStyle w:val="TableText"/>
            </w:pPr>
            <w:r>
              <w:t>“</w:t>
            </w:r>
            <w:r>
              <w:rPr>
                <w:b/>
              </w:rPr>
              <w:t>CCN</w:t>
            </w:r>
            <w:r w:rsidRPr="005E285C">
              <w:rPr>
                <w:b/>
              </w:rPr>
              <w:t>-W-005</w:t>
            </w:r>
            <w:r w:rsidRPr="00C900FE">
              <w:t>”</w:t>
            </w:r>
            <w:r w:rsidR="00180D08">
              <w:t xml:space="preserve"> or </w:t>
            </w:r>
          </w:p>
          <w:p w:rsidR="00A62308" w:rsidRDefault="00180D08" w:rsidP="00180D08">
            <w:pPr>
              <w:pStyle w:val="TableText"/>
            </w:pPr>
            <w:r>
              <w:t>“</w:t>
            </w:r>
            <w:r w:rsidRPr="00180D08">
              <w:rPr>
                <w:b/>
              </w:rPr>
              <w:t>CCN-O-00</w:t>
            </w:r>
            <w:r>
              <w:rPr>
                <w:b/>
              </w:rPr>
              <w:t>5</w:t>
            </w:r>
            <w:r>
              <w:t>”</w:t>
            </w:r>
          </w:p>
        </w:tc>
        <w:tc>
          <w:tcPr>
            <w:tcW w:w="1236" w:type="dxa"/>
          </w:tcPr>
          <w:p w:rsidR="00A62308" w:rsidRDefault="00A62308" w:rsidP="00477BA2">
            <w:pPr>
              <w:pStyle w:val="TableText"/>
            </w:pPr>
            <w:r>
              <w:t>10</w:t>
            </w:r>
          </w:p>
        </w:tc>
        <w:tc>
          <w:tcPr>
            <w:tcW w:w="1528" w:type="dxa"/>
          </w:tcPr>
          <w:p w:rsidR="00A62308" w:rsidRDefault="00A62308" w:rsidP="00477BA2">
            <w:pPr>
              <w:pStyle w:val="TableText"/>
            </w:pPr>
            <w:r>
              <w:t>Character</w:t>
            </w:r>
          </w:p>
        </w:tc>
      </w:tr>
      <w:tr w:rsidR="00A62308" w:rsidRPr="005E285C" w:rsidTr="005054E2">
        <w:tc>
          <w:tcPr>
            <w:tcW w:w="1426" w:type="dxa"/>
          </w:tcPr>
          <w:p w:rsidR="00A62308" w:rsidRDefault="00A62308" w:rsidP="00477BA2">
            <w:pPr>
              <w:pStyle w:val="TableText"/>
            </w:pPr>
            <w:r>
              <w:t>13</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14-21</w:t>
            </w:r>
          </w:p>
        </w:tc>
        <w:tc>
          <w:tcPr>
            <w:tcW w:w="1432" w:type="dxa"/>
          </w:tcPr>
          <w:p w:rsidR="00A62308" w:rsidRPr="00A01E1F" w:rsidRDefault="00A62308" w:rsidP="00477BA2">
            <w:pPr>
              <w:pStyle w:val="TableText"/>
            </w:pPr>
            <w:r>
              <w:t>Total Detail Lines in the file</w:t>
            </w:r>
          </w:p>
        </w:tc>
        <w:tc>
          <w:tcPr>
            <w:tcW w:w="1614" w:type="dxa"/>
          </w:tcPr>
          <w:p w:rsidR="00A62308" w:rsidRPr="005E285C" w:rsidRDefault="00A62308" w:rsidP="00477BA2">
            <w:pPr>
              <w:pStyle w:val="TableText"/>
              <w:rPr>
                <w:sz w:val="18"/>
              </w:rPr>
            </w:pPr>
            <w:r w:rsidRPr="005E285C">
              <w:rPr>
                <w:sz w:val="18"/>
              </w:rPr>
              <w:t>This is a number that represents the total detail lines submitted in the file.</w:t>
            </w:r>
          </w:p>
        </w:tc>
        <w:tc>
          <w:tcPr>
            <w:tcW w:w="1236" w:type="dxa"/>
          </w:tcPr>
          <w:p w:rsidR="00A62308" w:rsidRPr="00A01E1F" w:rsidRDefault="00A62308" w:rsidP="00477BA2">
            <w:pPr>
              <w:pStyle w:val="TableText"/>
            </w:pPr>
            <w:r>
              <w:t>8</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Default="00A62308" w:rsidP="00477BA2">
            <w:pPr>
              <w:pStyle w:val="TableText"/>
            </w:pPr>
            <w:r>
              <w:t>22</w:t>
            </w:r>
          </w:p>
        </w:tc>
        <w:tc>
          <w:tcPr>
            <w:tcW w:w="1432" w:type="dxa"/>
          </w:tcPr>
          <w:p w:rsidR="00A62308" w:rsidRDefault="00A62308" w:rsidP="00477BA2">
            <w:pPr>
              <w:pStyle w:val="TableText"/>
            </w:pPr>
            <w:r>
              <w:t>Delimiter</w:t>
            </w:r>
          </w:p>
        </w:tc>
        <w:tc>
          <w:tcPr>
            <w:tcW w:w="1614" w:type="dxa"/>
          </w:tcPr>
          <w:p w:rsidR="00A62308" w:rsidRDefault="00A62308" w:rsidP="00477BA2">
            <w:pPr>
              <w:pStyle w:val="TableText"/>
            </w:pPr>
          </w:p>
        </w:tc>
        <w:tc>
          <w:tcPr>
            <w:tcW w:w="1236" w:type="dxa"/>
          </w:tcPr>
          <w:p w:rsidR="00A62308"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23-24</w:t>
            </w:r>
          </w:p>
        </w:tc>
        <w:tc>
          <w:tcPr>
            <w:tcW w:w="1432" w:type="dxa"/>
          </w:tcPr>
          <w:p w:rsidR="00A62308" w:rsidRPr="00A01E1F" w:rsidRDefault="00A62308" w:rsidP="00477BA2">
            <w:pPr>
              <w:pStyle w:val="TableText"/>
            </w:pPr>
            <w:r>
              <w:t>Totals Line Indicator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2</w:t>
            </w:r>
          </w:p>
        </w:tc>
        <w:tc>
          <w:tcPr>
            <w:tcW w:w="1528" w:type="dxa"/>
          </w:tcPr>
          <w:p w:rsidR="00A62308" w:rsidRDefault="00A62308" w:rsidP="00477BA2">
            <w:pPr>
              <w:pStyle w:val="TableText"/>
            </w:pPr>
            <w:r>
              <w:t xml:space="preserve">Numeric, value is </w:t>
            </w:r>
          </w:p>
          <w:p w:rsidR="00A62308" w:rsidRPr="00A01E1F" w:rsidRDefault="00A62308" w:rsidP="00477BA2">
            <w:pPr>
              <w:pStyle w:val="TableText"/>
            </w:pPr>
            <w:r>
              <w:t>99.</w:t>
            </w:r>
          </w:p>
        </w:tc>
      </w:tr>
      <w:tr w:rsidR="00A62308" w:rsidRPr="005E285C" w:rsidTr="005054E2">
        <w:tc>
          <w:tcPr>
            <w:tcW w:w="1426" w:type="dxa"/>
          </w:tcPr>
          <w:p w:rsidR="00A62308" w:rsidRPr="00A01E1F" w:rsidRDefault="00A62308" w:rsidP="00477BA2">
            <w:pPr>
              <w:pStyle w:val="TableText"/>
            </w:pPr>
            <w:r>
              <w:t>25</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Default="00A62308" w:rsidP="00477BA2">
            <w:pPr>
              <w:pStyle w:val="TableText"/>
            </w:pPr>
            <w:r>
              <w:t>26-29</w:t>
            </w:r>
          </w:p>
        </w:tc>
        <w:tc>
          <w:tcPr>
            <w:tcW w:w="1432" w:type="dxa"/>
          </w:tcPr>
          <w:p w:rsidR="00A62308" w:rsidRDefault="00A62308" w:rsidP="00477BA2">
            <w:pPr>
              <w:pStyle w:val="TableText"/>
            </w:pPr>
            <w:r>
              <w:t>Unused</w:t>
            </w:r>
          </w:p>
        </w:tc>
        <w:tc>
          <w:tcPr>
            <w:tcW w:w="1614" w:type="dxa"/>
          </w:tcPr>
          <w:p w:rsidR="00A62308" w:rsidRPr="00A01E1F" w:rsidRDefault="00A62308" w:rsidP="00477BA2">
            <w:pPr>
              <w:pStyle w:val="TableText"/>
            </w:pPr>
          </w:p>
        </w:tc>
        <w:tc>
          <w:tcPr>
            <w:tcW w:w="1236" w:type="dxa"/>
          </w:tcPr>
          <w:p w:rsidR="00A62308" w:rsidRDefault="00A62308" w:rsidP="00477BA2">
            <w:pPr>
              <w:pStyle w:val="TableText"/>
            </w:pPr>
            <w:r>
              <w:t>4</w:t>
            </w:r>
          </w:p>
        </w:tc>
        <w:tc>
          <w:tcPr>
            <w:tcW w:w="1528" w:type="dxa"/>
          </w:tcPr>
          <w:p w:rsidR="00A62308" w:rsidRDefault="00A62308" w:rsidP="00477BA2">
            <w:pPr>
              <w:pStyle w:val="TableText"/>
            </w:pPr>
            <w:r>
              <w:t>Value is spaces</w:t>
            </w:r>
          </w:p>
        </w:tc>
      </w:tr>
      <w:tr w:rsidR="00A62308" w:rsidRPr="005E285C" w:rsidTr="005054E2">
        <w:tc>
          <w:tcPr>
            <w:tcW w:w="1426" w:type="dxa"/>
          </w:tcPr>
          <w:p w:rsidR="00A62308" w:rsidRPr="00A01E1F" w:rsidRDefault="00A62308" w:rsidP="00477BA2">
            <w:pPr>
              <w:pStyle w:val="TableText"/>
            </w:pPr>
            <w:r>
              <w:t>30</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A01E1F" w:rsidRDefault="00A62308" w:rsidP="00477BA2">
            <w:pPr>
              <w:pStyle w:val="TableText"/>
            </w:pPr>
            <w:r>
              <w:t>31-38</w:t>
            </w:r>
          </w:p>
        </w:tc>
        <w:tc>
          <w:tcPr>
            <w:tcW w:w="1432" w:type="dxa"/>
          </w:tcPr>
          <w:p w:rsidR="00A62308" w:rsidRPr="00A01E1F" w:rsidRDefault="00A62308" w:rsidP="00477BA2">
            <w:pPr>
              <w:pStyle w:val="TableText"/>
            </w:pPr>
            <w:r>
              <w:t>Total Number of Claim records denied</w:t>
            </w:r>
          </w:p>
        </w:tc>
        <w:tc>
          <w:tcPr>
            <w:tcW w:w="1614" w:type="dxa"/>
          </w:tcPr>
          <w:p w:rsidR="00A62308" w:rsidRPr="005E285C" w:rsidRDefault="00A62308" w:rsidP="00477BA2">
            <w:pPr>
              <w:pStyle w:val="TableText"/>
              <w:rPr>
                <w:sz w:val="18"/>
              </w:rPr>
            </w:pPr>
            <w:r w:rsidRPr="005E285C">
              <w:rPr>
                <w:sz w:val="18"/>
              </w:rPr>
              <w:t xml:space="preserve">This value should match that of the </w:t>
            </w:r>
            <w:r w:rsidRPr="00D80476">
              <w:rPr>
                <w:sz w:val="18"/>
              </w:rPr>
              <w:t>CCN</w:t>
            </w:r>
            <w:r w:rsidRPr="005E285C">
              <w:rPr>
                <w:sz w:val="18"/>
              </w:rPr>
              <w:t xml:space="preserve">-W-001 file.  It may not equal the total of all detail lines in the </w:t>
            </w:r>
            <w:r>
              <w:rPr>
                <w:sz w:val="18"/>
              </w:rPr>
              <w:t>CCN</w:t>
            </w:r>
            <w:r w:rsidRPr="005E285C">
              <w:rPr>
                <w:sz w:val="18"/>
              </w:rPr>
              <w:t xml:space="preserve">-W-005 file because one </w:t>
            </w:r>
            <w:r>
              <w:rPr>
                <w:sz w:val="18"/>
              </w:rPr>
              <w:lastRenderedPageBreak/>
              <w:t>claim</w:t>
            </w:r>
            <w:r w:rsidRPr="005E285C">
              <w:rPr>
                <w:sz w:val="18"/>
              </w:rPr>
              <w:t xml:space="preserve"> may have several </w:t>
            </w:r>
            <w:r>
              <w:rPr>
                <w:sz w:val="18"/>
              </w:rPr>
              <w:t>edit</w:t>
            </w:r>
            <w:r w:rsidRPr="005E285C">
              <w:rPr>
                <w:sz w:val="18"/>
              </w:rPr>
              <w:t>s.</w:t>
            </w:r>
          </w:p>
        </w:tc>
        <w:tc>
          <w:tcPr>
            <w:tcW w:w="1236" w:type="dxa"/>
          </w:tcPr>
          <w:p w:rsidR="00A62308" w:rsidRPr="00A01E1F" w:rsidRDefault="00A62308" w:rsidP="00477BA2">
            <w:pPr>
              <w:pStyle w:val="TableText"/>
            </w:pPr>
            <w:r>
              <w:lastRenderedPageBreak/>
              <w:t>8</w:t>
            </w:r>
          </w:p>
        </w:tc>
        <w:tc>
          <w:tcPr>
            <w:tcW w:w="1528" w:type="dxa"/>
          </w:tcPr>
          <w:p w:rsidR="00A62308" w:rsidRPr="00A01E1F" w:rsidRDefault="00A62308" w:rsidP="00477BA2">
            <w:pPr>
              <w:pStyle w:val="TableText"/>
            </w:pPr>
            <w:r>
              <w:t>Numeric</w:t>
            </w:r>
          </w:p>
        </w:tc>
      </w:tr>
      <w:tr w:rsidR="00A62308" w:rsidRPr="005E285C" w:rsidTr="005054E2">
        <w:tc>
          <w:tcPr>
            <w:tcW w:w="1426" w:type="dxa"/>
          </w:tcPr>
          <w:p w:rsidR="00A62308" w:rsidRPr="00A01E1F" w:rsidRDefault="00A62308" w:rsidP="00477BA2">
            <w:pPr>
              <w:pStyle w:val="TableText"/>
            </w:pPr>
            <w:r>
              <w:lastRenderedPageBreak/>
              <w:t>39</w:t>
            </w:r>
          </w:p>
        </w:tc>
        <w:tc>
          <w:tcPr>
            <w:tcW w:w="1432" w:type="dxa"/>
          </w:tcPr>
          <w:p w:rsidR="00A62308" w:rsidRPr="00A01E1F" w:rsidRDefault="00A62308" w:rsidP="00477BA2">
            <w:pPr>
              <w:pStyle w:val="TableText"/>
            </w:pPr>
            <w:r>
              <w:t>Delimiter</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1</w:t>
            </w:r>
          </w:p>
        </w:tc>
        <w:tc>
          <w:tcPr>
            <w:tcW w:w="1528" w:type="dxa"/>
          </w:tcPr>
          <w:p w:rsidR="00A62308" w:rsidRPr="00A01E1F" w:rsidRDefault="00A62308" w:rsidP="00477BA2">
            <w:pPr>
              <w:pStyle w:val="TableText"/>
            </w:pPr>
            <w:r>
              <w:t>U</w:t>
            </w:r>
            <w:r w:rsidRPr="00A01E1F">
              <w:t>se</w:t>
            </w:r>
            <w:r>
              <w:t>s</w:t>
            </w:r>
            <w:r w:rsidRPr="00A01E1F">
              <w:t xml:space="preserve"> the ^ character value</w:t>
            </w:r>
          </w:p>
        </w:tc>
      </w:tr>
      <w:tr w:rsidR="00A62308" w:rsidRPr="005E285C" w:rsidTr="005054E2">
        <w:tc>
          <w:tcPr>
            <w:tcW w:w="1426" w:type="dxa"/>
          </w:tcPr>
          <w:p w:rsidR="00A62308" w:rsidRPr="00C820A5" w:rsidRDefault="00A62308" w:rsidP="00477BA2">
            <w:pPr>
              <w:pStyle w:val="TableText"/>
            </w:pPr>
            <w:r>
              <w:t>40</w:t>
            </w:r>
            <w:r w:rsidRPr="00C820A5">
              <w:t>-8</w:t>
            </w:r>
            <w:r>
              <w:t>1</w:t>
            </w:r>
          </w:p>
        </w:tc>
        <w:tc>
          <w:tcPr>
            <w:tcW w:w="1432" w:type="dxa"/>
          </w:tcPr>
          <w:p w:rsidR="00A62308" w:rsidRPr="00A01E1F" w:rsidRDefault="00A62308" w:rsidP="00477BA2">
            <w:pPr>
              <w:pStyle w:val="TableText"/>
            </w:pPr>
            <w:r>
              <w:t>End of Record</w:t>
            </w:r>
          </w:p>
        </w:tc>
        <w:tc>
          <w:tcPr>
            <w:tcW w:w="1614" w:type="dxa"/>
          </w:tcPr>
          <w:p w:rsidR="00A62308" w:rsidRPr="00A01E1F" w:rsidRDefault="00A62308" w:rsidP="00477BA2">
            <w:pPr>
              <w:pStyle w:val="TableText"/>
            </w:pPr>
          </w:p>
        </w:tc>
        <w:tc>
          <w:tcPr>
            <w:tcW w:w="1236" w:type="dxa"/>
          </w:tcPr>
          <w:p w:rsidR="00A62308" w:rsidRPr="00A01E1F" w:rsidRDefault="00A62308" w:rsidP="00477BA2">
            <w:pPr>
              <w:pStyle w:val="TableText"/>
            </w:pPr>
            <w:r>
              <w:t>42</w:t>
            </w:r>
          </w:p>
        </w:tc>
        <w:tc>
          <w:tcPr>
            <w:tcW w:w="1528" w:type="dxa"/>
          </w:tcPr>
          <w:p w:rsidR="00A62308" w:rsidRPr="00A01E1F" w:rsidRDefault="00A62308" w:rsidP="00477BA2">
            <w:pPr>
              <w:pStyle w:val="TableText"/>
            </w:pPr>
            <w:r>
              <w:t>Value is spaces.</w:t>
            </w:r>
          </w:p>
        </w:tc>
      </w:tr>
    </w:tbl>
    <w:p w:rsidR="00A62308" w:rsidRPr="002E3770" w:rsidRDefault="00A62308" w:rsidP="00477BA2">
      <w:pPr>
        <w:pStyle w:val="ListBullet2"/>
        <w:numPr>
          <w:ilvl w:val="0"/>
          <w:numId w:val="0"/>
        </w:numPr>
      </w:pPr>
    </w:p>
    <w:p w:rsidR="00A62308" w:rsidRPr="00720B23" w:rsidRDefault="00A62308" w:rsidP="00477BA2">
      <w:pPr>
        <w:pStyle w:val="ListBullet2"/>
        <w:numPr>
          <w:ilvl w:val="0"/>
          <w:numId w:val="0"/>
        </w:numPr>
        <w:rPr>
          <w:sz w:val="20"/>
        </w:rPr>
      </w:pPr>
    </w:p>
    <w:p w:rsidR="00200226" w:rsidRDefault="00200226">
      <w:pPr>
        <w:rPr>
          <w:sz w:val="28"/>
        </w:rPr>
      </w:pPr>
      <w:r>
        <w:br w:type="page"/>
      </w:r>
    </w:p>
    <w:p w:rsidR="00180D08" w:rsidRPr="00180D08" w:rsidRDefault="00B80C09" w:rsidP="00477BA2">
      <w:pPr>
        <w:pStyle w:val="Heading2"/>
        <w:rPr>
          <w:color w:val="000000"/>
        </w:rPr>
      </w:pPr>
      <w:bookmarkStart w:id="277" w:name="_Toc323018271"/>
      <w:r>
        <w:lastRenderedPageBreak/>
        <w:t>C</w:t>
      </w:r>
      <w:r w:rsidR="00A62308" w:rsidRPr="00D80476">
        <w:t xml:space="preserve">laim </w:t>
      </w:r>
      <w:r w:rsidR="00C33E58">
        <w:t>D</w:t>
      </w:r>
      <w:r w:rsidR="00A62308" w:rsidRPr="00D80476">
        <w:t xml:space="preserve">etail — Molina file </w:t>
      </w:r>
      <w:r w:rsidR="00180D08">
        <w:t>(FI to CCN)</w:t>
      </w:r>
      <w:bookmarkEnd w:id="277"/>
    </w:p>
    <w:p w:rsidR="00A62308" w:rsidRDefault="00180D08" w:rsidP="00477BA2">
      <w:pPr>
        <w:pStyle w:val="Heading2"/>
        <w:rPr>
          <w:color w:val="000000"/>
        </w:rPr>
      </w:pPr>
      <w:bookmarkStart w:id="278" w:name="_Toc304200192"/>
      <w:bookmarkStart w:id="279" w:name="_Toc323018272"/>
      <w:r>
        <w:rPr>
          <w:color w:val="000000"/>
        </w:rPr>
        <w:t xml:space="preserve">CCN-O-010 (initial) and </w:t>
      </w:r>
      <w:r w:rsidR="00A62308" w:rsidRPr="00D80476">
        <w:rPr>
          <w:color w:val="000000"/>
        </w:rPr>
        <w:t>CCN-W-010</w:t>
      </w:r>
      <w:r w:rsidR="004B26A1">
        <w:rPr>
          <w:color w:val="000000"/>
        </w:rPr>
        <w:t xml:space="preserve"> </w:t>
      </w:r>
      <w:r>
        <w:rPr>
          <w:color w:val="000000"/>
        </w:rPr>
        <w:t>(weekly)</w:t>
      </w:r>
      <w:bookmarkEnd w:id="278"/>
      <w:bookmarkEnd w:id="279"/>
    </w:p>
    <w:p w:rsidR="000B1082" w:rsidRPr="001E31CB" w:rsidRDefault="00AE2390" w:rsidP="000B1082">
      <w:pPr>
        <w:rPr>
          <w:color w:val="000000"/>
        </w:rPr>
      </w:pPr>
      <w:r>
        <w:rPr>
          <w:color w:val="000000"/>
        </w:rPr>
        <w:t xml:space="preserve">This report lists claim detail </w:t>
      </w:r>
      <w:r w:rsidR="008534F0">
        <w:rPr>
          <w:color w:val="000000"/>
        </w:rPr>
        <w:t xml:space="preserve">as adjudicated in the MMIS for the initial 24 month </w:t>
      </w:r>
      <w:r w:rsidR="00AE49B8">
        <w:rPr>
          <w:color w:val="000000"/>
        </w:rPr>
        <w:t xml:space="preserve">recipient </w:t>
      </w:r>
      <w:r w:rsidR="008534F0">
        <w:rPr>
          <w:color w:val="000000"/>
        </w:rPr>
        <w:t xml:space="preserve">history.  This report will be distributed as a delimitated text file and is a </w:t>
      </w:r>
      <w:r w:rsidR="00AE49B8">
        <w:rPr>
          <w:color w:val="000000"/>
        </w:rPr>
        <w:t>detailed listing by header and line item of edits applied to the claims data.</w:t>
      </w:r>
    </w:p>
    <w:p w:rsidR="000B1082" w:rsidRDefault="000B1082" w:rsidP="000B1082"/>
    <w:tbl>
      <w:tblPr>
        <w:tblW w:w="0" w:type="auto"/>
        <w:tblInd w:w="712" w:type="dxa"/>
        <w:tblBorders>
          <w:top w:val="single" w:sz="4" w:space="0" w:color="auto"/>
          <w:bottom w:val="single" w:sz="4" w:space="0" w:color="auto"/>
          <w:insideH w:val="single" w:sz="4" w:space="0" w:color="auto"/>
        </w:tblBorders>
        <w:tblLook w:val="01E0" w:firstRow="1" w:lastRow="1" w:firstColumn="1" w:lastColumn="1" w:noHBand="0" w:noVBand="0"/>
      </w:tblPr>
      <w:tblGrid>
        <w:gridCol w:w="1493"/>
        <w:gridCol w:w="1716"/>
        <w:gridCol w:w="236"/>
        <w:gridCol w:w="1486"/>
        <w:gridCol w:w="847"/>
        <w:gridCol w:w="254"/>
        <w:gridCol w:w="236"/>
        <w:gridCol w:w="1901"/>
      </w:tblGrid>
      <w:tr w:rsidR="000B1082" w:rsidRPr="002C5733" w:rsidTr="00512C9A">
        <w:trPr>
          <w:tblHeader/>
        </w:trPr>
        <w:tc>
          <w:tcPr>
            <w:tcW w:w="1493" w:type="dxa"/>
          </w:tcPr>
          <w:p w:rsidR="000B1082" w:rsidRPr="002C5733" w:rsidRDefault="00104D7F" w:rsidP="000B1082">
            <w:pPr>
              <w:rPr>
                <w:sz w:val="20"/>
                <w:szCs w:val="20"/>
              </w:rPr>
            </w:pPr>
            <w:r w:rsidRPr="00104D7F">
              <w:rPr>
                <w:sz w:val="20"/>
                <w:szCs w:val="20"/>
              </w:rPr>
              <w:t>Column(s)</w:t>
            </w:r>
          </w:p>
        </w:tc>
        <w:tc>
          <w:tcPr>
            <w:tcW w:w="1952" w:type="dxa"/>
            <w:gridSpan w:val="2"/>
          </w:tcPr>
          <w:p w:rsidR="000B1082" w:rsidRPr="002C5733" w:rsidRDefault="00104D7F" w:rsidP="000B1082">
            <w:pPr>
              <w:rPr>
                <w:sz w:val="20"/>
                <w:szCs w:val="20"/>
              </w:rPr>
            </w:pPr>
            <w:r w:rsidRPr="00104D7F">
              <w:rPr>
                <w:sz w:val="20"/>
                <w:szCs w:val="20"/>
              </w:rPr>
              <w:t>Item</w:t>
            </w:r>
          </w:p>
        </w:tc>
        <w:tc>
          <w:tcPr>
            <w:tcW w:w="1486" w:type="dxa"/>
          </w:tcPr>
          <w:p w:rsidR="000B1082" w:rsidRPr="002C5733" w:rsidRDefault="00104D7F" w:rsidP="000B1082">
            <w:pPr>
              <w:rPr>
                <w:sz w:val="20"/>
                <w:szCs w:val="20"/>
              </w:rPr>
            </w:pPr>
            <w:r w:rsidRPr="00104D7F">
              <w:rPr>
                <w:sz w:val="20"/>
                <w:szCs w:val="20"/>
              </w:rPr>
              <w:t>Notes</w:t>
            </w:r>
          </w:p>
        </w:tc>
        <w:tc>
          <w:tcPr>
            <w:tcW w:w="1337" w:type="dxa"/>
            <w:gridSpan w:val="3"/>
          </w:tcPr>
          <w:p w:rsidR="000B1082" w:rsidRPr="002C5733" w:rsidRDefault="00104D7F" w:rsidP="000B1082">
            <w:pPr>
              <w:rPr>
                <w:sz w:val="20"/>
                <w:szCs w:val="20"/>
              </w:rPr>
            </w:pPr>
            <w:r w:rsidRPr="00104D7F">
              <w:rPr>
                <w:sz w:val="20"/>
                <w:szCs w:val="20"/>
              </w:rPr>
              <w:t>Length</w:t>
            </w:r>
          </w:p>
        </w:tc>
        <w:tc>
          <w:tcPr>
            <w:tcW w:w="1901" w:type="dxa"/>
          </w:tcPr>
          <w:p w:rsidR="000B1082" w:rsidRPr="002C5733" w:rsidRDefault="00104D7F" w:rsidP="000B1082">
            <w:pPr>
              <w:rPr>
                <w:sz w:val="20"/>
                <w:szCs w:val="20"/>
              </w:rPr>
            </w:pPr>
            <w:r w:rsidRPr="00104D7F">
              <w:rPr>
                <w:sz w:val="20"/>
                <w:szCs w:val="20"/>
              </w:rPr>
              <w:t>Format</w:t>
            </w:r>
          </w:p>
        </w:tc>
      </w:tr>
      <w:tr w:rsidR="000B1082" w:rsidRPr="002C5733" w:rsidTr="00512C9A">
        <w:tc>
          <w:tcPr>
            <w:tcW w:w="1493" w:type="dxa"/>
            <w:shd w:val="clear" w:color="auto" w:fill="CCFFCC"/>
          </w:tcPr>
          <w:p w:rsidR="000B1082" w:rsidRPr="002C5733" w:rsidRDefault="00104D7F" w:rsidP="000B1082">
            <w:pPr>
              <w:rPr>
                <w:sz w:val="20"/>
                <w:szCs w:val="20"/>
              </w:rPr>
            </w:pPr>
            <w:r w:rsidRPr="00104D7F">
              <w:rPr>
                <w:sz w:val="20"/>
                <w:szCs w:val="20"/>
              </w:rPr>
              <w:t>HEADER RECORD</w:t>
            </w:r>
          </w:p>
        </w:tc>
        <w:tc>
          <w:tcPr>
            <w:tcW w:w="1952" w:type="dxa"/>
            <w:gridSpan w:val="2"/>
            <w:shd w:val="clear" w:color="auto" w:fill="CCFFCC"/>
          </w:tcPr>
          <w:p w:rsidR="000B1082" w:rsidRPr="002C5733" w:rsidRDefault="000B1082" w:rsidP="000B1082">
            <w:pPr>
              <w:rPr>
                <w:sz w:val="20"/>
                <w:szCs w:val="20"/>
              </w:rPr>
            </w:pPr>
          </w:p>
        </w:tc>
        <w:tc>
          <w:tcPr>
            <w:tcW w:w="1486" w:type="dxa"/>
            <w:shd w:val="clear" w:color="auto" w:fill="CCFFCC"/>
          </w:tcPr>
          <w:p w:rsidR="000B1082" w:rsidRPr="002C5733" w:rsidRDefault="00104D7F" w:rsidP="000B1082">
            <w:pPr>
              <w:rPr>
                <w:sz w:val="20"/>
                <w:szCs w:val="20"/>
              </w:rPr>
            </w:pPr>
            <w:r w:rsidRPr="00104D7F">
              <w:rPr>
                <w:sz w:val="20"/>
                <w:szCs w:val="20"/>
              </w:rPr>
              <w:t>There is only one header record per file.</w:t>
            </w:r>
          </w:p>
        </w:tc>
        <w:tc>
          <w:tcPr>
            <w:tcW w:w="1337" w:type="dxa"/>
            <w:gridSpan w:val="3"/>
            <w:shd w:val="clear" w:color="auto" w:fill="CCFFCC"/>
          </w:tcPr>
          <w:p w:rsidR="000B1082" w:rsidRPr="002C5733" w:rsidRDefault="000B1082" w:rsidP="000B1082">
            <w:pPr>
              <w:rPr>
                <w:sz w:val="20"/>
                <w:szCs w:val="20"/>
              </w:rPr>
            </w:pPr>
          </w:p>
        </w:tc>
        <w:tc>
          <w:tcPr>
            <w:tcW w:w="1901" w:type="dxa"/>
            <w:shd w:val="clear" w:color="auto" w:fill="CCFFCC"/>
          </w:tcPr>
          <w:p w:rsidR="000B1082" w:rsidRPr="002C5733" w:rsidRDefault="000B1082" w:rsidP="000B1082">
            <w:pPr>
              <w:rPr>
                <w:sz w:val="20"/>
                <w:szCs w:val="20"/>
              </w:rPr>
            </w:pPr>
          </w:p>
        </w:tc>
      </w:tr>
      <w:tr w:rsidR="000B1082" w:rsidRPr="002C5733" w:rsidTr="00512C9A">
        <w:tc>
          <w:tcPr>
            <w:tcW w:w="1493" w:type="dxa"/>
          </w:tcPr>
          <w:p w:rsidR="000B1082" w:rsidRPr="002C5733" w:rsidRDefault="00104D7F" w:rsidP="000B1082">
            <w:pPr>
              <w:rPr>
                <w:sz w:val="20"/>
                <w:szCs w:val="20"/>
              </w:rPr>
            </w:pPr>
            <w:r w:rsidRPr="00104D7F">
              <w:rPr>
                <w:sz w:val="20"/>
                <w:szCs w:val="20"/>
              </w:rPr>
              <w:t>1</w:t>
            </w:r>
          </w:p>
        </w:tc>
        <w:tc>
          <w:tcPr>
            <w:tcW w:w="1952" w:type="dxa"/>
            <w:gridSpan w:val="2"/>
          </w:tcPr>
          <w:p w:rsidR="000B1082" w:rsidRPr="002C5733" w:rsidRDefault="00104D7F" w:rsidP="000B1082">
            <w:pPr>
              <w:rPr>
                <w:sz w:val="20"/>
                <w:szCs w:val="20"/>
              </w:rPr>
            </w:pPr>
            <w:r w:rsidRPr="00104D7F">
              <w:rPr>
                <w:sz w:val="20"/>
                <w:szCs w:val="20"/>
              </w:rPr>
              <w:t>Record Type</w:t>
            </w:r>
          </w:p>
        </w:tc>
        <w:tc>
          <w:tcPr>
            <w:tcW w:w="1486" w:type="dxa"/>
          </w:tcPr>
          <w:p w:rsidR="000B1082" w:rsidRPr="002C5733" w:rsidRDefault="00104D7F" w:rsidP="000B1082">
            <w:pPr>
              <w:rPr>
                <w:sz w:val="20"/>
                <w:szCs w:val="20"/>
              </w:rPr>
            </w:pPr>
            <w:r w:rsidRPr="00104D7F">
              <w:rPr>
                <w:sz w:val="20"/>
                <w:szCs w:val="20"/>
              </w:rPr>
              <w:t>0=Header</w:t>
            </w: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2</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3-12</w:t>
            </w:r>
          </w:p>
        </w:tc>
        <w:tc>
          <w:tcPr>
            <w:tcW w:w="1952" w:type="dxa"/>
            <w:gridSpan w:val="2"/>
          </w:tcPr>
          <w:p w:rsidR="000B1082" w:rsidRPr="002C5733" w:rsidRDefault="00104D7F" w:rsidP="000B1082">
            <w:pPr>
              <w:rPr>
                <w:sz w:val="20"/>
                <w:szCs w:val="20"/>
              </w:rPr>
            </w:pPr>
            <w:r w:rsidRPr="00104D7F">
              <w:rPr>
                <w:sz w:val="20"/>
                <w:szCs w:val="20"/>
              </w:rPr>
              <w:t>Report ID</w:t>
            </w:r>
          </w:p>
        </w:tc>
        <w:tc>
          <w:tcPr>
            <w:tcW w:w="1486" w:type="dxa"/>
          </w:tcPr>
          <w:p w:rsidR="000B1082" w:rsidRPr="002C5733" w:rsidRDefault="00104D7F" w:rsidP="000B1082">
            <w:pPr>
              <w:rPr>
                <w:sz w:val="20"/>
                <w:szCs w:val="20"/>
              </w:rPr>
            </w:pPr>
            <w:r w:rsidRPr="00104D7F">
              <w:rPr>
                <w:sz w:val="20"/>
                <w:szCs w:val="20"/>
              </w:rPr>
              <w:t xml:space="preserve">Value is </w:t>
            </w:r>
          </w:p>
          <w:p w:rsidR="00180D08" w:rsidRDefault="00104D7F" w:rsidP="00180D08">
            <w:pPr>
              <w:pStyle w:val="TableText"/>
            </w:pPr>
            <w:r w:rsidRPr="00104D7F">
              <w:rPr>
                <w:szCs w:val="20"/>
              </w:rPr>
              <w:t>“CCN-W-010”</w:t>
            </w:r>
            <w:r w:rsidR="00180D08">
              <w:t xml:space="preserve"> or </w:t>
            </w:r>
          </w:p>
          <w:p w:rsidR="000B1082" w:rsidRPr="00180D08" w:rsidRDefault="00180D08" w:rsidP="00180D08">
            <w:pPr>
              <w:rPr>
                <w:sz w:val="20"/>
                <w:szCs w:val="20"/>
              </w:rPr>
            </w:pPr>
            <w:r w:rsidRPr="00180D08">
              <w:rPr>
                <w:sz w:val="20"/>
              </w:rPr>
              <w:t>“CCN-O-010”</w:t>
            </w:r>
          </w:p>
        </w:tc>
        <w:tc>
          <w:tcPr>
            <w:tcW w:w="1337" w:type="dxa"/>
            <w:gridSpan w:val="3"/>
          </w:tcPr>
          <w:p w:rsidR="000B1082" w:rsidRPr="002C5733" w:rsidRDefault="00104D7F" w:rsidP="000B1082">
            <w:pPr>
              <w:rPr>
                <w:sz w:val="20"/>
                <w:szCs w:val="20"/>
              </w:rPr>
            </w:pPr>
            <w:r w:rsidRPr="00104D7F">
              <w:rPr>
                <w:sz w:val="20"/>
                <w:szCs w:val="20"/>
              </w:rPr>
              <w:t>10</w:t>
            </w:r>
          </w:p>
        </w:tc>
        <w:tc>
          <w:tcPr>
            <w:tcW w:w="1901" w:type="dxa"/>
          </w:tcPr>
          <w:p w:rsidR="000B1082" w:rsidRPr="002C5733" w:rsidRDefault="00104D7F" w:rsidP="000B1082">
            <w:pPr>
              <w:rPr>
                <w:sz w:val="20"/>
                <w:szCs w:val="20"/>
              </w:rPr>
            </w:pPr>
            <w:r w:rsidRPr="00104D7F">
              <w:rPr>
                <w:sz w:val="20"/>
                <w:szCs w:val="20"/>
              </w:rPr>
              <w:t>Character</w:t>
            </w:r>
          </w:p>
        </w:tc>
      </w:tr>
      <w:tr w:rsidR="000B1082" w:rsidRPr="002C5733" w:rsidTr="00512C9A">
        <w:tc>
          <w:tcPr>
            <w:tcW w:w="1493" w:type="dxa"/>
          </w:tcPr>
          <w:p w:rsidR="000B1082" w:rsidRPr="002C5733" w:rsidRDefault="00104D7F" w:rsidP="000B1082">
            <w:pPr>
              <w:rPr>
                <w:sz w:val="20"/>
                <w:szCs w:val="20"/>
              </w:rPr>
            </w:pPr>
            <w:r w:rsidRPr="00104D7F">
              <w:rPr>
                <w:sz w:val="20"/>
                <w:szCs w:val="20"/>
              </w:rPr>
              <w:t>13</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14-21</w:t>
            </w:r>
          </w:p>
        </w:tc>
        <w:tc>
          <w:tcPr>
            <w:tcW w:w="1952" w:type="dxa"/>
            <w:gridSpan w:val="2"/>
          </w:tcPr>
          <w:p w:rsidR="000B1082" w:rsidRPr="002C5733" w:rsidRDefault="00104D7F" w:rsidP="000B1082">
            <w:pPr>
              <w:rPr>
                <w:sz w:val="20"/>
                <w:szCs w:val="20"/>
              </w:rPr>
            </w:pPr>
            <w:r w:rsidRPr="00104D7F">
              <w:rPr>
                <w:sz w:val="20"/>
                <w:szCs w:val="20"/>
              </w:rPr>
              <w:t>Report Date</w:t>
            </w:r>
          </w:p>
        </w:tc>
        <w:tc>
          <w:tcPr>
            <w:tcW w:w="1486" w:type="dxa"/>
          </w:tcPr>
          <w:p w:rsidR="000B1082" w:rsidRPr="002C5733" w:rsidRDefault="00104D7F" w:rsidP="000B1082">
            <w:pPr>
              <w:rPr>
                <w:sz w:val="20"/>
                <w:szCs w:val="20"/>
              </w:rPr>
            </w:pPr>
            <w:r w:rsidRPr="00104D7F">
              <w:rPr>
                <w:sz w:val="20"/>
                <w:szCs w:val="20"/>
              </w:rPr>
              <w:t>Date that the report was created by Molina.</w:t>
            </w:r>
          </w:p>
        </w:tc>
        <w:tc>
          <w:tcPr>
            <w:tcW w:w="1337" w:type="dxa"/>
            <w:gridSpan w:val="3"/>
          </w:tcPr>
          <w:p w:rsidR="000B1082" w:rsidRPr="002C5733" w:rsidRDefault="00104D7F" w:rsidP="000B1082">
            <w:pPr>
              <w:rPr>
                <w:sz w:val="20"/>
                <w:szCs w:val="20"/>
              </w:rPr>
            </w:pPr>
            <w:r w:rsidRPr="00104D7F">
              <w:rPr>
                <w:sz w:val="20"/>
                <w:szCs w:val="20"/>
              </w:rPr>
              <w:t>8</w:t>
            </w:r>
          </w:p>
        </w:tc>
        <w:tc>
          <w:tcPr>
            <w:tcW w:w="1901" w:type="dxa"/>
          </w:tcPr>
          <w:p w:rsidR="000B1082" w:rsidRPr="002C5733" w:rsidRDefault="00104D7F" w:rsidP="000B1082">
            <w:pPr>
              <w:rPr>
                <w:sz w:val="20"/>
                <w:szCs w:val="20"/>
              </w:rPr>
            </w:pPr>
            <w:r w:rsidRPr="00104D7F">
              <w:rPr>
                <w:sz w:val="20"/>
                <w:szCs w:val="20"/>
              </w:rPr>
              <w:t>Numeric, format YYYYMMDD</w:t>
            </w:r>
          </w:p>
        </w:tc>
      </w:tr>
      <w:tr w:rsidR="000B1082" w:rsidRPr="002C5733" w:rsidTr="00512C9A">
        <w:tc>
          <w:tcPr>
            <w:tcW w:w="1493" w:type="dxa"/>
          </w:tcPr>
          <w:p w:rsidR="000B1082" w:rsidRPr="002C5733" w:rsidRDefault="00104D7F" w:rsidP="000B1082">
            <w:pPr>
              <w:rPr>
                <w:sz w:val="20"/>
                <w:szCs w:val="20"/>
              </w:rPr>
            </w:pPr>
            <w:r w:rsidRPr="00104D7F">
              <w:rPr>
                <w:sz w:val="20"/>
                <w:szCs w:val="20"/>
              </w:rPr>
              <w:t>22</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23-72</w:t>
            </w:r>
          </w:p>
        </w:tc>
        <w:tc>
          <w:tcPr>
            <w:tcW w:w="1952" w:type="dxa"/>
            <w:gridSpan w:val="2"/>
          </w:tcPr>
          <w:p w:rsidR="000B1082" w:rsidRPr="002C5733" w:rsidRDefault="00104D7F" w:rsidP="000B1082">
            <w:pPr>
              <w:rPr>
                <w:sz w:val="20"/>
                <w:szCs w:val="20"/>
              </w:rPr>
            </w:pPr>
            <w:r w:rsidRPr="00104D7F">
              <w:rPr>
                <w:sz w:val="20"/>
                <w:szCs w:val="20"/>
              </w:rPr>
              <w:t>Report Description</w:t>
            </w:r>
          </w:p>
        </w:tc>
        <w:tc>
          <w:tcPr>
            <w:tcW w:w="1486" w:type="dxa"/>
          </w:tcPr>
          <w:p w:rsidR="000B1082" w:rsidRPr="002C5733" w:rsidRDefault="00104D7F" w:rsidP="000B1082">
            <w:pPr>
              <w:rPr>
                <w:sz w:val="20"/>
                <w:szCs w:val="20"/>
              </w:rPr>
            </w:pPr>
            <w:r w:rsidRPr="00104D7F">
              <w:rPr>
                <w:sz w:val="20"/>
                <w:szCs w:val="20"/>
              </w:rPr>
              <w:t xml:space="preserve">Value is </w:t>
            </w:r>
          </w:p>
          <w:p w:rsidR="000B1082" w:rsidRPr="002C5733" w:rsidRDefault="00104D7F" w:rsidP="000B1082">
            <w:pPr>
              <w:rPr>
                <w:sz w:val="20"/>
                <w:szCs w:val="20"/>
              </w:rPr>
            </w:pPr>
            <w:r w:rsidRPr="00104D7F">
              <w:rPr>
                <w:sz w:val="20"/>
                <w:szCs w:val="20"/>
              </w:rPr>
              <w:t>“Claim Detail”</w:t>
            </w:r>
          </w:p>
        </w:tc>
        <w:tc>
          <w:tcPr>
            <w:tcW w:w="1337" w:type="dxa"/>
            <w:gridSpan w:val="3"/>
          </w:tcPr>
          <w:p w:rsidR="000B1082" w:rsidRPr="002C5733" w:rsidRDefault="00104D7F" w:rsidP="000B1082">
            <w:pPr>
              <w:rPr>
                <w:sz w:val="20"/>
                <w:szCs w:val="20"/>
              </w:rPr>
            </w:pPr>
            <w:r w:rsidRPr="00104D7F">
              <w:rPr>
                <w:sz w:val="20"/>
                <w:szCs w:val="20"/>
              </w:rPr>
              <w:t>50</w:t>
            </w:r>
          </w:p>
        </w:tc>
        <w:tc>
          <w:tcPr>
            <w:tcW w:w="1901" w:type="dxa"/>
          </w:tcPr>
          <w:p w:rsidR="000B1082" w:rsidRPr="002C5733" w:rsidRDefault="00104D7F" w:rsidP="000B1082">
            <w:pPr>
              <w:rPr>
                <w:sz w:val="20"/>
                <w:szCs w:val="20"/>
              </w:rPr>
            </w:pPr>
            <w:r w:rsidRPr="00104D7F">
              <w:rPr>
                <w:sz w:val="20"/>
                <w:szCs w:val="20"/>
              </w:rPr>
              <w:t>Character</w:t>
            </w:r>
          </w:p>
        </w:tc>
      </w:tr>
      <w:tr w:rsidR="000B1082" w:rsidRPr="002C5733" w:rsidTr="00512C9A">
        <w:tc>
          <w:tcPr>
            <w:tcW w:w="1493" w:type="dxa"/>
          </w:tcPr>
          <w:p w:rsidR="000B1082" w:rsidRPr="002C5733" w:rsidRDefault="00104D7F" w:rsidP="000B1082">
            <w:pPr>
              <w:rPr>
                <w:sz w:val="20"/>
                <w:szCs w:val="20"/>
              </w:rPr>
            </w:pPr>
            <w:r w:rsidRPr="00104D7F">
              <w:rPr>
                <w:sz w:val="20"/>
                <w:szCs w:val="20"/>
              </w:rPr>
              <w:t>73</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74-80</w:t>
            </w:r>
          </w:p>
        </w:tc>
        <w:tc>
          <w:tcPr>
            <w:tcW w:w="1952" w:type="dxa"/>
            <w:gridSpan w:val="2"/>
          </w:tcPr>
          <w:p w:rsidR="000B1082" w:rsidRPr="002C5733" w:rsidRDefault="00104D7F" w:rsidP="000B1082">
            <w:pPr>
              <w:rPr>
                <w:sz w:val="20"/>
                <w:szCs w:val="20"/>
              </w:rPr>
            </w:pPr>
            <w:r w:rsidRPr="00104D7F">
              <w:rPr>
                <w:sz w:val="20"/>
                <w:szCs w:val="20"/>
              </w:rPr>
              <w:t>CCN Provider ID</w:t>
            </w:r>
          </w:p>
        </w:tc>
        <w:tc>
          <w:tcPr>
            <w:tcW w:w="1486" w:type="dxa"/>
          </w:tcPr>
          <w:p w:rsidR="000B1082" w:rsidRPr="002C5733" w:rsidRDefault="00104D7F" w:rsidP="000B1082">
            <w:pPr>
              <w:rPr>
                <w:sz w:val="20"/>
                <w:szCs w:val="20"/>
              </w:rPr>
            </w:pPr>
            <w:r w:rsidRPr="00104D7F">
              <w:rPr>
                <w:sz w:val="20"/>
                <w:szCs w:val="20"/>
              </w:rPr>
              <w:t>Medicaid Provider ID associated with the CCN.</w:t>
            </w:r>
          </w:p>
        </w:tc>
        <w:tc>
          <w:tcPr>
            <w:tcW w:w="1337" w:type="dxa"/>
            <w:gridSpan w:val="3"/>
          </w:tcPr>
          <w:p w:rsidR="000B1082" w:rsidRPr="002C5733" w:rsidRDefault="00104D7F" w:rsidP="000B1082">
            <w:pPr>
              <w:rPr>
                <w:sz w:val="20"/>
                <w:szCs w:val="20"/>
              </w:rPr>
            </w:pPr>
            <w:r w:rsidRPr="00104D7F">
              <w:rPr>
                <w:sz w:val="20"/>
                <w:szCs w:val="20"/>
              </w:rPr>
              <w:t>7</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81</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E04E0D" w:rsidRDefault="00104D7F">
            <w:pPr>
              <w:rPr>
                <w:sz w:val="20"/>
                <w:szCs w:val="20"/>
              </w:rPr>
            </w:pPr>
            <w:r w:rsidRPr="00104D7F">
              <w:rPr>
                <w:sz w:val="20"/>
                <w:szCs w:val="20"/>
              </w:rPr>
              <w:t>82</w:t>
            </w:r>
          </w:p>
        </w:tc>
        <w:tc>
          <w:tcPr>
            <w:tcW w:w="1952" w:type="dxa"/>
            <w:gridSpan w:val="2"/>
          </w:tcPr>
          <w:p w:rsidR="000B1082" w:rsidRPr="002C5733" w:rsidRDefault="00104D7F" w:rsidP="000B1082">
            <w:pPr>
              <w:rPr>
                <w:sz w:val="20"/>
                <w:szCs w:val="20"/>
              </w:rPr>
            </w:pPr>
            <w:r w:rsidRPr="00104D7F">
              <w:rPr>
                <w:sz w:val="20"/>
                <w:szCs w:val="20"/>
              </w:rPr>
              <w:t>End of Record</w:t>
            </w:r>
          </w:p>
        </w:tc>
        <w:tc>
          <w:tcPr>
            <w:tcW w:w="1486" w:type="dxa"/>
          </w:tcPr>
          <w:p w:rsidR="000B1082" w:rsidRPr="002C5733" w:rsidRDefault="000B1082" w:rsidP="000B1082">
            <w:pPr>
              <w:rPr>
                <w:sz w:val="20"/>
                <w:szCs w:val="20"/>
              </w:rPr>
            </w:pPr>
          </w:p>
        </w:tc>
        <w:tc>
          <w:tcPr>
            <w:tcW w:w="1337" w:type="dxa"/>
            <w:gridSpan w:val="3"/>
          </w:tcPr>
          <w:p w:rsidR="00E04E0D" w:rsidRDefault="00104D7F">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Value is spaces.</w:t>
            </w:r>
          </w:p>
        </w:tc>
      </w:tr>
      <w:tr w:rsidR="000B1082" w:rsidRPr="002C5733" w:rsidTr="00512C9A">
        <w:tc>
          <w:tcPr>
            <w:tcW w:w="1493" w:type="dxa"/>
            <w:shd w:val="clear" w:color="auto" w:fill="CCFFCC"/>
          </w:tcPr>
          <w:p w:rsidR="000B1082" w:rsidRPr="002C5733" w:rsidRDefault="00104D7F" w:rsidP="000B1082">
            <w:pPr>
              <w:rPr>
                <w:sz w:val="20"/>
                <w:szCs w:val="20"/>
              </w:rPr>
            </w:pPr>
            <w:r w:rsidRPr="00104D7F">
              <w:rPr>
                <w:sz w:val="20"/>
                <w:szCs w:val="20"/>
              </w:rPr>
              <w:t>DETAIL RECORD</w:t>
            </w:r>
          </w:p>
        </w:tc>
        <w:tc>
          <w:tcPr>
            <w:tcW w:w="1952" w:type="dxa"/>
            <w:gridSpan w:val="2"/>
            <w:shd w:val="clear" w:color="auto" w:fill="CCFFCC"/>
          </w:tcPr>
          <w:p w:rsidR="000B1082" w:rsidRPr="002C5733" w:rsidRDefault="000B1082" w:rsidP="000B1082">
            <w:pPr>
              <w:rPr>
                <w:sz w:val="20"/>
                <w:szCs w:val="20"/>
              </w:rPr>
            </w:pPr>
          </w:p>
        </w:tc>
        <w:tc>
          <w:tcPr>
            <w:tcW w:w="1486" w:type="dxa"/>
            <w:shd w:val="clear" w:color="auto" w:fill="CCFFCC"/>
          </w:tcPr>
          <w:p w:rsidR="000B1082" w:rsidRPr="002C5733" w:rsidRDefault="00104D7F" w:rsidP="000B1082">
            <w:pPr>
              <w:rPr>
                <w:sz w:val="20"/>
                <w:szCs w:val="20"/>
              </w:rPr>
            </w:pPr>
            <w:r w:rsidRPr="00104D7F">
              <w:rPr>
                <w:sz w:val="20"/>
                <w:szCs w:val="20"/>
              </w:rPr>
              <w:t>There may be multiple detail records per file.</w:t>
            </w:r>
          </w:p>
        </w:tc>
        <w:tc>
          <w:tcPr>
            <w:tcW w:w="1337" w:type="dxa"/>
            <w:gridSpan w:val="3"/>
            <w:shd w:val="clear" w:color="auto" w:fill="CCFFCC"/>
          </w:tcPr>
          <w:p w:rsidR="000B1082" w:rsidRPr="002C5733" w:rsidRDefault="000B1082" w:rsidP="000B1082">
            <w:pPr>
              <w:rPr>
                <w:sz w:val="20"/>
                <w:szCs w:val="20"/>
              </w:rPr>
            </w:pPr>
          </w:p>
        </w:tc>
        <w:tc>
          <w:tcPr>
            <w:tcW w:w="1901" w:type="dxa"/>
            <w:shd w:val="clear" w:color="auto" w:fill="CCFFCC"/>
          </w:tcPr>
          <w:p w:rsidR="000B1082" w:rsidRPr="002C5733" w:rsidRDefault="000B1082" w:rsidP="000B1082">
            <w:pPr>
              <w:rPr>
                <w:sz w:val="20"/>
                <w:szCs w:val="20"/>
              </w:rPr>
            </w:pPr>
          </w:p>
        </w:tc>
      </w:tr>
      <w:tr w:rsidR="000B1082" w:rsidRPr="002C5733" w:rsidTr="00512C9A">
        <w:tc>
          <w:tcPr>
            <w:tcW w:w="1493" w:type="dxa"/>
          </w:tcPr>
          <w:p w:rsidR="000B1082" w:rsidRPr="002C5733" w:rsidRDefault="00104D7F" w:rsidP="000B1082">
            <w:pPr>
              <w:rPr>
                <w:sz w:val="20"/>
                <w:szCs w:val="20"/>
              </w:rPr>
            </w:pPr>
            <w:r w:rsidRPr="00104D7F">
              <w:rPr>
                <w:sz w:val="20"/>
                <w:szCs w:val="20"/>
              </w:rPr>
              <w:t>1</w:t>
            </w:r>
          </w:p>
        </w:tc>
        <w:tc>
          <w:tcPr>
            <w:tcW w:w="1952" w:type="dxa"/>
            <w:gridSpan w:val="2"/>
          </w:tcPr>
          <w:p w:rsidR="000B1082" w:rsidRPr="002C5733" w:rsidRDefault="00104D7F" w:rsidP="000B1082">
            <w:pPr>
              <w:rPr>
                <w:sz w:val="20"/>
                <w:szCs w:val="20"/>
              </w:rPr>
            </w:pPr>
            <w:r w:rsidRPr="00104D7F">
              <w:rPr>
                <w:sz w:val="20"/>
                <w:szCs w:val="20"/>
              </w:rPr>
              <w:t>Record Type</w:t>
            </w:r>
          </w:p>
        </w:tc>
        <w:tc>
          <w:tcPr>
            <w:tcW w:w="1486" w:type="dxa"/>
          </w:tcPr>
          <w:p w:rsidR="000B1082" w:rsidRPr="002C5733" w:rsidRDefault="00104D7F" w:rsidP="000B1082">
            <w:pPr>
              <w:rPr>
                <w:sz w:val="20"/>
                <w:szCs w:val="20"/>
              </w:rPr>
            </w:pPr>
            <w:r w:rsidRPr="00104D7F">
              <w:rPr>
                <w:sz w:val="20"/>
                <w:szCs w:val="20"/>
              </w:rPr>
              <w:t>1=Detail</w:t>
            </w: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2</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3-12</w:t>
            </w:r>
          </w:p>
        </w:tc>
        <w:tc>
          <w:tcPr>
            <w:tcW w:w="1952" w:type="dxa"/>
            <w:gridSpan w:val="2"/>
          </w:tcPr>
          <w:p w:rsidR="000B1082" w:rsidRPr="002C5733" w:rsidRDefault="00104D7F" w:rsidP="000B1082">
            <w:pPr>
              <w:rPr>
                <w:sz w:val="20"/>
                <w:szCs w:val="20"/>
              </w:rPr>
            </w:pPr>
            <w:r w:rsidRPr="00104D7F">
              <w:rPr>
                <w:sz w:val="20"/>
                <w:szCs w:val="20"/>
              </w:rPr>
              <w:t>Report ID</w:t>
            </w:r>
          </w:p>
        </w:tc>
        <w:tc>
          <w:tcPr>
            <w:tcW w:w="1486" w:type="dxa"/>
          </w:tcPr>
          <w:p w:rsidR="000B1082" w:rsidRPr="002C5733" w:rsidRDefault="00104D7F" w:rsidP="000B1082">
            <w:pPr>
              <w:rPr>
                <w:sz w:val="20"/>
                <w:szCs w:val="20"/>
              </w:rPr>
            </w:pPr>
            <w:r w:rsidRPr="00104D7F">
              <w:rPr>
                <w:sz w:val="20"/>
                <w:szCs w:val="20"/>
              </w:rPr>
              <w:t xml:space="preserve">Value is </w:t>
            </w:r>
          </w:p>
          <w:p w:rsidR="00180D08" w:rsidRDefault="00104D7F" w:rsidP="00180D08">
            <w:pPr>
              <w:pStyle w:val="TableText"/>
            </w:pPr>
            <w:r w:rsidRPr="00104D7F">
              <w:rPr>
                <w:szCs w:val="20"/>
              </w:rPr>
              <w:t>“CCN-W-010”</w:t>
            </w:r>
            <w:r w:rsidR="00180D08">
              <w:t xml:space="preserve"> or </w:t>
            </w:r>
          </w:p>
          <w:p w:rsidR="000B1082" w:rsidRPr="002C5733" w:rsidRDefault="00180D08" w:rsidP="00180D08">
            <w:pPr>
              <w:rPr>
                <w:sz w:val="20"/>
                <w:szCs w:val="20"/>
              </w:rPr>
            </w:pPr>
            <w:r w:rsidRPr="00180D08">
              <w:rPr>
                <w:sz w:val="20"/>
              </w:rPr>
              <w:t>“CCN-O-010”</w:t>
            </w:r>
          </w:p>
        </w:tc>
        <w:tc>
          <w:tcPr>
            <w:tcW w:w="1337" w:type="dxa"/>
            <w:gridSpan w:val="3"/>
          </w:tcPr>
          <w:p w:rsidR="000B1082" w:rsidRPr="002C5733" w:rsidRDefault="00104D7F" w:rsidP="000B1082">
            <w:pPr>
              <w:rPr>
                <w:sz w:val="20"/>
                <w:szCs w:val="20"/>
              </w:rPr>
            </w:pPr>
            <w:r w:rsidRPr="00104D7F">
              <w:rPr>
                <w:sz w:val="20"/>
                <w:szCs w:val="20"/>
              </w:rPr>
              <w:t>10</w:t>
            </w:r>
          </w:p>
        </w:tc>
        <w:tc>
          <w:tcPr>
            <w:tcW w:w="1901" w:type="dxa"/>
          </w:tcPr>
          <w:p w:rsidR="000B1082" w:rsidRPr="002C5733" w:rsidRDefault="00104D7F" w:rsidP="000B1082">
            <w:pPr>
              <w:rPr>
                <w:sz w:val="20"/>
                <w:szCs w:val="20"/>
              </w:rPr>
            </w:pPr>
            <w:r w:rsidRPr="00104D7F">
              <w:rPr>
                <w:sz w:val="20"/>
                <w:szCs w:val="20"/>
              </w:rPr>
              <w:t>Character</w:t>
            </w:r>
          </w:p>
        </w:tc>
      </w:tr>
      <w:tr w:rsidR="000B1082" w:rsidRPr="002C5733" w:rsidTr="00512C9A">
        <w:tc>
          <w:tcPr>
            <w:tcW w:w="1493" w:type="dxa"/>
          </w:tcPr>
          <w:p w:rsidR="000B1082" w:rsidRPr="002C5733" w:rsidRDefault="00104D7F" w:rsidP="000B1082">
            <w:pPr>
              <w:rPr>
                <w:sz w:val="20"/>
                <w:szCs w:val="20"/>
              </w:rPr>
            </w:pPr>
            <w:r w:rsidRPr="00104D7F">
              <w:rPr>
                <w:sz w:val="20"/>
                <w:szCs w:val="20"/>
              </w:rPr>
              <w:t>13</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14-21</w:t>
            </w:r>
          </w:p>
        </w:tc>
        <w:tc>
          <w:tcPr>
            <w:tcW w:w="1952" w:type="dxa"/>
            <w:gridSpan w:val="2"/>
          </w:tcPr>
          <w:p w:rsidR="000B1082" w:rsidRPr="002C5733" w:rsidRDefault="00104D7F" w:rsidP="000B1082">
            <w:pPr>
              <w:rPr>
                <w:sz w:val="20"/>
                <w:szCs w:val="20"/>
              </w:rPr>
            </w:pPr>
            <w:r w:rsidRPr="00104D7F">
              <w:rPr>
                <w:sz w:val="20"/>
                <w:szCs w:val="20"/>
              </w:rPr>
              <w:t>Detail Line Number</w:t>
            </w:r>
          </w:p>
        </w:tc>
        <w:tc>
          <w:tcPr>
            <w:tcW w:w="1486" w:type="dxa"/>
          </w:tcPr>
          <w:p w:rsidR="000B1082" w:rsidRPr="002C5733" w:rsidRDefault="00104D7F" w:rsidP="000B1082">
            <w:pPr>
              <w:rPr>
                <w:sz w:val="20"/>
                <w:szCs w:val="20"/>
              </w:rPr>
            </w:pPr>
            <w:r w:rsidRPr="00104D7F">
              <w:rPr>
                <w:sz w:val="20"/>
                <w:szCs w:val="20"/>
              </w:rPr>
              <w:t xml:space="preserve">The line number of the </w:t>
            </w:r>
            <w:r w:rsidRPr="00104D7F">
              <w:rPr>
                <w:sz w:val="20"/>
                <w:szCs w:val="20"/>
              </w:rPr>
              <w:lastRenderedPageBreak/>
              <w:t>detail record.  The detail portion of the file is sorted by this number</w:t>
            </w:r>
          </w:p>
        </w:tc>
        <w:tc>
          <w:tcPr>
            <w:tcW w:w="1337" w:type="dxa"/>
            <w:gridSpan w:val="3"/>
          </w:tcPr>
          <w:p w:rsidR="000B1082" w:rsidRPr="002C5733" w:rsidRDefault="00104D7F" w:rsidP="000B1082">
            <w:pPr>
              <w:rPr>
                <w:sz w:val="20"/>
                <w:szCs w:val="20"/>
              </w:rPr>
            </w:pPr>
            <w:r w:rsidRPr="00104D7F">
              <w:rPr>
                <w:sz w:val="20"/>
                <w:szCs w:val="20"/>
              </w:rPr>
              <w:lastRenderedPageBreak/>
              <w:t>8</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lastRenderedPageBreak/>
              <w:t>22</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23-35</w:t>
            </w:r>
          </w:p>
        </w:tc>
        <w:tc>
          <w:tcPr>
            <w:tcW w:w="1952" w:type="dxa"/>
            <w:gridSpan w:val="2"/>
          </w:tcPr>
          <w:p w:rsidR="000B1082" w:rsidRPr="002C5733" w:rsidRDefault="00104D7F" w:rsidP="000B1082">
            <w:pPr>
              <w:rPr>
                <w:sz w:val="20"/>
                <w:szCs w:val="20"/>
              </w:rPr>
            </w:pPr>
            <w:r w:rsidRPr="00104D7F">
              <w:rPr>
                <w:sz w:val="20"/>
                <w:szCs w:val="20"/>
              </w:rPr>
              <w:t>Claim ICN</w:t>
            </w:r>
          </w:p>
        </w:tc>
        <w:tc>
          <w:tcPr>
            <w:tcW w:w="1486" w:type="dxa"/>
          </w:tcPr>
          <w:p w:rsidR="000B1082" w:rsidRPr="002C5733" w:rsidRDefault="00104D7F" w:rsidP="000B1082">
            <w:pPr>
              <w:rPr>
                <w:sz w:val="20"/>
                <w:szCs w:val="20"/>
              </w:rPr>
            </w:pPr>
            <w:r w:rsidRPr="00104D7F">
              <w:rPr>
                <w:sz w:val="20"/>
                <w:szCs w:val="20"/>
              </w:rPr>
              <w:t>Internal Claim Number, assigned by Molina.  Unique per claim line.</w:t>
            </w:r>
          </w:p>
        </w:tc>
        <w:tc>
          <w:tcPr>
            <w:tcW w:w="1337" w:type="dxa"/>
            <w:gridSpan w:val="3"/>
          </w:tcPr>
          <w:p w:rsidR="000B1082" w:rsidRPr="002C5733" w:rsidRDefault="00104D7F" w:rsidP="000B1082">
            <w:pPr>
              <w:rPr>
                <w:sz w:val="20"/>
                <w:szCs w:val="20"/>
              </w:rPr>
            </w:pPr>
            <w:r w:rsidRPr="00104D7F">
              <w:rPr>
                <w:sz w:val="20"/>
                <w:szCs w:val="20"/>
              </w:rPr>
              <w:t>13</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36</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37-66</w:t>
            </w:r>
          </w:p>
        </w:tc>
        <w:tc>
          <w:tcPr>
            <w:tcW w:w="1952" w:type="dxa"/>
            <w:gridSpan w:val="2"/>
          </w:tcPr>
          <w:p w:rsidR="000B1082" w:rsidRPr="002C5733" w:rsidRDefault="00104D7F" w:rsidP="000B1082">
            <w:pPr>
              <w:rPr>
                <w:sz w:val="20"/>
                <w:szCs w:val="20"/>
              </w:rPr>
            </w:pPr>
            <w:r w:rsidRPr="00104D7F">
              <w:rPr>
                <w:sz w:val="20"/>
                <w:szCs w:val="20"/>
              </w:rPr>
              <w:t>Medical Record Number</w:t>
            </w:r>
          </w:p>
        </w:tc>
        <w:tc>
          <w:tcPr>
            <w:tcW w:w="1486" w:type="dxa"/>
          </w:tcPr>
          <w:p w:rsidR="000B1082" w:rsidRPr="002C5733" w:rsidRDefault="00104D7F" w:rsidP="000B1082">
            <w:pPr>
              <w:rPr>
                <w:sz w:val="20"/>
                <w:szCs w:val="20"/>
              </w:rPr>
            </w:pPr>
            <w:r w:rsidRPr="00104D7F">
              <w:rPr>
                <w:sz w:val="20"/>
                <w:szCs w:val="20"/>
              </w:rPr>
              <w:t>Submitted on the claim by the CCN.</w:t>
            </w:r>
          </w:p>
        </w:tc>
        <w:tc>
          <w:tcPr>
            <w:tcW w:w="1337" w:type="dxa"/>
            <w:gridSpan w:val="3"/>
          </w:tcPr>
          <w:p w:rsidR="000B1082" w:rsidRPr="002C5733" w:rsidRDefault="00104D7F" w:rsidP="000B1082">
            <w:pPr>
              <w:rPr>
                <w:sz w:val="20"/>
                <w:szCs w:val="20"/>
              </w:rPr>
            </w:pPr>
            <w:r w:rsidRPr="00104D7F">
              <w:rPr>
                <w:sz w:val="20"/>
                <w:szCs w:val="20"/>
              </w:rPr>
              <w:t>30</w:t>
            </w:r>
          </w:p>
        </w:tc>
        <w:tc>
          <w:tcPr>
            <w:tcW w:w="1901" w:type="dxa"/>
          </w:tcPr>
          <w:p w:rsidR="000B1082" w:rsidRPr="002C5733" w:rsidRDefault="00104D7F" w:rsidP="000B1082">
            <w:pPr>
              <w:rPr>
                <w:sz w:val="20"/>
                <w:szCs w:val="20"/>
              </w:rPr>
            </w:pPr>
            <w:r w:rsidRPr="00104D7F">
              <w:rPr>
                <w:sz w:val="20"/>
                <w:szCs w:val="20"/>
              </w:rPr>
              <w:t>Character</w:t>
            </w:r>
          </w:p>
        </w:tc>
      </w:tr>
      <w:tr w:rsidR="000B1082" w:rsidRPr="002C5733" w:rsidTr="00512C9A">
        <w:tc>
          <w:tcPr>
            <w:tcW w:w="1493" w:type="dxa"/>
          </w:tcPr>
          <w:p w:rsidR="000B1082" w:rsidRPr="002C5733" w:rsidRDefault="00104D7F" w:rsidP="000B1082">
            <w:pPr>
              <w:rPr>
                <w:sz w:val="20"/>
                <w:szCs w:val="20"/>
              </w:rPr>
            </w:pPr>
            <w:r w:rsidRPr="00104D7F">
              <w:rPr>
                <w:sz w:val="20"/>
                <w:szCs w:val="20"/>
              </w:rPr>
              <w:t>67</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68-87</w:t>
            </w:r>
          </w:p>
        </w:tc>
        <w:tc>
          <w:tcPr>
            <w:tcW w:w="1952" w:type="dxa"/>
            <w:gridSpan w:val="2"/>
          </w:tcPr>
          <w:p w:rsidR="000B1082" w:rsidRPr="002C5733" w:rsidRDefault="00104D7F" w:rsidP="000B1082">
            <w:pPr>
              <w:rPr>
                <w:sz w:val="20"/>
                <w:szCs w:val="20"/>
              </w:rPr>
            </w:pPr>
            <w:r w:rsidRPr="00104D7F">
              <w:rPr>
                <w:sz w:val="20"/>
                <w:szCs w:val="20"/>
              </w:rPr>
              <w:t>Patient Control Number</w:t>
            </w:r>
          </w:p>
        </w:tc>
        <w:tc>
          <w:tcPr>
            <w:tcW w:w="1486" w:type="dxa"/>
          </w:tcPr>
          <w:p w:rsidR="000B1082" w:rsidRPr="002C5733" w:rsidRDefault="00104D7F" w:rsidP="000B1082">
            <w:pPr>
              <w:rPr>
                <w:sz w:val="20"/>
                <w:szCs w:val="20"/>
              </w:rPr>
            </w:pPr>
            <w:r w:rsidRPr="00104D7F">
              <w:rPr>
                <w:sz w:val="20"/>
                <w:szCs w:val="20"/>
              </w:rPr>
              <w:t>Submitted on the claim by the CCN</w:t>
            </w:r>
          </w:p>
        </w:tc>
        <w:tc>
          <w:tcPr>
            <w:tcW w:w="1337" w:type="dxa"/>
            <w:gridSpan w:val="3"/>
          </w:tcPr>
          <w:p w:rsidR="000B1082" w:rsidRPr="002C5733" w:rsidRDefault="00104D7F" w:rsidP="000B1082">
            <w:pPr>
              <w:rPr>
                <w:sz w:val="20"/>
                <w:szCs w:val="20"/>
              </w:rPr>
            </w:pPr>
            <w:r w:rsidRPr="00104D7F">
              <w:rPr>
                <w:sz w:val="20"/>
                <w:szCs w:val="20"/>
              </w:rPr>
              <w:t>20</w:t>
            </w:r>
          </w:p>
        </w:tc>
        <w:tc>
          <w:tcPr>
            <w:tcW w:w="1901" w:type="dxa"/>
          </w:tcPr>
          <w:p w:rsidR="000B1082" w:rsidRPr="002C5733" w:rsidRDefault="00104D7F" w:rsidP="000B1082">
            <w:pPr>
              <w:rPr>
                <w:sz w:val="20"/>
                <w:szCs w:val="20"/>
              </w:rPr>
            </w:pPr>
            <w:r w:rsidRPr="00104D7F">
              <w:rPr>
                <w:sz w:val="20"/>
                <w:szCs w:val="20"/>
              </w:rPr>
              <w:t>Character</w:t>
            </w:r>
          </w:p>
        </w:tc>
      </w:tr>
      <w:tr w:rsidR="000B1082" w:rsidRPr="002C5733" w:rsidTr="00512C9A">
        <w:tc>
          <w:tcPr>
            <w:tcW w:w="1493" w:type="dxa"/>
          </w:tcPr>
          <w:p w:rsidR="000B1082" w:rsidRPr="002C5733" w:rsidRDefault="00104D7F" w:rsidP="000B1082">
            <w:pPr>
              <w:rPr>
                <w:sz w:val="20"/>
                <w:szCs w:val="20"/>
              </w:rPr>
            </w:pPr>
            <w:r w:rsidRPr="00104D7F">
              <w:rPr>
                <w:sz w:val="20"/>
                <w:szCs w:val="20"/>
              </w:rPr>
              <w:t>88</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89-118</w:t>
            </w:r>
          </w:p>
        </w:tc>
        <w:tc>
          <w:tcPr>
            <w:tcW w:w="1952" w:type="dxa"/>
            <w:gridSpan w:val="2"/>
          </w:tcPr>
          <w:p w:rsidR="000B1082" w:rsidRPr="002C5733" w:rsidRDefault="00104D7F" w:rsidP="000B1082">
            <w:pPr>
              <w:rPr>
                <w:sz w:val="20"/>
                <w:szCs w:val="20"/>
              </w:rPr>
            </w:pPr>
            <w:r w:rsidRPr="00104D7F">
              <w:rPr>
                <w:sz w:val="20"/>
                <w:szCs w:val="20"/>
              </w:rPr>
              <w:t>Line Control Number</w:t>
            </w:r>
          </w:p>
        </w:tc>
        <w:tc>
          <w:tcPr>
            <w:tcW w:w="1486" w:type="dxa"/>
          </w:tcPr>
          <w:p w:rsidR="000B1082" w:rsidRPr="002C5733" w:rsidRDefault="00104D7F" w:rsidP="000B1082">
            <w:pPr>
              <w:rPr>
                <w:sz w:val="20"/>
                <w:szCs w:val="20"/>
              </w:rPr>
            </w:pPr>
            <w:r w:rsidRPr="00104D7F">
              <w:rPr>
                <w:sz w:val="20"/>
                <w:szCs w:val="20"/>
              </w:rPr>
              <w:t>Submitted on the claim by the CCN</w:t>
            </w:r>
          </w:p>
        </w:tc>
        <w:tc>
          <w:tcPr>
            <w:tcW w:w="1337" w:type="dxa"/>
            <w:gridSpan w:val="3"/>
          </w:tcPr>
          <w:p w:rsidR="000B1082" w:rsidRPr="002C5733" w:rsidRDefault="00104D7F" w:rsidP="000B1082">
            <w:pPr>
              <w:rPr>
                <w:sz w:val="20"/>
                <w:szCs w:val="20"/>
              </w:rPr>
            </w:pPr>
            <w:r w:rsidRPr="00104D7F">
              <w:rPr>
                <w:sz w:val="20"/>
                <w:szCs w:val="20"/>
              </w:rPr>
              <w:t>30</w:t>
            </w:r>
          </w:p>
        </w:tc>
        <w:tc>
          <w:tcPr>
            <w:tcW w:w="1901" w:type="dxa"/>
          </w:tcPr>
          <w:p w:rsidR="000B1082" w:rsidRPr="002C5733" w:rsidRDefault="00104D7F" w:rsidP="000B1082">
            <w:pPr>
              <w:rPr>
                <w:sz w:val="20"/>
                <w:szCs w:val="20"/>
              </w:rPr>
            </w:pPr>
            <w:r w:rsidRPr="00104D7F">
              <w:rPr>
                <w:sz w:val="20"/>
                <w:szCs w:val="20"/>
              </w:rPr>
              <w:t>Character</w:t>
            </w:r>
          </w:p>
        </w:tc>
      </w:tr>
      <w:tr w:rsidR="000B1082" w:rsidRPr="002C5733" w:rsidTr="00512C9A">
        <w:tc>
          <w:tcPr>
            <w:tcW w:w="1493" w:type="dxa"/>
          </w:tcPr>
          <w:p w:rsidR="000B1082" w:rsidRPr="002C5733" w:rsidRDefault="00104D7F" w:rsidP="000B1082">
            <w:pPr>
              <w:rPr>
                <w:sz w:val="20"/>
                <w:szCs w:val="20"/>
              </w:rPr>
            </w:pPr>
            <w:r w:rsidRPr="00104D7F">
              <w:rPr>
                <w:sz w:val="20"/>
                <w:szCs w:val="20"/>
              </w:rPr>
              <w:t>119</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120-128</w:t>
            </w:r>
          </w:p>
        </w:tc>
        <w:tc>
          <w:tcPr>
            <w:tcW w:w="1952" w:type="dxa"/>
            <w:gridSpan w:val="2"/>
          </w:tcPr>
          <w:p w:rsidR="000B1082" w:rsidRPr="002C5733" w:rsidRDefault="00104D7F" w:rsidP="000B1082">
            <w:pPr>
              <w:rPr>
                <w:sz w:val="20"/>
                <w:szCs w:val="20"/>
              </w:rPr>
            </w:pPr>
            <w:r w:rsidRPr="00104D7F">
              <w:rPr>
                <w:sz w:val="20"/>
                <w:szCs w:val="20"/>
              </w:rPr>
              <w:t>Remittance Advice Number</w:t>
            </w:r>
          </w:p>
        </w:tc>
        <w:tc>
          <w:tcPr>
            <w:tcW w:w="1486" w:type="dxa"/>
          </w:tcPr>
          <w:p w:rsidR="000B1082" w:rsidRPr="002C5733" w:rsidRDefault="00104D7F" w:rsidP="000B1082">
            <w:pPr>
              <w:rPr>
                <w:sz w:val="20"/>
                <w:szCs w:val="20"/>
              </w:rPr>
            </w:pPr>
            <w:r w:rsidRPr="00104D7F">
              <w:rPr>
                <w:sz w:val="20"/>
                <w:szCs w:val="20"/>
              </w:rPr>
              <w:t>Assigned by Molina</w:t>
            </w:r>
          </w:p>
        </w:tc>
        <w:tc>
          <w:tcPr>
            <w:tcW w:w="1337" w:type="dxa"/>
            <w:gridSpan w:val="3"/>
          </w:tcPr>
          <w:p w:rsidR="000B1082" w:rsidRPr="002C5733" w:rsidRDefault="00104D7F" w:rsidP="000B1082">
            <w:pPr>
              <w:rPr>
                <w:sz w:val="20"/>
                <w:szCs w:val="20"/>
              </w:rPr>
            </w:pPr>
            <w:r w:rsidRPr="00104D7F">
              <w:rPr>
                <w:sz w:val="20"/>
                <w:szCs w:val="20"/>
              </w:rPr>
              <w:t>9</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129</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130-133</w:t>
            </w:r>
          </w:p>
        </w:tc>
        <w:tc>
          <w:tcPr>
            <w:tcW w:w="1952" w:type="dxa"/>
            <w:gridSpan w:val="2"/>
          </w:tcPr>
          <w:p w:rsidR="000B1082" w:rsidRPr="002C5733" w:rsidRDefault="00104D7F" w:rsidP="000B1082">
            <w:pPr>
              <w:rPr>
                <w:sz w:val="20"/>
                <w:szCs w:val="20"/>
              </w:rPr>
            </w:pPr>
            <w:r w:rsidRPr="00104D7F">
              <w:rPr>
                <w:sz w:val="20"/>
                <w:szCs w:val="20"/>
              </w:rPr>
              <w:t>Error Code 1</w:t>
            </w:r>
          </w:p>
        </w:tc>
        <w:tc>
          <w:tcPr>
            <w:tcW w:w="1486" w:type="dxa"/>
          </w:tcPr>
          <w:p w:rsidR="000B1082" w:rsidRPr="002C5733" w:rsidRDefault="00104D7F" w:rsidP="000B1082">
            <w:pPr>
              <w:rPr>
                <w:sz w:val="20"/>
                <w:szCs w:val="20"/>
              </w:rPr>
            </w:pPr>
            <w:r w:rsidRPr="00104D7F">
              <w:rPr>
                <w:sz w:val="20"/>
                <w:szCs w:val="20"/>
              </w:rPr>
              <w:t>First error code, if claim was denied.</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134</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135-138</w:t>
            </w:r>
          </w:p>
        </w:tc>
        <w:tc>
          <w:tcPr>
            <w:tcW w:w="1952" w:type="dxa"/>
            <w:gridSpan w:val="2"/>
          </w:tcPr>
          <w:p w:rsidR="000B1082" w:rsidRPr="002C5733" w:rsidRDefault="00104D7F" w:rsidP="000B1082">
            <w:pPr>
              <w:rPr>
                <w:sz w:val="20"/>
                <w:szCs w:val="20"/>
              </w:rPr>
            </w:pPr>
            <w:r w:rsidRPr="00104D7F">
              <w:rPr>
                <w:sz w:val="20"/>
                <w:szCs w:val="20"/>
              </w:rPr>
              <w:t>Error Code 2</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2nd error code, if claim was denied and if available.</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139</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140-143</w:t>
            </w:r>
          </w:p>
        </w:tc>
        <w:tc>
          <w:tcPr>
            <w:tcW w:w="1952" w:type="dxa"/>
            <w:gridSpan w:val="2"/>
          </w:tcPr>
          <w:p w:rsidR="000B1082" w:rsidRPr="002C5733" w:rsidRDefault="00104D7F" w:rsidP="000B1082">
            <w:pPr>
              <w:rPr>
                <w:sz w:val="20"/>
                <w:szCs w:val="20"/>
              </w:rPr>
            </w:pPr>
            <w:r w:rsidRPr="00104D7F">
              <w:rPr>
                <w:sz w:val="20"/>
                <w:szCs w:val="20"/>
              </w:rPr>
              <w:t>Error Code 3</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3rd error code, if claim was denied and if available.</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144</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lastRenderedPageBreak/>
              <w:t>145-148</w:t>
            </w:r>
          </w:p>
        </w:tc>
        <w:tc>
          <w:tcPr>
            <w:tcW w:w="1952" w:type="dxa"/>
            <w:gridSpan w:val="2"/>
          </w:tcPr>
          <w:p w:rsidR="000B1082" w:rsidRPr="002C5733" w:rsidRDefault="00104D7F" w:rsidP="000B1082">
            <w:pPr>
              <w:rPr>
                <w:sz w:val="20"/>
                <w:szCs w:val="20"/>
              </w:rPr>
            </w:pPr>
            <w:r w:rsidRPr="00104D7F">
              <w:rPr>
                <w:sz w:val="20"/>
                <w:szCs w:val="20"/>
              </w:rPr>
              <w:t>Error Code 4</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4th error code, if claim was denied and if available.</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149</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150-153</w:t>
            </w:r>
          </w:p>
        </w:tc>
        <w:tc>
          <w:tcPr>
            <w:tcW w:w="1952" w:type="dxa"/>
            <w:gridSpan w:val="2"/>
          </w:tcPr>
          <w:p w:rsidR="000B1082" w:rsidRPr="002C5733" w:rsidRDefault="00104D7F" w:rsidP="000B1082">
            <w:pPr>
              <w:rPr>
                <w:sz w:val="20"/>
                <w:szCs w:val="20"/>
              </w:rPr>
            </w:pPr>
            <w:r w:rsidRPr="00104D7F">
              <w:rPr>
                <w:sz w:val="20"/>
                <w:szCs w:val="20"/>
              </w:rPr>
              <w:t>Error Code 5</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5th error code, if claim was denied and if available.</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154</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155-158</w:t>
            </w:r>
          </w:p>
        </w:tc>
        <w:tc>
          <w:tcPr>
            <w:tcW w:w="1952" w:type="dxa"/>
            <w:gridSpan w:val="2"/>
          </w:tcPr>
          <w:p w:rsidR="000B1082" w:rsidRPr="002C5733" w:rsidRDefault="00104D7F" w:rsidP="000B1082">
            <w:pPr>
              <w:rPr>
                <w:sz w:val="20"/>
                <w:szCs w:val="20"/>
              </w:rPr>
            </w:pPr>
            <w:r w:rsidRPr="00104D7F">
              <w:rPr>
                <w:sz w:val="20"/>
                <w:szCs w:val="20"/>
              </w:rPr>
              <w:t>Error Code 6</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6th error code, if claim was denied and if available.</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159</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160-163</w:t>
            </w:r>
          </w:p>
        </w:tc>
        <w:tc>
          <w:tcPr>
            <w:tcW w:w="1952" w:type="dxa"/>
            <w:gridSpan w:val="2"/>
          </w:tcPr>
          <w:p w:rsidR="000B1082" w:rsidRPr="002C5733" w:rsidRDefault="00104D7F" w:rsidP="000B1082">
            <w:pPr>
              <w:rPr>
                <w:sz w:val="20"/>
                <w:szCs w:val="20"/>
              </w:rPr>
            </w:pPr>
            <w:r w:rsidRPr="00104D7F">
              <w:rPr>
                <w:sz w:val="20"/>
                <w:szCs w:val="20"/>
              </w:rPr>
              <w:t>Error Code 7</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7th error code, if claim was denied and if available.</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164</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165-168</w:t>
            </w:r>
          </w:p>
        </w:tc>
        <w:tc>
          <w:tcPr>
            <w:tcW w:w="1952" w:type="dxa"/>
            <w:gridSpan w:val="2"/>
          </w:tcPr>
          <w:p w:rsidR="000B1082" w:rsidRPr="002C5733" w:rsidRDefault="00104D7F" w:rsidP="000B1082">
            <w:pPr>
              <w:rPr>
                <w:sz w:val="20"/>
                <w:szCs w:val="20"/>
              </w:rPr>
            </w:pPr>
            <w:r w:rsidRPr="00104D7F">
              <w:rPr>
                <w:sz w:val="20"/>
                <w:szCs w:val="20"/>
              </w:rPr>
              <w:t>Error Code 8</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8th error code, if claim was denied and if available.</w:t>
            </w:r>
          </w:p>
        </w:tc>
        <w:tc>
          <w:tcPr>
            <w:tcW w:w="1337" w:type="dxa"/>
            <w:gridSpan w:val="3"/>
          </w:tcPr>
          <w:p w:rsidR="000B1082" w:rsidRPr="002C5733" w:rsidRDefault="00104D7F" w:rsidP="000B1082">
            <w:pPr>
              <w:rPr>
                <w:sz w:val="20"/>
                <w:szCs w:val="20"/>
              </w:rPr>
            </w:pPr>
            <w:r w:rsidRPr="00104D7F">
              <w:rPr>
                <w:sz w:val="20"/>
                <w:szCs w:val="20"/>
              </w:rPr>
              <w:t>4</w:t>
            </w:r>
          </w:p>
        </w:tc>
        <w:tc>
          <w:tcPr>
            <w:tcW w:w="1901" w:type="dxa"/>
          </w:tcPr>
          <w:p w:rsidR="000B1082" w:rsidRPr="002C5733" w:rsidRDefault="00104D7F" w:rsidP="000B1082">
            <w:pPr>
              <w:rPr>
                <w:sz w:val="20"/>
                <w:szCs w:val="20"/>
              </w:rPr>
            </w:pPr>
            <w:r w:rsidRPr="00104D7F">
              <w:rPr>
                <w:sz w:val="20"/>
                <w:szCs w:val="20"/>
              </w:rPr>
              <w:t>Numeric</w:t>
            </w:r>
          </w:p>
        </w:tc>
      </w:tr>
      <w:tr w:rsidR="000B1082" w:rsidRPr="002C5733" w:rsidTr="00512C9A">
        <w:tc>
          <w:tcPr>
            <w:tcW w:w="1493" w:type="dxa"/>
          </w:tcPr>
          <w:p w:rsidR="000B1082" w:rsidRPr="002C5733" w:rsidRDefault="00104D7F" w:rsidP="000B1082">
            <w:pPr>
              <w:rPr>
                <w:sz w:val="20"/>
                <w:szCs w:val="20"/>
              </w:rPr>
            </w:pPr>
            <w:r w:rsidRPr="00104D7F">
              <w:rPr>
                <w:sz w:val="20"/>
                <w:szCs w:val="20"/>
              </w:rPr>
              <w:t>169</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170-173</w:t>
            </w:r>
          </w:p>
        </w:tc>
        <w:tc>
          <w:tcPr>
            <w:tcW w:w="1952" w:type="dxa"/>
            <w:gridSpan w:val="2"/>
          </w:tcPr>
          <w:p w:rsidR="000B1082" w:rsidRPr="002C5733" w:rsidRDefault="00104D7F" w:rsidP="000B1082">
            <w:pPr>
              <w:rPr>
                <w:sz w:val="20"/>
                <w:szCs w:val="20"/>
              </w:rPr>
            </w:pPr>
            <w:r w:rsidRPr="00104D7F">
              <w:rPr>
                <w:sz w:val="20"/>
                <w:szCs w:val="20"/>
              </w:rPr>
              <w:t xml:space="preserve">Error Code 9 </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9th error code, if claim was denied and if available.</w:t>
            </w:r>
          </w:p>
        </w:tc>
        <w:tc>
          <w:tcPr>
            <w:tcW w:w="1337" w:type="dxa"/>
            <w:gridSpan w:val="3"/>
          </w:tcPr>
          <w:p w:rsidR="000B1082" w:rsidRPr="002C5733" w:rsidRDefault="000B1082" w:rsidP="000B1082">
            <w:pPr>
              <w:rPr>
                <w:sz w:val="20"/>
                <w:szCs w:val="20"/>
              </w:rPr>
            </w:pPr>
          </w:p>
        </w:tc>
        <w:tc>
          <w:tcPr>
            <w:tcW w:w="1901" w:type="dxa"/>
          </w:tcPr>
          <w:p w:rsidR="000B1082" w:rsidRPr="002C5733" w:rsidRDefault="000B1082" w:rsidP="000B1082">
            <w:pPr>
              <w:rPr>
                <w:sz w:val="20"/>
                <w:szCs w:val="20"/>
              </w:rPr>
            </w:pPr>
          </w:p>
        </w:tc>
      </w:tr>
      <w:tr w:rsidR="000B1082" w:rsidRPr="002C5733" w:rsidTr="00512C9A">
        <w:tc>
          <w:tcPr>
            <w:tcW w:w="1493" w:type="dxa"/>
          </w:tcPr>
          <w:p w:rsidR="000B1082" w:rsidRPr="002C5733" w:rsidRDefault="00104D7F" w:rsidP="000B1082">
            <w:pPr>
              <w:rPr>
                <w:sz w:val="20"/>
                <w:szCs w:val="20"/>
              </w:rPr>
            </w:pPr>
            <w:r w:rsidRPr="00104D7F">
              <w:rPr>
                <w:sz w:val="20"/>
                <w:szCs w:val="20"/>
              </w:rPr>
              <w:t>174</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175-178</w:t>
            </w:r>
          </w:p>
        </w:tc>
        <w:tc>
          <w:tcPr>
            <w:tcW w:w="1952" w:type="dxa"/>
            <w:gridSpan w:val="2"/>
          </w:tcPr>
          <w:p w:rsidR="000B1082" w:rsidRPr="002C5733" w:rsidRDefault="00104D7F" w:rsidP="000B1082">
            <w:pPr>
              <w:rPr>
                <w:sz w:val="20"/>
                <w:szCs w:val="20"/>
              </w:rPr>
            </w:pPr>
            <w:r w:rsidRPr="00104D7F">
              <w:rPr>
                <w:sz w:val="20"/>
                <w:szCs w:val="20"/>
              </w:rPr>
              <w:t xml:space="preserve">Error Code 10 </w:t>
            </w:r>
          </w:p>
          <w:p w:rsidR="000B1082" w:rsidRPr="002C5733" w:rsidRDefault="00104D7F" w:rsidP="000B1082">
            <w:pPr>
              <w:rPr>
                <w:sz w:val="20"/>
                <w:szCs w:val="20"/>
              </w:rPr>
            </w:pPr>
            <w:r w:rsidRPr="00104D7F">
              <w:rPr>
                <w:sz w:val="20"/>
                <w:szCs w:val="20"/>
              </w:rPr>
              <w:t>(if necessary)</w:t>
            </w:r>
          </w:p>
        </w:tc>
        <w:tc>
          <w:tcPr>
            <w:tcW w:w="1486" w:type="dxa"/>
          </w:tcPr>
          <w:p w:rsidR="000B1082" w:rsidRPr="002C5733" w:rsidRDefault="00104D7F" w:rsidP="000B1082">
            <w:pPr>
              <w:rPr>
                <w:sz w:val="20"/>
                <w:szCs w:val="20"/>
              </w:rPr>
            </w:pPr>
            <w:r w:rsidRPr="00104D7F">
              <w:rPr>
                <w:sz w:val="20"/>
                <w:szCs w:val="20"/>
              </w:rPr>
              <w:t>10th error code, if claim was denied and if available.</w:t>
            </w:r>
          </w:p>
        </w:tc>
        <w:tc>
          <w:tcPr>
            <w:tcW w:w="1337" w:type="dxa"/>
            <w:gridSpan w:val="3"/>
          </w:tcPr>
          <w:p w:rsidR="000B1082" w:rsidRPr="002C5733" w:rsidRDefault="000B1082" w:rsidP="000B1082">
            <w:pPr>
              <w:rPr>
                <w:sz w:val="20"/>
                <w:szCs w:val="20"/>
              </w:rPr>
            </w:pPr>
          </w:p>
        </w:tc>
        <w:tc>
          <w:tcPr>
            <w:tcW w:w="1901" w:type="dxa"/>
          </w:tcPr>
          <w:p w:rsidR="000B1082" w:rsidRPr="002C5733" w:rsidRDefault="000B1082" w:rsidP="000B1082">
            <w:pPr>
              <w:rPr>
                <w:sz w:val="20"/>
                <w:szCs w:val="20"/>
              </w:rPr>
            </w:pPr>
          </w:p>
        </w:tc>
      </w:tr>
      <w:tr w:rsidR="000B1082" w:rsidRPr="002C5733" w:rsidTr="00512C9A">
        <w:tc>
          <w:tcPr>
            <w:tcW w:w="1493" w:type="dxa"/>
          </w:tcPr>
          <w:p w:rsidR="000B1082" w:rsidRPr="002C5733" w:rsidRDefault="00104D7F" w:rsidP="000B1082">
            <w:pPr>
              <w:rPr>
                <w:sz w:val="20"/>
                <w:szCs w:val="20"/>
              </w:rPr>
            </w:pPr>
            <w:r w:rsidRPr="00104D7F">
              <w:rPr>
                <w:sz w:val="20"/>
                <w:szCs w:val="20"/>
              </w:rPr>
              <w:t>179</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0B1082" w:rsidRPr="002C5733" w:rsidRDefault="00104D7F" w:rsidP="000B1082">
            <w:pPr>
              <w:rPr>
                <w:sz w:val="20"/>
                <w:szCs w:val="20"/>
              </w:rPr>
            </w:pPr>
            <w:r w:rsidRPr="00104D7F">
              <w:rPr>
                <w:sz w:val="20"/>
                <w:szCs w:val="20"/>
              </w:rPr>
              <w:t>180</w:t>
            </w:r>
          </w:p>
        </w:tc>
        <w:tc>
          <w:tcPr>
            <w:tcW w:w="1952" w:type="dxa"/>
            <w:gridSpan w:val="2"/>
          </w:tcPr>
          <w:p w:rsidR="00E04E0D" w:rsidRDefault="00104D7F">
            <w:pPr>
              <w:rPr>
                <w:sz w:val="20"/>
                <w:szCs w:val="20"/>
              </w:rPr>
            </w:pPr>
            <w:r w:rsidRPr="00104D7F">
              <w:rPr>
                <w:sz w:val="20"/>
                <w:szCs w:val="20"/>
              </w:rPr>
              <w:t>Type of Admission</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Character</w:t>
            </w:r>
          </w:p>
        </w:tc>
      </w:tr>
      <w:tr w:rsidR="000B1082" w:rsidRPr="002C5733" w:rsidTr="00512C9A">
        <w:tc>
          <w:tcPr>
            <w:tcW w:w="1493" w:type="dxa"/>
          </w:tcPr>
          <w:p w:rsidR="000B1082" w:rsidRPr="002C5733" w:rsidRDefault="00104D7F" w:rsidP="000B1082">
            <w:pPr>
              <w:rPr>
                <w:sz w:val="20"/>
                <w:szCs w:val="20"/>
              </w:rPr>
            </w:pPr>
            <w:r w:rsidRPr="00104D7F">
              <w:rPr>
                <w:sz w:val="20"/>
                <w:szCs w:val="20"/>
              </w:rPr>
              <w:t>181</w:t>
            </w:r>
          </w:p>
        </w:tc>
        <w:tc>
          <w:tcPr>
            <w:tcW w:w="1952" w:type="dxa"/>
            <w:gridSpan w:val="2"/>
          </w:tcPr>
          <w:p w:rsidR="000B1082" w:rsidRPr="002C5733" w:rsidRDefault="00104D7F" w:rsidP="000B1082">
            <w:pPr>
              <w:rPr>
                <w:sz w:val="20"/>
                <w:szCs w:val="20"/>
              </w:rPr>
            </w:pPr>
            <w:r w:rsidRPr="00104D7F">
              <w:rPr>
                <w:sz w:val="20"/>
                <w:szCs w:val="20"/>
              </w:rPr>
              <w:t>Delimiter</w:t>
            </w:r>
          </w:p>
        </w:tc>
        <w:tc>
          <w:tcPr>
            <w:tcW w:w="1486" w:type="dxa"/>
          </w:tcPr>
          <w:p w:rsidR="000B1082" w:rsidRPr="002C5733" w:rsidRDefault="000B1082" w:rsidP="000B1082">
            <w:pPr>
              <w:rPr>
                <w:sz w:val="20"/>
                <w:szCs w:val="20"/>
              </w:rPr>
            </w:pPr>
          </w:p>
        </w:tc>
        <w:tc>
          <w:tcPr>
            <w:tcW w:w="1337" w:type="dxa"/>
            <w:gridSpan w:val="3"/>
          </w:tcPr>
          <w:p w:rsidR="000B1082" w:rsidRPr="002C5733" w:rsidRDefault="00104D7F" w:rsidP="000B1082">
            <w:pPr>
              <w:rPr>
                <w:sz w:val="20"/>
                <w:szCs w:val="20"/>
              </w:rPr>
            </w:pPr>
            <w:r w:rsidRPr="00104D7F">
              <w:rPr>
                <w:sz w:val="20"/>
                <w:szCs w:val="20"/>
              </w:rPr>
              <w:t>1</w:t>
            </w:r>
          </w:p>
        </w:tc>
        <w:tc>
          <w:tcPr>
            <w:tcW w:w="1901" w:type="dxa"/>
          </w:tcPr>
          <w:p w:rsidR="000B1082" w:rsidRPr="002C5733" w:rsidRDefault="00104D7F" w:rsidP="000B1082">
            <w:pPr>
              <w:rPr>
                <w:sz w:val="20"/>
                <w:szCs w:val="20"/>
              </w:rPr>
            </w:pPr>
            <w:r w:rsidRPr="00104D7F">
              <w:rPr>
                <w:sz w:val="20"/>
                <w:szCs w:val="20"/>
              </w:rPr>
              <w:t>Uses the ^ character value</w:t>
            </w:r>
          </w:p>
        </w:tc>
      </w:tr>
      <w:tr w:rsidR="000B1082" w:rsidRPr="002C5733" w:rsidTr="00512C9A">
        <w:tc>
          <w:tcPr>
            <w:tcW w:w="1493" w:type="dxa"/>
          </w:tcPr>
          <w:p w:rsidR="00E04E0D" w:rsidRDefault="00104D7F">
            <w:pPr>
              <w:rPr>
                <w:sz w:val="20"/>
                <w:szCs w:val="20"/>
              </w:rPr>
            </w:pPr>
            <w:r w:rsidRPr="00104D7F">
              <w:rPr>
                <w:sz w:val="20"/>
                <w:szCs w:val="20"/>
              </w:rPr>
              <w:t>182-191</w:t>
            </w:r>
          </w:p>
        </w:tc>
        <w:tc>
          <w:tcPr>
            <w:tcW w:w="1952" w:type="dxa"/>
            <w:gridSpan w:val="2"/>
          </w:tcPr>
          <w:p w:rsidR="000B1082" w:rsidRPr="002C5733" w:rsidRDefault="00104D7F" w:rsidP="000B1082">
            <w:pPr>
              <w:rPr>
                <w:sz w:val="20"/>
                <w:szCs w:val="20"/>
              </w:rPr>
            </w:pPr>
            <w:r w:rsidRPr="00104D7F">
              <w:rPr>
                <w:sz w:val="20"/>
                <w:szCs w:val="20"/>
              </w:rPr>
              <w:t>Medicaid Paid Units</w:t>
            </w:r>
          </w:p>
        </w:tc>
        <w:tc>
          <w:tcPr>
            <w:tcW w:w="1486" w:type="dxa"/>
          </w:tcPr>
          <w:p w:rsidR="000B1082" w:rsidRPr="002C5733" w:rsidRDefault="000B1082" w:rsidP="000B1082">
            <w:pPr>
              <w:rPr>
                <w:sz w:val="20"/>
                <w:szCs w:val="20"/>
              </w:rPr>
            </w:pPr>
          </w:p>
        </w:tc>
        <w:tc>
          <w:tcPr>
            <w:tcW w:w="1337" w:type="dxa"/>
            <w:gridSpan w:val="3"/>
          </w:tcPr>
          <w:p w:rsidR="00E04E0D" w:rsidRDefault="00104D7F">
            <w:pPr>
              <w:rPr>
                <w:sz w:val="20"/>
                <w:szCs w:val="20"/>
              </w:rPr>
            </w:pPr>
            <w:r w:rsidRPr="00104D7F">
              <w:rPr>
                <w:sz w:val="20"/>
                <w:szCs w:val="20"/>
              </w:rPr>
              <w:t>10</w:t>
            </w:r>
          </w:p>
        </w:tc>
        <w:tc>
          <w:tcPr>
            <w:tcW w:w="1901" w:type="dxa"/>
          </w:tcPr>
          <w:p w:rsidR="000B1082" w:rsidRPr="002C5733" w:rsidRDefault="00104D7F" w:rsidP="000B1082">
            <w:pPr>
              <w:rPr>
                <w:sz w:val="20"/>
                <w:szCs w:val="20"/>
              </w:rPr>
            </w:pPr>
            <w:r w:rsidRPr="00104D7F">
              <w:rPr>
                <w:sz w:val="20"/>
                <w:szCs w:val="20"/>
              </w:rPr>
              <w:t xml:space="preserve">Numeric with decimal point, left </w:t>
            </w:r>
            <w:r w:rsidRPr="00104D7F">
              <w:rPr>
                <w:sz w:val="20"/>
                <w:szCs w:val="20"/>
              </w:rPr>
              <w:lastRenderedPageBreak/>
              <w:t>zero-fill.</w:t>
            </w:r>
          </w:p>
        </w:tc>
      </w:tr>
      <w:tr w:rsidR="00875CE3" w:rsidRPr="002C5733" w:rsidTr="00512C9A">
        <w:tc>
          <w:tcPr>
            <w:tcW w:w="1493" w:type="dxa"/>
          </w:tcPr>
          <w:p w:rsidR="00E04E0D" w:rsidRDefault="00104D7F">
            <w:pPr>
              <w:rPr>
                <w:sz w:val="20"/>
                <w:szCs w:val="20"/>
              </w:rPr>
            </w:pPr>
            <w:r w:rsidRPr="00104D7F">
              <w:rPr>
                <w:sz w:val="20"/>
                <w:szCs w:val="20"/>
              </w:rPr>
              <w:lastRenderedPageBreak/>
              <w:t>192</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Del="00875CE3" w:rsidRDefault="00104D7F" w:rsidP="000B1082">
            <w:pPr>
              <w:rPr>
                <w:sz w:val="20"/>
                <w:szCs w:val="20"/>
              </w:rPr>
            </w:pPr>
            <w:r w:rsidRPr="00104D7F">
              <w:rPr>
                <w:sz w:val="20"/>
                <w:szCs w:val="20"/>
              </w:rPr>
              <w:t>193-195</w:t>
            </w:r>
          </w:p>
        </w:tc>
        <w:tc>
          <w:tcPr>
            <w:tcW w:w="1952" w:type="dxa"/>
            <w:gridSpan w:val="2"/>
          </w:tcPr>
          <w:p w:rsidR="00875CE3" w:rsidRPr="002C5733" w:rsidDel="00875CE3" w:rsidRDefault="00104D7F" w:rsidP="000B1082">
            <w:pPr>
              <w:rPr>
                <w:sz w:val="20"/>
                <w:szCs w:val="20"/>
              </w:rPr>
            </w:pPr>
            <w:r w:rsidRPr="00104D7F">
              <w:rPr>
                <w:sz w:val="20"/>
                <w:szCs w:val="20"/>
              </w:rPr>
              <w:t>Patient Status</w:t>
            </w:r>
          </w:p>
        </w:tc>
        <w:tc>
          <w:tcPr>
            <w:tcW w:w="1486" w:type="dxa"/>
          </w:tcPr>
          <w:p w:rsidR="00875CE3" w:rsidRPr="002C5733" w:rsidRDefault="00875CE3" w:rsidP="000B1082">
            <w:pPr>
              <w:rPr>
                <w:sz w:val="20"/>
                <w:szCs w:val="20"/>
              </w:rPr>
            </w:pPr>
          </w:p>
        </w:tc>
        <w:tc>
          <w:tcPr>
            <w:tcW w:w="1337" w:type="dxa"/>
            <w:gridSpan w:val="3"/>
          </w:tcPr>
          <w:p w:rsidR="00875CE3" w:rsidRPr="002C5733" w:rsidDel="00875CE3" w:rsidRDefault="00104D7F" w:rsidP="000B1082">
            <w:pPr>
              <w:rPr>
                <w:sz w:val="20"/>
                <w:szCs w:val="20"/>
              </w:rPr>
            </w:pPr>
            <w:r w:rsidRPr="00104D7F">
              <w:rPr>
                <w:sz w:val="20"/>
                <w:szCs w:val="20"/>
              </w:rPr>
              <w:t>3</w:t>
            </w:r>
          </w:p>
        </w:tc>
        <w:tc>
          <w:tcPr>
            <w:tcW w:w="1901" w:type="dxa"/>
          </w:tcPr>
          <w:p w:rsidR="00875CE3" w:rsidRPr="002C5733" w:rsidDel="00875CE3" w:rsidRDefault="00104D7F" w:rsidP="000B1082">
            <w:pPr>
              <w:rPr>
                <w:sz w:val="20"/>
                <w:szCs w:val="20"/>
              </w:rPr>
            </w:pPr>
            <w:r w:rsidRPr="00104D7F">
              <w:rPr>
                <w:sz w:val="20"/>
                <w:szCs w:val="20"/>
              </w:rPr>
              <w:t>Character</w:t>
            </w:r>
          </w:p>
        </w:tc>
      </w:tr>
      <w:tr w:rsidR="00875CE3" w:rsidRPr="002C5733" w:rsidTr="00512C9A">
        <w:tc>
          <w:tcPr>
            <w:tcW w:w="1493" w:type="dxa"/>
          </w:tcPr>
          <w:p w:rsidR="00875CE3" w:rsidRPr="002C5733" w:rsidRDefault="00104D7F" w:rsidP="000B1082">
            <w:pPr>
              <w:rPr>
                <w:sz w:val="20"/>
                <w:szCs w:val="20"/>
              </w:rPr>
            </w:pPr>
            <w:r w:rsidRPr="00104D7F">
              <w:rPr>
                <w:sz w:val="20"/>
                <w:szCs w:val="20"/>
              </w:rPr>
              <w:t>196</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197-204</w:t>
            </w:r>
          </w:p>
        </w:tc>
        <w:tc>
          <w:tcPr>
            <w:tcW w:w="1952" w:type="dxa"/>
            <w:gridSpan w:val="2"/>
          </w:tcPr>
          <w:p w:rsidR="00875CE3" w:rsidRPr="002C5733" w:rsidRDefault="00104D7F" w:rsidP="000B1082">
            <w:pPr>
              <w:rPr>
                <w:sz w:val="20"/>
                <w:szCs w:val="20"/>
              </w:rPr>
            </w:pPr>
            <w:r w:rsidRPr="00104D7F">
              <w:rPr>
                <w:sz w:val="20"/>
                <w:szCs w:val="20"/>
              </w:rPr>
              <w:t>DOS-From</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8</w:t>
            </w:r>
          </w:p>
        </w:tc>
        <w:tc>
          <w:tcPr>
            <w:tcW w:w="1901" w:type="dxa"/>
          </w:tcPr>
          <w:p w:rsidR="00875CE3" w:rsidRPr="002C5733" w:rsidRDefault="00104D7F" w:rsidP="000B1082">
            <w:pPr>
              <w:rPr>
                <w:sz w:val="20"/>
                <w:szCs w:val="20"/>
              </w:rPr>
            </w:pPr>
            <w:r w:rsidRPr="00104D7F">
              <w:rPr>
                <w:sz w:val="20"/>
                <w:szCs w:val="20"/>
              </w:rPr>
              <w:t>Numeric, YYYYMMDD</w:t>
            </w:r>
          </w:p>
        </w:tc>
      </w:tr>
      <w:tr w:rsidR="00875CE3" w:rsidRPr="002C5733" w:rsidTr="00512C9A">
        <w:tc>
          <w:tcPr>
            <w:tcW w:w="1493" w:type="dxa"/>
          </w:tcPr>
          <w:p w:rsidR="00875CE3" w:rsidRPr="002C5733" w:rsidRDefault="00104D7F" w:rsidP="000B1082">
            <w:pPr>
              <w:rPr>
                <w:sz w:val="20"/>
                <w:szCs w:val="20"/>
              </w:rPr>
            </w:pPr>
            <w:r w:rsidRPr="00104D7F">
              <w:rPr>
                <w:sz w:val="20"/>
                <w:szCs w:val="20"/>
              </w:rPr>
              <w:t>205</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206-213</w:t>
            </w:r>
          </w:p>
        </w:tc>
        <w:tc>
          <w:tcPr>
            <w:tcW w:w="1952" w:type="dxa"/>
            <w:gridSpan w:val="2"/>
          </w:tcPr>
          <w:p w:rsidR="00875CE3" w:rsidRPr="002C5733" w:rsidRDefault="00104D7F" w:rsidP="000B1082">
            <w:pPr>
              <w:rPr>
                <w:sz w:val="20"/>
                <w:szCs w:val="20"/>
              </w:rPr>
            </w:pPr>
            <w:r w:rsidRPr="00104D7F">
              <w:rPr>
                <w:sz w:val="20"/>
                <w:szCs w:val="20"/>
              </w:rPr>
              <w:t>DOS-Through</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8</w:t>
            </w:r>
          </w:p>
        </w:tc>
        <w:tc>
          <w:tcPr>
            <w:tcW w:w="1901" w:type="dxa"/>
          </w:tcPr>
          <w:p w:rsidR="00875CE3" w:rsidRPr="002C5733" w:rsidRDefault="00104D7F" w:rsidP="000B1082">
            <w:pPr>
              <w:rPr>
                <w:sz w:val="20"/>
                <w:szCs w:val="20"/>
              </w:rPr>
            </w:pPr>
            <w:r w:rsidRPr="00104D7F">
              <w:rPr>
                <w:sz w:val="20"/>
                <w:szCs w:val="20"/>
              </w:rPr>
              <w:t>Numeric,</w:t>
            </w:r>
          </w:p>
          <w:p w:rsidR="00875CE3" w:rsidRPr="002C5733" w:rsidRDefault="00104D7F" w:rsidP="000B1082">
            <w:pPr>
              <w:rPr>
                <w:sz w:val="20"/>
                <w:szCs w:val="20"/>
              </w:rPr>
            </w:pPr>
            <w:r w:rsidRPr="00104D7F">
              <w:rPr>
                <w:sz w:val="20"/>
                <w:szCs w:val="20"/>
              </w:rPr>
              <w:t>YYYYMMDD</w:t>
            </w:r>
          </w:p>
        </w:tc>
      </w:tr>
      <w:tr w:rsidR="00875CE3" w:rsidRPr="002C5733" w:rsidTr="00512C9A">
        <w:tc>
          <w:tcPr>
            <w:tcW w:w="1493" w:type="dxa"/>
          </w:tcPr>
          <w:p w:rsidR="00875CE3" w:rsidRPr="002C5733" w:rsidRDefault="00104D7F" w:rsidP="000B1082">
            <w:pPr>
              <w:rPr>
                <w:sz w:val="20"/>
                <w:szCs w:val="20"/>
              </w:rPr>
            </w:pPr>
            <w:r w:rsidRPr="00104D7F">
              <w:rPr>
                <w:sz w:val="20"/>
                <w:szCs w:val="20"/>
              </w:rPr>
              <w:t>214</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215-227</w:t>
            </w:r>
          </w:p>
        </w:tc>
        <w:tc>
          <w:tcPr>
            <w:tcW w:w="1952" w:type="dxa"/>
            <w:gridSpan w:val="2"/>
          </w:tcPr>
          <w:p w:rsidR="00875CE3" w:rsidRPr="002C5733" w:rsidRDefault="00104D7F" w:rsidP="000B1082">
            <w:pPr>
              <w:rPr>
                <w:sz w:val="20"/>
                <w:szCs w:val="20"/>
              </w:rPr>
            </w:pPr>
            <w:r w:rsidRPr="00104D7F">
              <w:rPr>
                <w:sz w:val="20"/>
                <w:szCs w:val="20"/>
              </w:rPr>
              <w:t>Medicaid Recipient ID</w:t>
            </w:r>
          </w:p>
        </w:tc>
        <w:tc>
          <w:tcPr>
            <w:tcW w:w="1486" w:type="dxa"/>
          </w:tcPr>
          <w:p w:rsidR="00875CE3" w:rsidRPr="002C5733" w:rsidRDefault="00104D7F" w:rsidP="000B1082">
            <w:pPr>
              <w:rPr>
                <w:sz w:val="20"/>
                <w:szCs w:val="20"/>
              </w:rPr>
            </w:pPr>
            <w:r w:rsidRPr="00104D7F">
              <w:rPr>
                <w:sz w:val="20"/>
                <w:szCs w:val="20"/>
              </w:rPr>
              <w:t>Recipient’s current Medicaid ID number</w:t>
            </w:r>
          </w:p>
        </w:tc>
        <w:tc>
          <w:tcPr>
            <w:tcW w:w="1337" w:type="dxa"/>
            <w:gridSpan w:val="3"/>
          </w:tcPr>
          <w:p w:rsidR="00875CE3" w:rsidRPr="002C5733" w:rsidRDefault="00104D7F" w:rsidP="000B1082">
            <w:pPr>
              <w:rPr>
                <w:sz w:val="20"/>
                <w:szCs w:val="20"/>
              </w:rPr>
            </w:pPr>
            <w:r w:rsidRPr="00104D7F">
              <w:rPr>
                <w:sz w:val="20"/>
                <w:szCs w:val="20"/>
              </w:rPr>
              <w:t>13</w:t>
            </w:r>
          </w:p>
        </w:tc>
        <w:tc>
          <w:tcPr>
            <w:tcW w:w="1901" w:type="dxa"/>
          </w:tcPr>
          <w:p w:rsidR="00875CE3" w:rsidRPr="002C5733" w:rsidRDefault="00104D7F" w:rsidP="000B1082">
            <w:pPr>
              <w:rPr>
                <w:sz w:val="20"/>
                <w:szCs w:val="20"/>
              </w:rPr>
            </w:pPr>
            <w:r w:rsidRPr="00104D7F">
              <w:rPr>
                <w:sz w:val="20"/>
                <w:szCs w:val="20"/>
              </w:rPr>
              <w:t>Character</w:t>
            </w:r>
          </w:p>
        </w:tc>
      </w:tr>
      <w:tr w:rsidR="00875CE3" w:rsidRPr="002C5733" w:rsidTr="00512C9A">
        <w:tc>
          <w:tcPr>
            <w:tcW w:w="1493" w:type="dxa"/>
          </w:tcPr>
          <w:p w:rsidR="00875CE3" w:rsidRPr="002C5733" w:rsidRDefault="00104D7F" w:rsidP="000B1082">
            <w:pPr>
              <w:rPr>
                <w:sz w:val="20"/>
                <w:szCs w:val="20"/>
              </w:rPr>
            </w:pPr>
            <w:r w:rsidRPr="00104D7F">
              <w:rPr>
                <w:sz w:val="20"/>
                <w:szCs w:val="20"/>
              </w:rPr>
              <w:t>228</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229-242</w:t>
            </w:r>
          </w:p>
        </w:tc>
        <w:tc>
          <w:tcPr>
            <w:tcW w:w="1952" w:type="dxa"/>
            <w:gridSpan w:val="2"/>
          </w:tcPr>
          <w:p w:rsidR="00875CE3" w:rsidRPr="002C5733" w:rsidRDefault="00104D7F" w:rsidP="000B1082">
            <w:pPr>
              <w:rPr>
                <w:sz w:val="20"/>
                <w:szCs w:val="20"/>
              </w:rPr>
            </w:pPr>
            <w:r w:rsidRPr="00104D7F">
              <w:rPr>
                <w:sz w:val="20"/>
                <w:szCs w:val="20"/>
              </w:rPr>
              <w:t>Provider Billed Charges</w:t>
            </w:r>
          </w:p>
        </w:tc>
        <w:tc>
          <w:tcPr>
            <w:tcW w:w="1486" w:type="dxa"/>
          </w:tcPr>
          <w:p w:rsidR="00875CE3" w:rsidRPr="002C5733" w:rsidRDefault="00104D7F" w:rsidP="000B1082">
            <w:pPr>
              <w:rPr>
                <w:sz w:val="20"/>
                <w:szCs w:val="20"/>
              </w:rPr>
            </w:pPr>
            <w:r w:rsidRPr="00104D7F">
              <w:rPr>
                <w:sz w:val="20"/>
                <w:szCs w:val="20"/>
              </w:rPr>
              <w:t>Billed charges from provider as submitted by CCN on claim</w:t>
            </w:r>
          </w:p>
        </w:tc>
        <w:tc>
          <w:tcPr>
            <w:tcW w:w="1337" w:type="dxa"/>
            <w:gridSpan w:val="3"/>
          </w:tcPr>
          <w:p w:rsidR="00875CE3" w:rsidRPr="002C5733" w:rsidRDefault="00104D7F" w:rsidP="000B1082">
            <w:pPr>
              <w:rPr>
                <w:sz w:val="20"/>
                <w:szCs w:val="20"/>
              </w:rPr>
            </w:pPr>
            <w:r w:rsidRPr="00104D7F">
              <w:rPr>
                <w:sz w:val="20"/>
                <w:szCs w:val="20"/>
              </w:rPr>
              <w:t>14</w:t>
            </w:r>
          </w:p>
        </w:tc>
        <w:tc>
          <w:tcPr>
            <w:tcW w:w="1901" w:type="dxa"/>
          </w:tcPr>
          <w:p w:rsidR="00875CE3" w:rsidRPr="002C5733" w:rsidRDefault="00104D7F" w:rsidP="000B1082">
            <w:pPr>
              <w:rPr>
                <w:sz w:val="20"/>
                <w:szCs w:val="20"/>
              </w:rPr>
            </w:pPr>
            <w:r w:rsidRPr="00104D7F">
              <w:rPr>
                <w:sz w:val="20"/>
                <w:szCs w:val="20"/>
              </w:rPr>
              <w:t>Numeric with decimal point, left zero-fill.</w:t>
            </w:r>
          </w:p>
        </w:tc>
      </w:tr>
      <w:tr w:rsidR="00875CE3" w:rsidRPr="002C5733" w:rsidTr="00512C9A">
        <w:tc>
          <w:tcPr>
            <w:tcW w:w="1493" w:type="dxa"/>
          </w:tcPr>
          <w:p w:rsidR="00875CE3" w:rsidRPr="002C5733" w:rsidRDefault="00104D7F" w:rsidP="000B1082">
            <w:pPr>
              <w:rPr>
                <w:sz w:val="20"/>
                <w:szCs w:val="20"/>
              </w:rPr>
            </w:pPr>
            <w:r w:rsidRPr="00104D7F">
              <w:rPr>
                <w:sz w:val="20"/>
                <w:szCs w:val="20"/>
              </w:rPr>
              <w:t>243</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244-248</w:t>
            </w:r>
          </w:p>
        </w:tc>
        <w:tc>
          <w:tcPr>
            <w:tcW w:w="1952" w:type="dxa"/>
            <w:gridSpan w:val="2"/>
          </w:tcPr>
          <w:p w:rsidR="00875CE3" w:rsidRPr="002C5733" w:rsidRDefault="00104D7F" w:rsidP="000B1082">
            <w:pPr>
              <w:rPr>
                <w:sz w:val="20"/>
                <w:szCs w:val="20"/>
              </w:rPr>
            </w:pPr>
            <w:r w:rsidRPr="00104D7F">
              <w:rPr>
                <w:sz w:val="20"/>
                <w:szCs w:val="20"/>
              </w:rPr>
              <w:t>Procedure Code</w:t>
            </w:r>
          </w:p>
        </w:tc>
        <w:tc>
          <w:tcPr>
            <w:tcW w:w="1486" w:type="dxa"/>
          </w:tcPr>
          <w:p w:rsidR="00875CE3" w:rsidRPr="002C5733" w:rsidRDefault="00104D7F" w:rsidP="000B1082">
            <w:pPr>
              <w:rPr>
                <w:sz w:val="20"/>
                <w:szCs w:val="20"/>
              </w:rPr>
            </w:pPr>
            <w:r w:rsidRPr="00104D7F">
              <w:rPr>
                <w:sz w:val="20"/>
                <w:szCs w:val="20"/>
              </w:rPr>
              <w:t>As submitted by CCN on claim, for all claim types except inpatient hospital.</w:t>
            </w:r>
          </w:p>
        </w:tc>
        <w:tc>
          <w:tcPr>
            <w:tcW w:w="1337" w:type="dxa"/>
            <w:gridSpan w:val="3"/>
          </w:tcPr>
          <w:p w:rsidR="00875CE3" w:rsidRPr="002C5733" w:rsidRDefault="00875CE3" w:rsidP="000B1082">
            <w:pPr>
              <w:rPr>
                <w:sz w:val="20"/>
                <w:szCs w:val="20"/>
              </w:rPr>
            </w:pPr>
          </w:p>
        </w:tc>
        <w:tc>
          <w:tcPr>
            <w:tcW w:w="1901" w:type="dxa"/>
          </w:tcPr>
          <w:p w:rsidR="00875CE3" w:rsidRPr="002C5733" w:rsidRDefault="00104D7F" w:rsidP="000B1082">
            <w:pPr>
              <w:rPr>
                <w:sz w:val="20"/>
                <w:szCs w:val="20"/>
              </w:rPr>
            </w:pPr>
            <w:r w:rsidRPr="00104D7F">
              <w:rPr>
                <w:sz w:val="20"/>
                <w:szCs w:val="20"/>
              </w:rPr>
              <w:t>Character</w:t>
            </w:r>
          </w:p>
        </w:tc>
      </w:tr>
      <w:tr w:rsidR="00875CE3" w:rsidRPr="002C5733" w:rsidTr="00512C9A">
        <w:tc>
          <w:tcPr>
            <w:tcW w:w="1493" w:type="dxa"/>
          </w:tcPr>
          <w:p w:rsidR="00875CE3" w:rsidRPr="002C5733" w:rsidRDefault="00104D7F" w:rsidP="000B1082">
            <w:pPr>
              <w:rPr>
                <w:sz w:val="20"/>
                <w:szCs w:val="20"/>
              </w:rPr>
            </w:pPr>
            <w:r w:rsidRPr="00104D7F">
              <w:rPr>
                <w:sz w:val="20"/>
                <w:szCs w:val="20"/>
              </w:rPr>
              <w:t>249</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250-259</w:t>
            </w:r>
          </w:p>
        </w:tc>
        <w:tc>
          <w:tcPr>
            <w:tcW w:w="1952" w:type="dxa"/>
            <w:gridSpan w:val="2"/>
          </w:tcPr>
          <w:p w:rsidR="00875CE3" w:rsidRPr="002C5733" w:rsidRDefault="00104D7F" w:rsidP="000B1082">
            <w:pPr>
              <w:rPr>
                <w:sz w:val="20"/>
                <w:szCs w:val="20"/>
              </w:rPr>
            </w:pPr>
            <w:r w:rsidRPr="00104D7F">
              <w:rPr>
                <w:sz w:val="20"/>
                <w:szCs w:val="20"/>
              </w:rPr>
              <w:t>Provider Billed Units</w:t>
            </w:r>
          </w:p>
        </w:tc>
        <w:tc>
          <w:tcPr>
            <w:tcW w:w="1486" w:type="dxa"/>
          </w:tcPr>
          <w:p w:rsidR="00875CE3" w:rsidRPr="002C5733" w:rsidRDefault="00104D7F" w:rsidP="000B1082">
            <w:pPr>
              <w:rPr>
                <w:sz w:val="20"/>
                <w:szCs w:val="20"/>
              </w:rPr>
            </w:pPr>
            <w:r w:rsidRPr="00104D7F">
              <w:rPr>
                <w:sz w:val="20"/>
                <w:szCs w:val="20"/>
              </w:rPr>
              <w:t>As submitted by CCN on claim</w:t>
            </w:r>
          </w:p>
        </w:tc>
        <w:tc>
          <w:tcPr>
            <w:tcW w:w="1337" w:type="dxa"/>
            <w:gridSpan w:val="3"/>
          </w:tcPr>
          <w:p w:rsidR="00875CE3" w:rsidRPr="002C5733" w:rsidRDefault="00104D7F" w:rsidP="000B1082">
            <w:pPr>
              <w:rPr>
                <w:sz w:val="20"/>
                <w:szCs w:val="20"/>
              </w:rPr>
            </w:pPr>
            <w:r w:rsidRPr="00104D7F">
              <w:rPr>
                <w:sz w:val="20"/>
                <w:szCs w:val="20"/>
              </w:rPr>
              <w:t>10</w:t>
            </w:r>
          </w:p>
        </w:tc>
        <w:tc>
          <w:tcPr>
            <w:tcW w:w="1901" w:type="dxa"/>
          </w:tcPr>
          <w:p w:rsidR="00875CE3" w:rsidRPr="002C5733" w:rsidRDefault="00104D7F" w:rsidP="000B1082">
            <w:pPr>
              <w:rPr>
                <w:sz w:val="20"/>
                <w:szCs w:val="20"/>
              </w:rPr>
            </w:pPr>
            <w:r w:rsidRPr="00104D7F">
              <w:rPr>
                <w:sz w:val="20"/>
                <w:szCs w:val="20"/>
              </w:rPr>
              <w:t>Numeric with decimal point, left zero-fill.</w:t>
            </w:r>
          </w:p>
        </w:tc>
      </w:tr>
      <w:tr w:rsidR="00875CE3" w:rsidRPr="002C5733" w:rsidTr="00512C9A">
        <w:tc>
          <w:tcPr>
            <w:tcW w:w="1493" w:type="dxa"/>
          </w:tcPr>
          <w:p w:rsidR="00875CE3" w:rsidRPr="002C5733" w:rsidRDefault="00104D7F" w:rsidP="000B1082">
            <w:pPr>
              <w:rPr>
                <w:sz w:val="20"/>
                <w:szCs w:val="20"/>
              </w:rPr>
            </w:pPr>
            <w:r w:rsidRPr="00104D7F">
              <w:rPr>
                <w:sz w:val="20"/>
                <w:szCs w:val="20"/>
              </w:rPr>
              <w:t>260</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261-274</w:t>
            </w:r>
          </w:p>
        </w:tc>
        <w:tc>
          <w:tcPr>
            <w:tcW w:w="1952" w:type="dxa"/>
            <w:gridSpan w:val="2"/>
          </w:tcPr>
          <w:p w:rsidR="00875CE3" w:rsidRPr="002C5733" w:rsidRDefault="00104D7F" w:rsidP="000B1082">
            <w:pPr>
              <w:rPr>
                <w:sz w:val="20"/>
                <w:szCs w:val="20"/>
              </w:rPr>
            </w:pPr>
            <w:r w:rsidRPr="00104D7F">
              <w:rPr>
                <w:sz w:val="20"/>
                <w:szCs w:val="20"/>
              </w:rPr>
              <w:t>Medicaid Payment</w:t>
            </w:r>
          </w:p>
        </w:tc>
        <w:tc>
          <w:tcPr>
            <w:tcW w:w="1486" w:type="dxa"/>
          </w:tcPr>
          <w:p w:rsidR="00875CE3" w:rsidRPr="002C5733" w:rsidRDefault="00104D7F" w:rsidP="000B1082">
            <w:pPr>
              <w:rPr>
                <w:sz w:val="20"/>
                <w:szCs w:val="20"/>
              </w:rPr>
            </w:pPr>
            <w:r w:rsidRPr="00104D7F">
              <w:rPr>
                <w:sz w:val="20"/>
                <w:szCs w:val="20"/>
              </w:rPr>
              <w:t>Amount Louisiana Medicaid paid on the claim</w:t>
            </w:r>
          </w:p>
        </w:tc>
        <w:tc>
          <w:tcPr>
            <w:tcW w:w="1337" w:type="dxa"/>
            <w:gridSpan w:val="3"/>
          </w:tcPr>
          <w:p w:rsidR="00875CE3" w:rsidRPr="002C5733" w:rsidRDefault="00104D7F" w:rsidP="000B1082">
            <w:pPr>
              <w:rPr>
                <w:sz w:val="20"/>
                <w:szCs w:val="20"/>
              </w:rPr>
            </w:pPr>
            <w:r w:rsidRPr="00104D7F">
              <w:rPr>
                <w:sz w:val="20"/>
                <w:szCs w:val="20"/>
              </w:rPr>
              <w:t>14</w:t>
            </w:r>
          </w:p>
        </w:tc>
        <w:tc>
          <w:tcPr>
            <w:tcW w:w="1901" w:type="dxa"/>
          </w:tcPr>
          <w:p w:rsidR="00875CE3" w:rsidRPr="002C5733" w:rsidRDefault="00104D7F" w:rsidP="000B1082">
            <w:pPr>
              <w:rPr>
                <w:sz w:val="20"/>
                <w:szCs w:val="20"/>
              </w:rPr>
            </w:pPr>
            <w:r w:rsidRPr="00104D7F">
              <w:rPr>
                <w:sz w:val="20"/>
                <w:szCs w:val="20"/>
              </w:rPr>
              <w:t>Numeric with decimal point, left zero-fill.</w:t>
            </w:r>
          </w:p>
        </w:tc>
      </w:tr>
      <w:tr w:rsidR="00875CE3" w:rsidRPr="002C5733" w:rsidTr="00512C9A">
        <w:tc>
          <w:tcPr>
            <w:tcW w:w="1493" w:type="dxa"/>
          </w:tcPr>
          <w:p w:rsidR="00875CE3" w:rsidRPr="002C5733" w:rsidRDefault="00104D7F" w:rsidP="000B1082">
            <w:pPr>
              <w:rPr>
                <w:sz w:val="20"/>
                <w:szCs w:val="20"/>
              </w:rPr>
            </w:pPr>
            <w:r w:rsidRPr="00104D7F">
              <w:rPr>
                <w:sz w:val="20"/>
                <w:szCs w:val="20"/>
              </w:rPr>
              <w:t>275</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276-286</w:t>
            </w:r>
          </w:p>
        </w:tc>
        <w:tc>
          <w:tcPr>
            <w:tcW w:w="1952" w:type="dxa"/>
            <w:gridSpan w:val="2"/>
          </w:tcPr>
          <w:p w:rsidR="00875CE3" w:rsidRPr="002C5733" w:rsidRDefault="00104D7F" w:rsidP="000B1082">
            <w:pPr>
              <w:rPr>
                <w:sz w:val="20"/>
                <w:szCs w:val="20"/>
              </w:rPr>
            </w:pPr>
            <w:r w:rsidRPr="00104D7F">
              <w:rPr>
                <w:sz w:val="20"/>
                <w:szCs w:val="20"/>
              </w:rPr>
              <w:t>NDC</w:t>
            </w:r>
          </w:p>
        </w:tc>
        <w:tc>
          <w:tcPr>
            <w:tcW w:w="1486" w:type="dxa"/>
          </w:tcPr>
          <w:p w:rsidR="00875CE3" w:rsidRPr="002C5733" w:rsidRDefault="00104D7F" w:rsidP="000B1082">
            <w:pPr>
              <w:rPr>
                <w:sz w:val="20"/>
                <w:szCs w:val="20"/>
              </w:rPr>
            </w:pPr>
            <w:r w:rsidRPr="00104D7F">
              <w:rPr>
                <w:sz w:val="20"/>
                <w:szCs w:val="20"/>
              </w:rPr>
              <w:t>If Rx claim, then this is the NDC on the claim</w:t>
            </w:r>
          </w:p>
        </w:tc>
        <w:tc>
          <w:tcPr>
            <w:tcW w:w="1337" w:type="dxa"/>
            <w:gridSpan w:val="3"/>
          </w:tcPr>
          <w:p w:rsidR="00875CE3" w:rsidRPr="002C5733" w:rsidRDefault="00104D7F" w:rsidP="000B1082">
            <w:pPr>
              <w:rPr>
                <w:sz w:val="20"/>
                <w:szCs w:val="20"/>
              </w:rPr>
            </w:pPr>
            <w:r w:rsidRPr="00104D7F">
              <w:rPr>
                <w:sz w:val="20"/>
                <w:szCs w:val="20"/>
              </w:rPr>
              <w:t>11</w:t>
            </w:r>
          </w:p>
        </w:tc>
        <w:tc>
          <w:tcPr>
            <w:tcW w:w="1901" w:type="dxa"/>
          </w:tcPr>
          <w:p w:rsidR="00875CE3" w:rsidRPr="002C5733" w:rsidRDefault="00875CE3" w:rsidP="000B1082">
            <w:pPr>
              <w:rPr>
                <w:sz w:val="20"/>
                <w:szCs w:val="20"/>
              </w:rPr>
            </w:pPr>
          </w:p>
        </w:tc>
      </w:tr>
      <w:tr w:rsidR="00875CE3" w:rsidRPr="002C5733" w:rsidTr="00512C9A">
        <w:tc>
          <w:tcPr>
            <w:tcW w:w="1493" w:type="dxa"/>
          </w:tcPr>
          <w:p w:rsidR="00875CE3" w:rsidRPr="002C5733" w:rsidRDefault="00104D7F" w:rsidP="000B1082">
            <w:pPr>
              <w:rPr>
                <w:sz w:val="20"/>
                <w:szCs w:val="20"/>
              </w:rPr>
            </w:pPr>
            <w:r w:rsidRPr="00104D7F">
              <w:rPr>
                <w:sz w:val="20"/>
                <w:szCs w:val="20"/>
              </w:rPr>
              <w:t>287</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288-290</w:t>
            </w:r>
          </w:p>
        </w:tc>
        <w:tc>
          <w:tcPr>
            <w:tcW w:w="1952" w:type="dxa"/>
            <w:gridSpan w:val="2"/>
          </w:tcPr>
          <w:p w:rsidR="00875CE3" w:rsidRPr="002C5733" w:rsidRDefault="00104D7F" w:rsidP="000B1082">
            <w:pPr>
              <w:rPr>
                <w:sz w:val="20"/>
                <w:szCs w:val="20"/>
              </w:rPr>
            </w:pPr>
            <w:r w:rsidRPr="00104D7F">
              <w:rPr>
                <w:sz w:val="20"/>
                <w:szCs w:val="20"/>
              </w:rPr>
              <w:t>Therapeutic Class</w:t>
            </w:r>
          </w:p>
        </w:tc>
        <w:tc>
          <w:tcPr>
            <w:tcW w:w="1486" w:type="dxa"/>
          </w:tcPr>
          <w:p w:rsidR="00875CE3" w:rsidRPr="002C5733" w:rsidRDefault="00104D7F" w:rsidP="000B1082">
            <w:pPr>
              <w:rPr>
                <w:sz w:val="20"/>
                <w:szCs w:val="20"/>
              </w:rPr>
            </w:pPr>
            <w:r w:rsidRPr="00104D7F">
              <w:rPr>
                <w:sz w:val="20"/>
                <w:szCs w:val="20"/>
              </w:rPr>
              <w:t>If Rx claim</w:t>
            </w:r>
          </w:p>
        </w:tc>
        <w:tc>
          <w:tcPr>
            <w:tcW w:w="1337" w:type="dxa"/>
            <w:gridSpan w:val="3"/>
          </w:tcPr>
          <w:p w:rsidR="00875CE3" w:rsidRPr="002C5733" w:rsidRDefault="00104D7F" w:rsidP="000B1082">
            <w:pPr>
              <w:rPr>
                <w:sz w:val="20"/>
                <w:szCs w:val="20"/>
              </w:rPr>
            </w:pPr>
            <w:r w:rsidRPr="00104D7F">
              <w:rPr>
                <w:sz w:val="20"/>
                <w:szCs w:val="20"/>
              </w:rPr>
              <w:t>3</w:t>
            </w:r>
          </w:p>
        </w:tc>
        <w:tc>
          <w:tcPr>
            <w:tcW w:w="1901" w:type="dxa"/>
          </w:tcPr>
          <w:p w:rsidR="00875CE3" w:rsidRPr="002C5733" w:rsidRDefault="00875CE3" w:rsidP="000B1082">
            <w:pPr>
              <w:rPr>
                <w:sz w:val="20"/>
                <w:szCs w:val="20"/>
              </w:rPr>
            </w:pPr>
          </w:p>
        </w:tc>
      </w:tr>
      <w:tr w:rsidR="00875CE3" w:rsidRPr="002C5733" w:rsidTr="00512C9A">
        <w:tc>
          <w:tcPr>
            <w:tcW w:w="1493" w:type="dxa"/>
          </w:tcPr>
          <w:p w:rsidR="00875CE3" w:rsidRPr="002C5733" w:rsidRDefault="00104D7F" w:rsidP="000B1082">
            <w:pPr>
              <w:rPr>
                <w:sz w:val="20"/>
                <w:szCs w:val="20"/>
              </w:rPr>
            </w:pPr>
            <w:r w:rsidRPr="00104D7F">
              <w:rPr>
                <w:sz w:val="20"/>
                <w:szCs w:val="20"/>
              </w:rPr>
              <w:lastRenderedPageBreak/>
              <w:t>291</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292</w:t>
            </w:r>
          </w:p>
        </w:tc>
        <w:tc>
          <w:tcPr>
            <w:tcW w:w="1952" w:type="dxa"/>
            <w:gridSpan w:val="2"/>
          </w:tcPr>
          <w:p w:rsidR="00875CE3" w:rsidRPr="002C5733" w:rsidRDefault="00104D7F" w:rsidP="000B1082">
            <w:pPr>
              <w:rPr>
                <w:sz w:val="20"/>
                <w:szCs w:val="20"/>
              </w:rPr>
            </w:pPr>
            <w:r w:rsidRPr="00104D7F">
              <w:rPr>
                <w:sz w:val="20"/>
                <w:szCs w:val="20"/>
              </w:rPr>
              <w:t>Rx refill code</w:t>
            </w:r>
          </w:p>
        </w:tc>
        <w:tc>
          <w:tcPr>
            <w:tcW w:w="1486" w:type="dxa"/>
          </w:tcPr>
          <w:p w:rsidR="00875CE3" w:rsidRPr="002C5733" w:rsidRDefault="00104D7F" w:rsidP="000B1082">
            <w:pPr>
              <w:rPr>
                <w:sz w:val="20"/>
                <w:szCs w:val="20"/>
              </w:rPr>
            </w:pPr>
            <w:r w:rsidRPr="00104D7F">
              <w:rPr>
                <w:sz w:val="20"/>
                <w:szCs w:val="20"/>
              </w:rPr>
              <w:t>If Rx claim:</w:t>
            </w:r>
          </w:p>
          <w:p w:rsidR="00875CE3" w:rsidRPr="002C5733" w:rsidRDefault="00104D7F" w:rsidP="000B1082">
            <w:pPr>
              <w:rPr>
                <w:sz w:val="20"/>
                <w:szCs w:val="20"/>
              </w:rPr>
            </w:pPr>
            <w:r w:rsidRPr="00104D7F">
              <w:rPr>
                <w:sz w:val="20"/>
                <w:szCs w:val="20"/>
              </w:rPr>
              <w:t>0=1st script,</w:t>
            </w:r>
          </w:p>
          <w:p w:rsidR="00875CE3" w:rsidRPr="002C5733" w:rsidRDefault="00104D7F" w:rsidP="000B1082">
            <w:pPr>
              <w:rPr>
                <w:sz w:val="20"/>
                <w:szCs w:val="20"/>
              </w:rPr>
            </w:pPr>
            <w:r w:rsidRPr="00104D7F">
              <w:rPr>
                <w:sz w:val="20"/>
                <w:szCs w:val="20"/>
              </w:rPr>
              <w:t>1-5=refill number</w:t>
            </w: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875CE3" w:rsidP="000B1082">
            <w:pPr>
              <w:rPr>
                <w:sz w:val="20"/>
                <w:szCs w:val="20"/>
              </w:rPr>
            </w:pPr>
          </w:p>
        </w:tc>
      </w:tr>
      <w:tr w:rsidR="00875CE3" w:rsidRPr="002C5733" w:rsidTr="00512C9A">
        <w:tc>
          <w:tcPr>
            <w:tcW w:w="1493" w:type="dxa"/>
          </w:tcPr>
          <w:p w:rsidR="00875CE3" w:rsidRPr="002C5733" w:rsidRDefault="00104D7F" w:rsidP="000B1082">
            <w:pPr>
              <w:rPr>
                <w:sz w:val="20"/>
                <w:szCs w:val="20"/>
              </w:rPr>
            </w:pPr>
            <w:r w:rsidRPr="00104D7F">
              <w:rPr>
                <w:sz w:val="20"/>
                <w:szCs w:val="20"/>
              </w:rPr>
              <w:t>293</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294-298</w:t>
            </w:r>
          </w:p>
        </w:tc>
        <w:tc>
          <w:tcPr>
            <w:tcW w:w="1952" w:type="dxa"/>
            <w:gridSpan w:val="2"/>
          </w:tcPr>
          <w:p w:rsidR="00875CE3" w:rsidRPr="002C5733" w:rsidRDefault="00104D7F" w:rsidP="000B1082">
            <w:pPr>
              <w:rPr>
                <w:sz w:val="20"/>
                <w:szCs w:val="20"/>
              </w:rPr>
            </w:pPr>
            <w:r w:rsidRPr="00104D7F">
              <w:rPr>
                <w:sz w:val="20"/>
                <w:szCs w:val="20"/>
              </w:rPr>
              <w:t>Diagnosis Code</w:t>
            </w:r>
            <w:r w:rsidR="00F640AD">
              <w:rPr>
                <w:sz w:val="20"/>
                <w:szCs w:val="20"/>
              </w:rPr>
              <w:t xml:space="preserve"> 1</w:t>
            </w:r>
          </w:p>
        </w:tc>
        <w:tc>
          <w:tcPr>
            <w:tcW w:w="1486" w:type="dxa"/>
          </w:tcPr>
          <w:p w:rsidR="00875CE3" w:rsidRPr="002C5733" w:rsidRDefault="00104D7F" w:rsidP="000B1082">
            <w:pPr>
              <w:rPr>
                <w:sz w:val="20"/>
                <w:szCs w:val="20"/>
              </w:rPr>
            </w:pPr>
            <w:r w:rsidRPr="00104D7F">
              <w:rPr>
                <w:sz w:val="20"/>
                <w:szCs w:val="20"/>
              </w:rPr>
              <w:t>ICD-9-CM diag code, if available</w:t>
            </w:r>
            <w:r w:rsidR="00F640AD">
              <w:rPr>
                <w:sz w:val="20"/>
                <w:szCs w:val="20"/>
              </w:rPr>
              <w:t xml:space="preserve"> (this represents the primary diagnosis)</w:t>
            </w:r>
          </w:p>
        </w:tc>
        <w:tc>
          <w:tcPr>
            <w:tcW w:w="1337" w:type="dxa"/>
            <w:gridSpan w:val="3"/>
          </w:tcPr>
          <w:p w:rsidR="00875CE3" w:rsidRPr="002C5733" w:rsidRDefault="00104D7F" w:rsidP="000B1082">
            <w:pPr>
              <w:rPr>
                <w:sz w:val="20"/>
                <w:szCs w:val="20"/>
              </w:rPr>
            </w:pPr>
            <w:r w:rsidRPr="00104D7F">
              <w:rPr>
                <w:sz w:val="20"/>
                <w:szCs w:val="20"/>
              </w:rPr>
              <w:t>5</w:t>
            </w:r>
          </w:p>
        </w:tc>
        <w:tc>
          <w:tcPr>
            <w:tcW w:w="1901" w:type="dxa"/>
          </w:tcPr>
          <w:p w:rsidR="00875CE3" w:rsidRPr="002C5733" w:rsidRDefault="00104D7F" w:rsidP="000B1082">
            <w:pPr>
              <w:rPr>
                <w:sz w:val="20"/>
                <w:szCs w:val="20"/>
              </w:rPr>
            </w:pPr>
            <w:r w:rsidRPr="00104D7F">
              <w:rPr>
                <w:sz w:val="20"/>
                <w:szCs w:val="20"/>
              </w:rPr>
              <w:t>Character, does not include the decimal.</w:t>
            </w:r>
          </w:p>
        </w:tc>
      </w:tr>
      <w:tr w:rsidR="00875CE3" w:rsidRPr="002C5733" w:rsidTr="00512C9A">
        <w:tc>
          <w:tcPr>
            <w:tcW w:w="1493" w:type="dxa"/>
          </w:tcPr>
          <w:p w:rsidR="00875CE3" w:rsidRPr="002C5733" w:rsidRDefault="00104D7F" w:rsidP="000B1082">
            <w:pPr>
              <w:rPr>
                <w:sz w:val="20"/>
                <w:szCs w:val="20"/>
              </w:rPr>
            </w:pPr>
            <w:r w:rsidRPr="00104D7F">
              <w:rPr>
                <w:sz w:val="20"/>
                <w:szCs w:val="20"/>
              </w:rPr>
              <w:t>299</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300</w:t>
            </w:r>
          </w:p>
        </w:tc>
        <w:tc>
          <w:tcPr>
            <w:tcW w:w="1952" w:type="dxa"/>
            <w:gridSpan w:val="2"/>
          </w:tcPr>
          <w:p w:rsidR="00875CE3" w:rsidRPr="002C5733" w:rsidRDefault="00104D7F" w:rsidP="000B1082">
            <w:pPr>
              <w:rPr>
                <w:sz w:val="20"/>
                <w:szCs w:val="20"/>
              </w:rPr>
            </w:pPr>
            <w:r w:rsidRPr="00104D7F">
              <w:rPr>
                <w:sz w:val="20"/>
                <w:szCs w:val="20"/>
              </w:rPr>
              <w:t>Admit Date</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8</w:t>
            </w:r>
          </w:p>
        </w:tc>
        <w:tc>
          <w:tcPr>
            <w:tcW w:w="1901" w:type="dxa"/>
          </w:tcPr>
          <w:p w:rsidR="00875CE3" w:rsidRPr="002C5733" w:rsidRDefault="00104D7F" w:rsidP="000B1082">
            <w:pPr>
              <w:rPr>
                <w:sz w:val="20"/>
                <w:szCs w:val="20"/>
              </w:rPr>
            </w:pPr>
            <w:r w:rsidRPr="00104D7F">
              <w:rPr>
                <w:sz w:val="20"/>
                <w:szCs w:val="20"/>
              </w:rPr>
              <w:t>Numeric, YYYYMMDD</w:t>
            </w:r>
          </w:p>
          <w:p w:rsidR="00875CE3" w:rsidRPr="002C5733" w:rsidRDefault="00104D7F" w:rsidP="000B1082">
            <w:pPr>
              <w:rPr>
                <w:sz w:val="20"/>
                <w:szCs w:val="20"/>
              </w:rPr>
            </w:pPr>
            <w:r w:rsidRPr="00104D7F">
              <w:rPr>
                <w:sz w:val="20"/>
                <w:szCs w:val="20"/>
              </w:rPr>
              <w:t>For inpatient hospital claims</w:t>
            </w:r>
          </w:p>
        </w:tc>
      </w:tr>
      <w:tr w:rsidR="00875CE3" w:rsidRPr="002C5733" w:rsidTr="00512C9A">
        <w:tc>
          <w:tcPr>
            <w:tcW w:w="1493" w:type="dxa"/>
          </w:tcPr>
          <w:p w:rsidR="00875CE3" w:rsidRPr="002C5733" w:rsidRDefault="00104D7F" w:rsidP="000B1082">
            <w:pPr>
              <w:rPr>
                <w:sz w:val="20"/>
                <w:szCs w:val="20"/>
              </w:rPr>
            </w:pPr>
            <w:r w:rsidRPr="00104D7F">
              <w:rPr>
                <w:sz w:val="20"/>
                <w:szCs w:val="20"/>
              </w:rPr>
              <w:t>308</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309-316</w:t>
            </w:r>
          </w:p>
        </w:tc>
        <w:tc>
          <w:tcPr>
            <w:tcW w:w="1952" w:type="dxa"/>
            <w:gridSpan w:val="2"/>
          </w:tcPr>
          <w:p w:rsidR="00875CE3" w:rsidRPr="002C5733" w:rsidRDefault="00104D7F" w:rsidP="000B1082">
            <w:pPr>
              <w:rPr>
                <w:sz w:val="20"/>
                <w:szCs w:val="20"/>
              </w:rPr>
            </w:pPr>
            <w:r w:rsidRPr="00104D7F">
              <w:rPr>
                <w:sz w:val="20"/>
                <w:szCs w:val="20"/>
              </w:rPr>
              <w:t>Discharge Date</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8</w:t>
            </w:r>
          </w:p>
        </w:tc>
        <w:tc>
          <w:tcPr>
            <w:tcW w:w="1901" w:type="dxa"/>
          </w:tcPr>
          <w:p w:rsidR="00875CE3" w:rsidRPr="002C5733" w:rsidRDefault="00104D7F" w:rsidP="000B1082">
            <w:pPr>
              <w:rPr>
                <w:sz w:val="20"/>
                <w:szCs w:val="20"/>
              </w:rPr>
            </w:pPr>
            <w:r w:rsidRPr="00104D7F">
              <w:rPr>
                <w:sz w:val="20"/>
                <w:szCs w:val="20"/>
              </w:rPr>
              <w:t>Numeric, YYYYMMDD</w:t>
            </w:r>
          </w:p>
          <w:p w:rsidR="00875CE3" w:rsidRPr="002C5733" w:rsidRDefault="00104D7F" w:rsidP="000B1082">
            <w:pPr>
              <w:rPr>
                <w:sz w:val="20"/>
                <w:szCs w:val="20"/>
              </w:rPr>
            </w:pPr>
            <w:r w:rsidRPr="00104D7F">
              <w:rPr>
                <w:sz w:val="20"/>
                <w:szCs w:val="20"/>
              </w:rPr>
              <w:t>For inpatient hospital claims</w:t>
            </w:r>
          </w:p>
        </w:tc>
      </w:tr>
      <w:tr w:rsidR="00875CE3" w:rsidRPr="002C5733" w:rsidTr="00512C9A">
        <w:tc>
          <w:tcPr>
            <w:tcW w:w="1493" w:type="dxa"/>
          </w:tcPr>
          <w:p w:rsidR="00875CE3" w:rsidRPr="002C5733" w:rsidRDefault="00104D7F" w:rsidP="000B1082">
            <w:pPr>
              <w:rPr>
                <w:sz w:val="20"/>
                <w:szCs w:val="20"/>
              </w:rPr>
            </w:pPr>
            <w:r w:rsidRPr="00104D7F">
              <w:rPr>
                <w:sz w:val="20"/>
                <w:szCs w:val="20"/>
              </w:rPr>
              <w:t>317</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318-319</w:t>
            </w:r>
          </w:p>
        </w:tc>
        <w:tc>
          <w:tcPr>
            <w:tcW w:w="1952" w:type="dxa"/>
            <w:gridSpan w:val="2"/>
          </w:tcPr>
          <w:p w:rsidR="00875CE3" w:rsidRPr="002C5733" w:rsidRDefault="00104D7F" w:rsidP="000B1082">
            <w:pPr>
              <w:rPr>
                <w:sz w:val="20"/>
                <w:szCs w:val="20"/>
              </w:rPr>
            </w:pPr>
            <w:r w:rsidRPr="00104D7F">
              <w:rPr>
                <w:sz w:val="20"/>
                <w:szCs w:val="20"/>
              </w:rPr>
              <w:t>Servicing Provider Specialty</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2</w:t>
            </w:r>
          </w:p>
        </w:tc>
        <w:tc>
          <w:tcPr>
            <w:tcW w:w="1901" w:type="dxa"/>
          </w:tcPr>
          <w:p w:rsidR="00875CE3" w:rsidRPr="002C5733" w:rsidRDefault="00104D7F" w:rsidP="000B1082">
            <w:pPr>
              <w:rPr>
                <w:sz w:val="20"/>
                <w:szCs w:val="20"/>
              </w:rPr>
            </w:pPr>
            <w:r w:rsidRPr="00104D7F">
              <w:rPr>
                <w:sz w:val="20"/>
                <w:szCs w:val="20"/>
              </w:rPr>
              <w:t>Numeric with leading zero if necessary.</w:t>
            </w:r>
          </w:p>
        </w:tc>
      </w:tr>
      <w:tr w:rsidR="00875CE3" w:rsidRPr="002C5733" w:rsidTr="00512C9A">
        <w:tc>
          <w:tcPr>
            <w:tcW w:w="1493" w:type="dxa"/>
          </w:tcPr>
          <w:p w:rsidR="00875CE3" w:rsidRPr="002C5733" w:rsidRDefault="00104D7F" w:rsidP="000B1082">
            <w:pPr>
              <w:rPr>
                <w:sz w:val="20"/>
                <w:szCs w:val="20"/>
              </w:rPr>
            </w:pPr>
            <w:r w:rsidRPr="00104D7F">
              <w:rPr>
                <w:sz w:val="20"/>
                <w:szCs w:val="20"/>
              </w:rPr>
              <w:t>320</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 character 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321-330</w:t>
            </w:r>
          </w:p>
        </w:tc>
        <w:tc>
          <w:tcPr>
            <w:tcW w:w="1952" w:type="dxa"/>
            <w:gridSpan w:val="2"/>
          </w:tcPr>
          <w:p w:rsidR="00875CE3" w:rsidRPr="002C5733" w:rsidRDefault="00104D7F" w:rsidP="000B1082">
            <w:pPr>
              <w:rPr>
                <w:sz w:val="20"/>
                <w:szCs w:val="20"/>
              </w:rPr>
            </w:pPr>
            <w:r w:rsidRPr="00104D7F">
              <w:rPr>
                <w:sz w:val="20"/>
                <w:szCs w:val="20"/>
              </w:rPr>
              <w:t>Prior</w:t>
            </w:r>
          </w:p>
          <w:p w:rsidR="00875CE3" w:rsidRPr="002C5733" w:rsidRDefault="00104D7F" w:rsidP="000B1082">
            <w:pPr>
              <w:rPr>
                <w:sz w:val="20"/>
                <w:szCs w:val="20"/>
              </w:rPr>
            </w:pPr>
            <w:r w:rsidRPr="00104D7F">
              <w:rPr>
                <w:sz w:val="20"/>
                <w:szCs w:val="20"/>
              </w:rPr>
              <w:t>Authorization</w:t>
            </w:r>
          </w:p>
          <w:p w:rsidR="00875CE3" w:rsidRPr="002C5733" w:rsidRDefault="00104D7F" w:rsidP="000B1082">
            <w:pPr>
              <w:rPr>
                <w:sz w:val="20"/>
                <w:szCs w:val="20"/>
              </w:rPr>
            </w:pPr>
            <w:r w:rsidRPr="00104D7F">
              <w:rPr>
                <w:sz w:val="20"/>
                <w:szCs w:val="20"/>
              </w:rPr>
              <w:t>Number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10</w:t>
            </w:r>
          </w:p>
        </w:tc>
        <w:tc>
          <w:tcPr>
            <w:tcW w:w="1901" w:type="dxa"/>
          </w:tcPr>
          <w:p w:rsidR="00875CE3" w:rsidRPr="002C5733" w:rsidRDefault="00104D7F" w:rsidP="000B1082">
            <w:pPr>
              <w:rPr>
                <w:sz w:val="20"/>
                <w:szCs w:val="20"/>
              </w:rPr>
            </w:pPr>
            <w:r w:rsidRPr="00104D7F">
              <w:rPr>
                <w:sz w:val="20"/>
                <w:szCs w:val="20"/>
              </w:rPr>
              <w:t>Numeric, 9 or 10 digits</w:t>
            </w:r>
          </w:p>
        </w:tc>
      </w:tr>
      <w:tr w:rsidR="00875CE3" w:rsidRPr="002C5733" w:rsidTr="00512C9A">
        <w:tc>
          <w:tcPr>
            <w:tcW w:w="1493" w:type="dxa"/>
          </w:tcPr>
          <w:p w:rsidR="00875CE3" w:rsidRPr="002C5733" w:rsidRDefault="00104D7F" w:rsidP="000B1082">
            <w:pPr>
              <w:rPr>
                <w:sz w:val="20"/>
                <w:szCs w:val="20"/>
              </w:rPr>
            </w:pPr>
            <w:r w:rsidRPr="00104D7F">
              <w:rPr>
                <w:sz w:val="20"/>
                <w:szCs w:val="20"/>
              </w:rPr>
              <w:t>331</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w:t>
            </w:r>
          </w:p>
          <w:p w:rsidR="00875CE3" w:rsidRPr="002C5733" w:rsidRDefault="00104D7F" w:rsidP="000B1082">
            <w:pPr>
              <w:rPr>
                <w:sz w:val="20"/>
                <w:szCs w:val="20"/>
              </w:rPr>
            </w:pPr>
            <w:r w:rsidRPr="00104D7F">
              <w:rPr>
                <w:sz w:val="20"/>
                <w:szCs w:val="20"/>
              </w:rPr>
              <w:t>character</w:t>
            </w:r>
          </w:p>
          <w:p w:rsidR="00875CE3" w:rsidRPr="002C5733" w:rsidRDefault="00104D7F" w:rsidP="000B1082">
            <w:pPr>
              <w:rPr>
                <w:sz w:val="20"/>
                <w:szCs w:val="20"/>
              </w:rPr>
            </w:pPr>
            <w:r w:rsidRPr="00104D7F">
              <w:rPr>
                <w:sz w:val="20"/>
                <w:szCs w:val="20"/>
              </w:rPr>
              <w:t>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332-334</w:t>
            </w:r>
          </w:p>
        </w:tc>
        <w:tc>
          <w:tcPr>
            <w:tcW w:w="1952" w:type="dxa"/>
            <w:gridSpan w:val="2"/>
          </w:tcPr>
          <w:p w:rsidR="00875CE3" w:rsidRPr="002C5733" w:rsidRDefault="00104D7F" w:rsidP="000B1082">
            <w:pPr>
              <w:rPr>
                <w:sz w:val="20"/>
                <w:szCs w:val="20"/>
              </w:rPr>
            </w:pPr>
            <w:r w:rsidRPr="00104D7F">
              <w:rPr>
                <w:sz w:val="20"/>
                <w:szCs w:val="20"/>
              </w:rPr>
              <w:t>Bill Type</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3</w:t>
            </w:r>
          </w:p>
        </w:tc>
        <w:tc>
          <w:tcPr>
            <w:tcW w:w="1901" w:type="dxa"/>
          </w:tcPr>
          <w:p w:rsidR="00875CE3" w:rsidRPr="002C5733" w:rsidRDefault="00104D7F" w:rsidP="000B1082">
            <w:pPr>
              <w:rPr>
                <w:sz w:val="20"/>
                <w:szCs w:val="20"/>
              </w:rPr>
            </w:pPr>
            <w:r w:rsidRPr="00104D7F">
              <w:rPr>
                <w:sz w:val="20"/>
                <w:szCs w:val="20"/>
              </w:rPr>
              <w:t>Claim Bill</w:t>
            </w:r>
          </w:p>
          <w:p w:rsidR="00875CE3" w:rsidRPr="002C5733" w:rsidRDefault="00104D7F" w:rsidP="000B1082">
            <w:pPr>
              <w:rPr>
                <w:sz w:val="20"/>
                <w:szCs w:val="20"/>
              </w:rPr>
            </w:pPr>
            <w:r w:rsidRPr="00104D7F">
              <w:rPr>
                <w:sz w:val="20"/>
                <w:szCs w:val="20"/>
              </w:rPr>
              <w:t>Type (inpatient and institutional)</w:t>
            </w:r>
          </w:p>
        </w:tc>
      </w:tr>
      <w:tr w:rsidR="00875CE3" w:rsidRPr="002C5733" w:rsidTr="00512C9A">
        <w:tc>
          <w:tcPr>
            <w:tcW w:w="1493" w:type="dxa"/>
          </w:tcPr>
          <w:p w:rsidR="00875CE3" w:rsidRPr="002C5733" w:rsidRDefault="00104D7F" w:rsidP="000B1082">
            <w:pPr>
              <w:rPr>
                <w:sz w:val="20"/>
                <w:szCs w:val="20"/>
              </w:rPr>
            </w:pPr>
            <w:r w:rsidRPr="00104D7F">
              <w:rPr>
                <w:sz w:val="20"/>
                <w:szCs w:val="20"/>
              </w:rPr>
              <w:t>335</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0B1082">
            <w:pPr>
              <w:rPr>
                <w:sz w:val="20"/>
                <w:szCs w:val="20"/>
              </w:rPr>
            </w:pPr>
            <w:r w:rsidRPr="00104D7F">
              <w:rPr>
                <w:sz w:val="20"/>
                <w:szCs w:val="20"/>
              </w:rPr>
              <w:t>Uses the ^</w:t>
            </w:r>
          </w:p>
          <w:p w:rsidR="00875CE3" w:rsidRPr="002C5733" w:rsidRDefault="00104D7F" w:rsidP="000B1082">
            <w:pPr>
              <w:rPr>
                <w:sz w:val="20"/>
                <w:szCs w:val="20"/>
              </w:rPr>
            </w:pPr>
            <w:r w:rsidRPr="00104D7F">
              <w:rPr>
                <w:sz w:val="20"/>
                <w:szCs w:val="20"/>
              </w:rPr>
              <w:t>character</w:t>
            </w:r>
          </w:p>
          <w:p w:rsidR="00875CE3" w:rsidRPr="002C5733" w:rsidRDefault="00104D7F" w:rsidP="000B1082">
            <w:pPr>
              <w:rPr>
                <w:sz w:val="20"/>
                <w:szCs w:val="20"/>
              </w:rPr>
            </w:pPr>
            <w:r w:rsidRPr="00104D7F">
              <w:rPr>
                <w:sz w:val="20"/>
                <w:szCs w:val="20"/>
              </w:rPr>
              <w:t>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336-337</w:t>
            </w:r>
          </w:p>
        </w:tc>
        <w:tc>
          <w:tcPr>
            <w:tcW w:w="1952" w:type="dxa"/>
            <w:gridSpan w:val="2"/>
          </w:tcPr>
          <w:p w:rsidR="00875CE3" w:rsidRPr="002C5733" w:rsidRDefault="00104D7F" w:rsidP="000B1082">
            <w:pPr>
              <w:rPr>
                <w:sz w:val="20"/>
                <w:szCs w:val="20"/>
              </w:rPr>
            </w:pPr>
            <w:r w:rsidRPr="00104D7F">
              <w:rPr>
                <w:sz w:val="20"/>
                <w:szCs w:val="20"/>
              </w:rPr>
              <w:t>Type of Service</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2</w:t>
            </w:r>
          </w:p>
        </w:tc>
        <w:tc>
          <w:tcPr>
            <w:tcW w:w="1901" w:type="dxa"/>
          </w:tcPr>
          <w:p w:rsidR="00875CE3" w:rsidRPr="002C5733" w:rsidRDefault="00104D7F" w:rsidP="000B1082">
            <w:pPr>
              <w:rPr>
                <w:sz w:val="20"/>
                <w:szCs w:val="20"/>
              </w:rPr>
            </w:pPr>
            <w:r w:rsidRPr="00104D7F">
              <w:rPr>
                <w:sz w:val="20"/>
                <w:szCs w:val="20"/>
              </w:rPr>
              <w:t xml:space="preserve">See Type of Service values in Appendix H </w:t>
            </w:r>
          </w:p>
        </w:tc>
      </w:tr>
      <w:tr w:rsidR="00875CE3" w:rsidRPr="002C5733" w:rsidTr="00512C9A">
        <w:tc>
          <w:tcPr>
            <w:tcW w:w="1493" w:type="dxa"/>
          </w:tcPr>
          <w:p w:rsidR="00E04E0D" w:rsidRDefault="00104D7F">
            <w:pPr>
              <w:rPr>
                <w:sz w:val="20"/>
                <w:szCs w:val="20"/>
              </w:rPr>
            </w:pPr>
            <w:r w:rsidRPr="00104D7F">
              <w:rPr>
                <w:sz w:val="20"/>
                <w:szCs w:val="20"/>
              </w:rPr>
              <w:t>338</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3628E3">
            <w:pPr>
              <w:rPr>
                <w:sz w:val="20"/>
                <w:szCs w:val="20"/>
              </w:rPr>
            </w:pPr>
            <w:r w:rsidRPr="00104D7F">
              <w:rPr>
                <w:sz w:val="20"/>
                <w:szCs w:val="20"/>
              </w:rPr>
              <w:t>Uses the ^</w:t>
            </w:r>
          </w:p>
          <w:p w:rsidR="00875CE3" w:rsidRPr="002C5733" w:rsidRDefault="00104D7F" w:rsidP="003628E3">
            <w:pPr>
              <w:rPr>
                <w:sz w:val="20"/>
                <w:szCs w:val="20"/>
              </w:rPr>
            </w:pPr>
            <w:r w:rsidRPr="00104D7F">
              <w:rPr>
                <w:sz w:val="20"/>
                <w:szCs w:val="20"/>
              </w:rPr>
              <w:t>character</w:t>
            </w:r>
          </w:p>
          <w:p w:rsidR="00875CE3" w:rsidRPr="002C5733" w:rsidRDefault="00104D7F" w:rsidP="000B1082">
            <w:pPr>
              <w:rPr>
                <w:sz w:val="20"/>
                <w:szCs w:val="20"/>
              </w:rPr>
            </w:pPr>
            <w:r w:rsidRPr="00104D7F">
              <w:rPr>
                <w:sz w:val="20"/>
                <w:szCs w:val="20"/>
              </w:rPr>
              <w:t>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339-340</w:t>
            </w:r>
          </w:p>
        </w:tc>
        <w:tc>
          <w:tcPr>
            <w:tcW w:w="1952" w:type="dxa"/>
            <w:gridSpan w:val="2"/>
          </w:tcPr>
          <w:p w:rsidR="00875CE3" w:rsidRPr="002C5733" w:rsidRDefault="00104D7F" w:rsidP="000B1082">
            <w:pPr>
              <w:rPr>
                <w:sz w:val="20"/>
                <w:szCs w:val="20"/>
              </w:rPr>
            </w:pPr>
            <w:r w:rsidRPr="00104D7F">
              <w:rPr>
                <w:sz w:val="20"/>
                <w:szCs w:val="20"/>
              </w:rPr>
              <w:t>Category of Service</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2</w:t>
            </w:r>
          </w:p>
        </w:tc>
        <w:tc>
          <w:tcPr>
            <w:tcW w:w="1901" w:type="dxa"/>
          </w:tcPr>
          <w:p w:rsidR="00875CE3" w:rsidRPr="002C5733" w:rsidRDefault="00104D7F" w:rsidP="000B1082">
            <w:pPr>
              <w:rPr>
                <w:sz w:val="20"/>
                <w:szCs w:val="20"/>
              </w:rPr>
            </w:pPr>
            <w:r w:rsidRPr="00104D7F">
              <w:rPr>
                <w:sz w:val="20"/>
                <w:szCs w:val="20"/>
              </w:rPr>
              <w:t>See Category of Service values in Appendix H</w:t>
            </w:r>
          </w:p>
        </w:tc>
      </w:tr>
      <w:tr w:rsidR="00875CE3" w:rsidRPr="002C5733" w:rsidTr="00512C9A">
        <w:tc>
          <w:tcPr>
            <w:tcW w:w="1493" w:type="dxa"/>
          </w:tcPr>
          <w:p w:rsidR="00875CE3" w:rsidRPr="002C5733" w:rsidRDefault="00104D7F" w:rsidP="000B1082">
            <w:pPr>
              <w:rPr>
                <w:sz w:val="20"/>
                <w:szCs w:val="20"/>
              </w:rPr>
            </w:pPr>
            <w:r w:rsidRPr="00104D7F">
              <w:rPr>
                <w:sz w:val="20"/>
                <w:szCs w:val="20"/>
              </w:rPr>
              <w:lastRenderedPageBreak/>
              <w:t>341</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3628E3">
            <w:pPr>
              <w:rPr>
                <w:sz w:val="20"/>
                <w:szCs w:val="20"/>
              </w:rPr>
            </w:pPr>
            <w:r w:rsidRPr="00104D7F">
              <w:rPr>
                <w:sz w:val="20"/>
                <w:szCs w:val="20"/>
              </w:rPr>
              <w:t>Uses the ^</w:t>
            </w:r>
          </w:p>
          <w:p w:rsidR="00875CE3" w:rsidRPr="002C5733" w:rsidRDefault="00104D7F" w:rsidP="003628E3">
            <w:pPr>
              <w:rPr>
                <w:sz w:val="20"/>
                <w:szCs w:val="20"/>
              </w:rPr>
            </w:pPr>
            <w:r w:rsidRPr="00104D7F">
              <w:rPr>
                <w:sz w:val="20"/>
                <w:szCs w:val="20"/>
              </w:rPr>
              <w:t>character</w:t>
            </w:r>
          </w:p>
          <w:p w:rsidR="00875CE3" w:rsidRPr="002C5733" w:rsidRDefault="00104D7F" w:rsidP="000B1082">
            <w:pPr>
              <w:rPr>
                <w:sz w:val="20"/>
                <w:szCs w:val="20"/>
              </w:rPr>
            </w:pPr>
            <w:r w:rsidRPr="00104D7F">
              <w:rPr>
                <w:sz w:val="20"/>
                <w:szCs w:val="20"/>
              </w:rPr>
              <w:t>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342-351</w:t>
            </w:r>
          </w:p>
        </w:tc>
        <w:tc>
          <w:tcPr>
            <w:tcW w:w="1952" w:type="dxa"/>
            <w:gridSpan w:val="2"/>
          </w:tcPr>
          <w:p w:rsidR="00875CE3" w:rsidRPr="002C5733" w:rsidRDefault="00104D7F" w:rsidP="000B1082">
            <w:pPr>
              <w:rPr>
                <w:sz w:val="20"/>
                <w:szCs w:val="20"/>
              </w:rPr>
            </w:pPr>
            <w:r w:rsidRPr="00104D7F">
              <w:rPr>
                <w:sz w:val="20"/>
                <w:szCs w:val="20"/>
              </w:rPr>
              <w:t>Billing Provider NPI</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10</w:t>
            </w:r>
          </w:p>
        </w:tc>
        <w:tc>
          <w:tcPr>
            <w:tcW w:w="1901" w:type="dxa"/>
          </w:tcPr>
          <w:p w:rsidR="00875CE3" w:rsidRPr="002C5733" w:rsidRDefault="00875CE3" w:rsidP="000B1082">
            <w:pPr>
              <w:rPr>
                <w:sz w:val="20"/>
                <w:szCs w:val="20"/>
              </w:rPr>
            </w:pPr>
          </w:p>
        </w:tc>
      </w:tr>
      <w:tr w:rsidR="00875CE3" w:rsidRPr="002C5733" w:rsidTr="00512C9A">
        <w:tc>
          <w:tcPr>
            <w:tcW w:w="1493" w:type="dxa"/>
          </w:tcPr>
          <w:p w:rsidR="00E04E0D" w:rsidRDefault="00104D7F">
            <w:pPr>
              <w:rPr>
                <w:sz w:val="20"/>
                <w:szCs w:val="20"/>
              </w:rPr>
            </w:pPr>
            <w:r w:rsidRPr="00104D7F">
              <w:rPr>
                <w:sz w:val="20"/>
                <w:szCs w:val="20"/>
              </w:rPr>
              <w:t>352</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3628E3">
            <w:pPr>
              <w:rPr>
                <w:sz w:val="20"/>
                <w:szCs w:val="20"/>
              </w:rPr>
            </w:pPr>
            <w:r w:rsidRPr="00104D7F">
              <w:rPr>
                <w:sz w:val="20"/>
                <w:szCs w:val="20"/>
              </w:rPr>
              <w:t>Uses the ^</w:t>
            </w:r>
          </w:p>
          <w:p w:rsidR="00875CE3" w:rsidRPr="002C5733" w:rsidRDefault="00104D7F" w:rsidP="003628E3">
            <w:pPr>
              <w:rPr>
                <w:sz w:val="20"/>
                <w:szCs w:val="20"/>
              </w:rPr>
            </w:pPr>
            <w:r w:rsidRPr="00104D7F">
              <w:rPr>
                <w:sz w:val="20"/>
                <w:szCs w:val="20"/>
              </w:rPr>
              <w:t>character</w:t>
            </w:r>
          </w:p>
          <w:p w:rsidR="00875CE3" w:rsidRPr="002C5733" w:rsidRDefault="00104D7F" w:rsidP="000B1082">
            <w:pPr>
              <w:rPr>
                <w:sz w:val="20"/>
                <w:szCs w:val="20"/>
              </w:rPr>
            </w:pPr>
            <w:r w:rsidRPr="00104D7F">
              <w:rPr>
                <w:sz w:val="20"/>
                <w:szCs w:val="20"/>
              </w:rPr>
              <w:t>value.</w:t>
            </w:r>
          </w:p>
        </w:tc>
      </w:tr>
      <w:tr w:rsidR="00875CE3" w:rsidRPr="002C5733" w:rsidTr="00512C9A">
        <w:tc>
          <w:tcPr>
            <w:tcW w:w="1493" w:type="dxa"/>
          </w:tcPr>
          <w:p w:rsidR="00875CE3" w:rsidRPr="002C5733" w:rsidRDefault="00104D7F" w:rsidP="000B1082">
            <w:pPr>
              <w:rPr>
                <w:sz w:val="20"/>
                <w:szCs w:val="20"/>
              </w:rPr>
            </w:pPr>
            <w:r w:rsidRPr="00104D7F">
              <w:rPr>
                <w:sz w:val="20"/>
                <w:szCs w:val="20"/>
              </w:rPr>
              <w:t>353-362</w:t>
            </w:r>
          </w:p>
        </w:tc>
        <w:tc>
          <w:tcPr>
            <w:tcW w:w="1952" w:type="dxa"/>
            <w:gridSpan w:val="2"/>
          </w:tcPr>
          <w:p w:rsidR="00875CE3" w:rsidRPr="002C5733" w:rsidRDefault="00104D7F" w:rsidP="000B1082">
            <w:pPr>
              <w:rPr>
                <w:sz w:val="20"/>
                <w:szCs w:val="20"/>
              </w:rPr>
            </w:pPr>
            <w:r w:rsidRPr="00104D7F">
              <w:rPr>
                <w:sz w:val="20"/>
                <w:szCs w:val="20"/>
              </w:rPr>
              <w:t>Servicing/</w:t>
            </w:r>
          </w:p>
          <w:p w:rsidR="00875CE3" w:rsidRPr="002C5733" w:rsidRDefault="00104D7F" w:rsidP="000B1082">
            <w:pPr>
              <w:rPr>
                <w:sz w:val="20"/>
                <w:szCs w:val="20"/>
              </w:rPr>
            </w:pPr>
            <w:r w:rsidRPr="00104D7F">
              <w:rPr>
                <w:sz w:val="20"/>
                <w:szCs w:val="20"/>
              </w:rPr>
              <w:t>Attending</w:t>
            </w:r>
          </w:p>
          <w:p w:rsidR="00875CE3" w:rsidRPr="002C5733" w:rsidRDefault="00104D7F" w:rsidP="000B1082">
            <w:pPr>
              <w:rPr>
                <w:sz w:val="20"/>
                <w:szCs w:val="20"/>
              </w:rPr>
            </w:pPr>
            <w:r w:rsidRPr="00104D7F">
              <w:rPr>
                <w:sz w:val="20"/>
                <w:szCs w:val="20"/>
              </w:rPr>
              <w:t>Provider NPI</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10</w:t>
            </w:r>
          </w:p>
        </w:tc>
        <w:tc>
          <w:tcPr>
            <w:tcW w:w="1901" w:type="dxa"/>
          </w:tcPr>
          <w:p w:rsidR="00875CE3" w:rsidRPr="002C5733" w:rsidRDefault="00875CE3" w:rsidP="000B1082">
            <w:pPr>
              <w:rPr>
                <w:sz w:val="20"/>
                <w:szCs w:val="20"/>
              </w:rPr>
            </w:pPr>
          </w:p>
        </w:tc>
      </w:tr>
      <w:tr w:rsidR="00875CE3" w:rsidRPr="002C5733" w:rsidTr="00512C9A">
        <w:tc>
          <w:tcPr>
            <w:tcW w:w="1493" w:type="dxa"/>
          </w:tcPr>
          <w:p w:rsidR="00E04E0D" w:rsidRDefault="00104D7F">
            <w:pPr>
              <w:rPr>
                <w:sz w:val="20"/>
                <w:szCs w:val="20"/>
              </w:rPr>
            </w:pPr>
            <w:r w:rsidRPr="00104D7F">
              <w:rPr>
                <w:sz w:val="20"/>
                <w:szCs w:val="20"/>
              </w:rPr>
              <w:t>363</w:t>
            </w:r>
          </w:p>
        </w:tc>
        <w:tc>
          <w:tcPr>
            <w:tcW w:w="1952" w:type="dxa"/>
            <w:gridSpan w:val="2"/>
          </w:tcPr>
          <w:p w:rsidR="00875CE3" w:rsidRPr="002C5733" w:rsidRDefault="00104D7F" w:rsidP="000B1082">
            <w:pPr>
              <w:rPr>
                <w:sz w:val="20"/>
                <w:szCs w:val="20"/>
              </w:rPr>
            </w:pPr>
            <w:r w:rsidRPr="00104D7F">
              <w:rPr>
                <w:sz w:val="20"/>
                <w:szCs w:val="20"/>
              </w:rPr>
              <w:t>Delimiter</w:t>
            </w:r>
          </w:p>
        </w:tc>
        <w:tc>
          <w:tcPr>
            <w:tcW w:w="1486" w:type="dxa"/>
          </w:tcPr>
          <w:p w:rsidR="00875CE3" w:rsidRPr="002C5733" w:rsidRDefault="00875CE3" w:rsidP="000B1082">
            <w:pPr>
              <w:rPr>
                <w:sz w:val="20"/>
                <w:szCs w:val="20"/>
              </w:rPr>
            </w:pPr>
          </w:p>
        </w:tc>
        <w:tc>
          <w:tcPr>
            <w:tcW w:w="1337" w:type="dxa"/>
            <w:gridSpan w:val="3"/>
          </w:tcPr>
          <w:p w:rsidR="00875CE3" w:rsidRPr="002C5733" w:rsidRDefault="00104D7F" w:rsidP="000B1082">
            <w:pPr>
              <w:rPr>
                <w:sz w:val="20"/>
                <w:szCs w:val="20"/>
              </w:rPr>
            </w:pPr>
            <w:r w:rsidRPr="00104D7F">
              <w:rPr>
                <w:sz w:val="20"/>
                <w:szCs w:val="20"/>
              </w:rPr>
              <w:t>1</w:t>
            </w:r>
          </w:p>
        </w:tc>
        <w:tc>
          <w:tcPr>
            <w:tcW w:w="1901" w:type="dxa"/>
          </w:tcPr>
          <w:p w:rsidR="00875CE3" w:rsidRPr="002C5733" w:rsidRDefault="00104D7F" w:rsidP="003628E3">
            <w:pPr>
              <w:rPr>
                <w:sz w:val="20"/>
                <w:szCs w:val="20"/>
              </w:rPr>
            </w:pPr>
            <w:r w:rsidRPr="00104D7F">
              <w:rPr>
                <w:sz w:val="20"/>
                <w:szCs w:val="20"/>
              </w:rPr>
              <w:t>Uses the ^</w:t>
            </w:r>
          </w:p>
          <w:p w:rsidR="00875CE3" w:rsidRPr="002C5733" w:rsidRDefault="00104D7F" w:rsidP="003628E3">
            <w:pPr>
              <w:rPr>
                <w:sz w:val="20"/>
                <w:szCs w:val="20"/>
              </w:rPr>
            </w:pPr>
            <w:r w:rsidRPr="00104D7F">
              <w:rPr>
                <w:sz w:val="20"/>
                <w:szCs w:val="20"/>
              </w:rPr>
              <w:t>character</w:t>
            </w:r>
          </w:p>
          <w:p w:rsidR="00875CE3" w:rsidRPr="002C5733" w:rsidRDefault="00104D7F" w:rsidP="000B1082">
            <w:pPr>
              <w:rPr>
                <w:sz w:val="20"/>
                <w:szCs w:val="20"/>
              </w:rPr>
            </w:pPr>
            <w:r w:rsidRPr="00104D7F">
              <w:rPr>
                <w:sz w:val="20"/>
                <w:szCs w:val="20"/>
              </w:rPr>
              <w:t>value.</w:t>
            </w:r>
          </w:p>
        </w:tc>
      </w:tr>
      <w:tr w:rsidR="00C93CF0" w:rsidRPr="002C5733" w:rsidTr="00512C9A">
        <w:tc>
          <w:tcPr>
            <w:tcW w:w="1493" w:type="dxa"/>
          </w:tcPr>
          <w:p w:rsidR="00C93CF0" w:rsidRPr="002C5733" w:rsidRDefault="00104D7F" w:rsidP="004123AC">
            <w:pPr>
              <w:rPr>
                <w:sz w:val="20"/>
                <w:szCs w:val="20"/>
              </w:rPr>
            </w:pPr>
            <w:r w:rsidRPr="00104D7F">
              <w:rPr>
                <w:sz w:val="20"/>
                <w:szCs w:val="20"/>
              </w:rPr>
              <w:t>364-365</w:t>
            </w:r>
          </w:p>
        </w:tc>
        <w:tc>
          <w:tcPr>
            <w:tcW w:w="1952" w:type="dxa"/>
            <w:gridSpan w:val="2"/>
          </w:tcPr>
          <w:p w:rsidR="00C93CF0" w:rsidRPr="002C5733" w:rsidRDefault="00104D7F" w:rsidP="000B1082">
            <w:pPr>
              <w:rPr>
                <w:sz w:val="20"/>
                <w:szCs w:val="20"/>
              </w:rPr>
            </w:pPr>
            <w:r w:rsidRPr="00104D7F">
              <w:rPr>
                <w:sz w:val="20"/>
                <w:szCs w:val="20"/>
              </w:rPr>
              <w:t>Billing Provider Type</w:t>
            </w:r>
          </w:p>
        </w:tc>
        <w:tc>
          <w:tcPr>
            <w:tcW w:w="1486" w:type="dxa"/>
          </w:tcPr>
          <w:p w:rsidR="00C93CF0" w:rsidRPr="002C5733" w:rsidRDefault="00C93CF0" w:rsidP="000B1082">
            <w:pPr>
              <w:rPr>
                <w:sz w:val="20"/>
                <w:szCs w:val="20"/>
              </w:rPr>
            </w:pPr>
          </w:p>
        </w:tc>
        <w:tc>
          <w:tcPr>
            <w:tcW w:w="1337" w:type="dxa"/>
            <w:gridSpan w:val="3"/>
          </w:tcPr>
          <w:p w:rsidR="00C93CF0" w:rsidRPr="002C5733" w:rsidRDefault="00104D7F" w:rsidP="000B1082">
            <w:pPr>
              <w:rPr>
                <w:sz w:val="20"/>
                <w:szCs w:val="20"/>
              </w:rPr>
            </w:pPr>
            <w:r w:rsidRPr="00104D7F">
              <w:rPr>
                <w:sz w:val="20"/>
                <w:szCs w:val="20"/>
              </w:rPr>
              <w:t>2</w:t>
            </w:r>
          </w:p>
        </w:tc>
        <w:tc>
          <w:tcPr>
            <w:tcW w:w="1901" w:type="dxa"/>
          </w:tcPr>
          <w:p w:rsidR="00C93CF0" w:rsidRPr="002C5733" w:rsidRDefault="00104D7F" w:rsidP="003628E3">
            <w:pPr>
              <w:rPr>
                <w:sz w:val="20"/>
                <w:szCs w:val="20"/>
              </w:rPr>
            </w:pPr>
            <w:r w:rsidRPr="00104D7F">
              <w:rPr>
                <w:sz w:val="20"/>
                <w:szCs w:val="20"/>
              </w:rPr>
              <w:t>See Provider Type values in Appendix H</w:t>
            </w:r>
          </w:p>
        </w:tc>
      </w:tr>
      <w:tr w:rsidR="00C93CF0" w:rsidRPr="002C5733" w:rsidTr="00512C9A">
        <w:tc>
          <w:tcPr>
            <w:tcW w:w="1493" w:type="dxa"/>
          </w:tcPr>
          <w:p w:rsidR="00C93CF0" w:rsidRPr="002C5733" w:rsidRDefault="00104D7F" w:rsidP="004123AC">
            <w:pPr>
              <w:rPr>
                <w:sz w:val="20"/>
                <w:szCs w:val="20"/>
              </w:rPr>
            </w:pPr>
            <w:r w:rsidRPr="00104D7F">
              <w:rPr>
                <w:sz w:val="20"/>
                <w:szCs w:val="20"/>
              </w:rPr>
              <w:t>366</w:t>
            </w:r>
          </w:p>
        </w:tc>
        <w:tc>
          <w:tcPr>
            <w:tcW w:w="1952" w:type="dxa"/>
            <w:gridSpan w:val="2"/>
          </w:tcPr>
          <w:p w:rsidR="00C93CF0" w:rsidRPr="002C5733" w:rsidRDefault="00104D7F" w:rsidP="000B1082">
            <w:pPr>
              <w:rPr>
                <w:sz w:val="20"/>
                <w:szCs w:val="20"/>
              </w:rPr>
            </w:pPr>
            <w:r w:rsidRPr="00104D7F">
              <w:rPr>
                <w:sz w:val="20"/>
                <w:szCs w:val="20"/>
              </w:rPr>
              <w:t>Delimiter</w:t>
            </w:r>
          </w:p>
        </w:tc>
        <w:tc>
          <w:tcPr>
            <w:tcW w:w="1486" w:type="dxa"/>
          </w:tcPr>
          <w:p w:rsidR="00C93CF0" w:rsidRPr="002C5733" w:rsidRDefault="00C93CF0" w:rsidP="000B1082">
            <w:pPr>
              <w:rPr>
                <w:sz w:val="20"/>
                <w:szCs w:val="20"/>
              </w:rPr>
            </w:pPr>
          </w:p>
        </w:tc>
        <w:tc>
          <w:tcPr>
            <w:tcW w:w="1337" w:type="dxa"/>
            <w:gridSpan w:val="3"/>
          </w:tcPr>
          <w:p w:rsidR="00C93CF0" w:rsidRPr="002C5733" w:rsidRDefault="00104D7F" w:rsidP="000B1082">
            <w:pPr>
              <w:rPr>
                <w:sz w:val="20"/>
                <w:szCs w:val="20"/>
              </w:rPr>
            </w:pPr>
            <w:r w:rsidRPr="00104D7F">
              <w:rPr>
                <w:sz w:val="20"/>
                <w:szCs w:val="20"/>
              </w:rPr>
              <w:t>1</w:t>
            </w:r>
          </w:p>
        </w:tc>
        <w:tc>
          <w:tcPr>
            <w:tcW w:w="1901" w:type="dxa"/>
          </w:tcPr>
          <w:p w:rsidR="00C93CF0" w:rsidRPr="002C5733" w:rsidRDefault="00104D7F" w:rsidP="003628E3">
            <w:pPr>
              <w:rPr>
                <w:sz w:val="20"/>
                <w:szCs w:val="20"/>
              </w:rPr>
            </w:pPr>
            <w:r w:rsidRPr="00104D7F">
              <w:rPr>
                <w:sz w:val="20"/>
                <w:szCs w:val="20"/>
              </w:rPr>
              <w:t>Uses the ^ character value.</w:t>
            </w:r>
          </w:p>
        </w:tc>
      </w:tr>
      <w:tr w:rsidR="00C93CF0" w:rsidRPr="002C5733" w:rsidTr="00512C9A">
        <w:tc>
          <w:tcPr>
            <w:tcW w:w="1493" w:type="dxa"/>
          </w:tcPr>
          <w:p w:rsidR="00C93CF0" w:rsidRPr="002C5733" w:rsidRDefault="00104D7F" w:rsidP="00B55DF2">
            <w:pPr>
              <w:rPr>
                <w:sz w:val="20"/>
                <w:szCs w:val="20"/>
              </w:rPr>
            </w:pPr>
            <w:r w:rsidRPr="00104D7F">
              <w:rPr>
                <w:sz w:val="20"/>
                <w:szCs w:val="20"/>
              </w:rPr>
              <w:t>367-</w:t>
            </w:r>
            <w:r w:rsidR="00B55DF2" w:rsidRPr="00104D7F">
              <w:rPr>
                <w:sz w:val="20"/>
                <w:szCs w:val="20"/>
              </w:rPr>
              <w:t>36</w:t>
            </w:r>
            <w:r w:rsidR="00B55DF2">
              <w:rPr>
                <w:sz w:val="20"/>
                <w:szCs w:val="20"/>
              </w:rPr>
              <w:t>8</w:t>
            </w:r>
          </w:p>
        </w:tc>
        <w:tc>
          <w:tcPr>
            <w:tcW w:w="1952" w:type="dxa"/>
            <w:gridSpan w:val="2"/>
          </w:tcPr>
          <w:p w:rsidR="00C93CF0" w:rsidRPr="002C5733" w:rsidRDefault="00104D7F" w:rsidP="000B1082">
            <w:pPr>
              <w:rPr>
                <w:sz w:val="20"/>
                <w:szCs w:val="20"/>
              </w:rPr>
            </w:pPr>
            <w:r w:rsidRPr="00104D7F">
              <w:rPr>
                <w:sz w:val="20"/>
                <w:szCs w:val="20"/>
              </w:rPr>
              <w:t>Servicing/</w:t>
            </w:r>
          </w:p>
          <w:p w:rsidR="00C93CF0" w:rsidRPr="002C5733" w:rsidRDefault="00104D7F" w:rsidP="000B1082">
            <w:pPr>
              <w:rPr>
                <w:sz w:val="20"/>
                <w:szCs w:val="20"/>
              </w:rPr>
            </w:pPr>
            <w:r w:rsidRPr="00104D7F">
              <w:rPr>
                <w:sz w:val="20"/>
                <w:szCs w:val="20"/>
              </w:rPr>
              <w:t>Attending Provider Type</w:t>
            </w:r>
          </w:p>
        </w:tc>
        <w:tc>
          <w:tcPr>
            <w:tcW w:w="1486" w:type="dxa"/>
          </w:tcPr>
          <w:p w:rsidR="00C93CF0" w:rsidRPr="002C5733" w:rsidRDefault="00C93CF0" w:rsidP="000B1082">
            <w:pPr>
              <w:rPr>
                <w:sz w:val="20"/>
                <w:szCs w:val="20"/>
              </w:rPr>
            </w:pPr>
          </w:p>
        </w:tc>
        <w:tc>
          <w:tcPr>
            <w:tcW w:w="1337" w:type="dxa"/>
            <w:gridSpan w:val="3"/>
          </w:tcPr>
          <w:p w:rsidR="00C93CF0" w:rsidRPr="002C5733" w:rsidRDefault="00104D7F" w:rsidP="000B1082">
            <w:pPr>
              <w:rPr>
                <w:sz w:val="20"/>
                <w:szCs w:val="20"/>
              </w:rPr>
            </w:pPr>
            <w:r w:rsidRPr="00104D7F">
              <w:rPr>
                <w:sz w:val="20"/>
                <w:szCs w:val="20"/>
              </w:rPr>
              <w:t>2</w:t>
            </w:r>
          </w:p>
        </w:tc>
        <w:tc>
          <w:tcPr>
            <w:tcW w:w="1901" w:type="dxa"/>
          </w:tcPr>
          <w:p w:rsidR="00C93CF0" w:rsidRPr="002C5733" w:rsidRDefault="00104D7F" w:rsidP="003628E3">
            <w:pPr>
              <w:rPr>
                <w:sz w:val="20"/>
                <w:szCs w:val="20"/>
              </w:rPr>
            </w:pPr>
            <w:r w:rsidRPr="00104D7F">
              <w:rPr>
                <w:sz w:val="20"/>
                <w:szCs w:val="20"/>
              </w:rPr>
              <w:t>See Provider Type values in Appendix H</w:t>
            </w:r>
          </w:p>
        </w:tc>
      </w:tr>
      <w:tr w:rsidR="00C93CF0" w:rsidRPr="002C5733" w:rsidTr="00512C9A">
        <w:tc>
          <w:tcPr>
            <w:tcW w:w="1493" w:type="dxa"/>
          </w:tcPr>
          <w:p w:rsidR="00C93CF0" w:rsidRPr="002C5733" w:rsidRDefault="00B55DF2" w:rsidP="00B55DF2">
            <w:pPr>
              <w:rPr>
                <w:sz w:val="20"/>
                <w:szCs w:val="20"/>
              </w:rPr>
            </w:pPr>
            <w:r w:rsidRPr="00104D7F">
              <w:rPr>
                <w:sz w:val="20"/>
                <w:szCs w:val="20"/>
              </w:rPr>
              <w:t>3</w:t>
            </w:r>
            <w:r>
              <w:rPr>
                <w:sz w:val="20"/>
                <w:szCs w:val="20"/>
              </w:rPr>
              <w:t>69</w:t>
            </w:r>
          </w:p>
        </w:tc>
        <w:tc>
          <w:tcPr>
            <w:tcW w:w="1952" w:type="dxa"/>
            <w:gridSpan w:val="2"/>
          </w:tcPr>
          <w:p w:rsidR="00C93CF0" w:rsidRPr="002C5733" w:rsidRDefault="00104D7F" w:rsidP="000B1082">
            <w:pPr>
              <w:rPr>
                <w:sz w:val="20"/>
                <w:szCs w:val="20"/>
              </w:rPr>
            </w:pPr>
            <w:r w:rsidRPr="00104D7F">
              <w:rPr>
                <w:sz w:val="20"/>
                <w:szCs w:val="20"/>
              </w:rPr>
              <w:t>Delimiter</w:t>
            </w:r>
          </w:p>
        </w:tc>
        <w:tc>
          <w:tcPr>
            <w:tcW w:w="1486" w:type="dxa"/>
          </w:tcPr>
          <w:p w:rsidR="00C93CF0" w:rsidRPr="002C5733" w:rsidRDefault="00C93CF0" w:rsidP="000B1082">
            <w:pPr>
              <w:rPr>
                <w:sz w:val="20"/>
                <w:szCs w:val="20"/>
              </w:rPr>
            </w:pPr>
          </w:p>
        </w:tc>
        <w:tc>
          <w:tcPr>
            <w:tcW w:w="1337" w:type="dxa"/>
            <w:gridSpan w:val="3"/>
          </w:tcPr>
          <w:p w:rsidR="00C93CF0" w:rsidRPr="002C5733" w:rsidRDefault="00104D7F" w:rsidP="000B1082">
            <w:pPr>
              <w:rPr>
                <w:sz w:val="20"/>
                <w:szCs w:val="20"/>
              </w:rPr>
            </w:pPr>
            <w:r w:rsidRPr="00104D7F">
              <w:rPr>
                <w:sz w:val="20"/>
                <w:szCs w:val="20"/>
              </w:rPr>
              <w:t>1</w:t>
            </w:r>
          </w:p>
        </w:tc>
        <w:tc>
          <w:tcPr>
            <w:tcW w:w="1901" w:type="dxa"/>
          </w:tcPr>
          <w:p w:rsidR="00C93CF0" w:rsidRPr="002C5733" w:rsidRDefault="00104D7F" w:rsidP="003628E3">
            <w:pPr>
              <w:rPr>
                <w:sz w:val="20"/>
                <w:szCs w:val="20"/>
              </w:rPr>
            </w:pPr>
            <w:r w:rsidRPr="00104D7F">
              <w:rPr>
                <w:sz w:val="20"/>
                <w:szCs w:val="20"/>
              </w:rPr>
              <w:t>Uses the ^ character value.</w:t>
            </w:r>
          </w:p>
        </w:tc>
      </w:tr>
      <w:tr w:rsidR="00C93CF0" w:rsidRPr="002C5733" w:rsidTr="00512C9A">
        <w:tc>
          <w:tcPr>
            <w:tcW w:w="1493" w:type="dxa"/>
          </w:tcPr>
          <w:p w:rsidR="00C93CF0" w:rsidRPr="002C5733" w:rsidRDefault="00B55DF2" w:rsidP="004123AC">
            <w:pPr>
              <w:rPr>
                <w:sz w:val="20"/>
                <w:szCs w:val="20"/>
              </w:rPr>
            </w:pPr>
            <w:r>
              <w:rPr>
                <w:sz w:val="20"/>
                <w:szCs w:val="20"/>
              </w:rPr>
              <w:t>370</w:t>
            </w:r>
          </w:p>
        </w:tc>
        <w:tc>
          <w:tcPr>
            <w:tcW w:w="1952" w:type="dxa"/>
            <w:gridSpan w:val="2"/>
          </w:tcPr>
          <w:p w:rsidR="00C93CF0" w:rsidRPr="002C5733" w:rsidRDefault="00B55DF2" w:rsidP="000B1082">
            <w:pPr>
              <w:rPr>
                <w:sz w:val="20"/>
                <w:szCs w:val="20"/>
              </w:rPr>
            </w:pPr>
            <w:r>
              <w:rPr>
                <w:sz w:val="20"/>
                <w:szCs w:val="20"/>
              </w:rPr>
              <w:t xml:space="preserve">Claim Status </w:t>
            </w:r>
          </w:p>
        </w:tc>
        <w:tc>
          <w:tcPr>
            <w:tcW w:w="1486" w:type="dxa"/>
          </w:tcPr>
          <w:p w:rsidR="00C93CF0" w:rsidRPr="002C5733" w:rsidRDefault="00C93CF0" w:rsidP="000B1082">
            <w:pPr>
              <w:rPr>
                <w:sz w:val="20"/>
                <w:szCs w:val="20"/>
              </w:rPr>
            </w:pPr>
          </w:p>
        </w:tc>
        <w:tc>
          <w:tcPr>
            <w:tcW w:w="1337" w:type="dxa"/>
            <w:gridSpan w:val="3"/>
          </w:tcPr>
          <w:p w:rsidR="00C93CF0" w:rsidRPr="002C5733" w:rsidRDefault="00B55DF2" w:rsidP="000B1082">
            <w:pPr>
              <w:rPr>
                <w:sz w:val="20"/>
                <w:szCs w:val="20"/>
              </w:rPr>
            </w:pPr>
            <w:r>
              <w:rPr>
                <w:sz w:val="20"/>
                <w:szCs w:val="20"/>
              </w:rPr>
              <w:t>1</w:t>
            </w:r>
          </w:p>
        </w:tc>
        <w:tc>
          <w:tcPr>
            <w:tcW w:w="1901" w:type="dxa"/>
          </w:tcPr>
          <w:p w:rsidR="00C93CF0" w:rsidRDefault="00B55DF2" w:rsidP="003628E3">
            <w:pPr>
              <w:rPr>
                <w:sz w:val="20"/>
                <w:szCs w:val="20"/>
              </w:rPr>
            </w:pPr>
            <w:r>
              <w:rPr>
                <w:sz w:val="20"/>
                <w:szCs w:val="20"/>
              </w:rPr>
              <w:t>Numeric:</w:t>
            </w:r>
          </w:p>
          <w:p w:rsidR="00B55DF2" w:rsidRDefault="00B55DF2" w:rsidP="003628E3">
            <w:pPr>
              <w:rPr>
                <w:sz w:val="20"/>
                <w:szCs w:val="20"/>
              </w:rPr>
            </w:pPr>
            <w:r>
              <w:rPr>
                <w:sz w:val="20"/>
                <w:szCs w:val="20"/>
              </w:rPr>
              <w:t>1=Paid Original</w:t>
            </w:r>
          </w:p>
          <w:p w:rsidR="00B55DF2" w:rsidRDefault="00B55DF2" w:rsidP="003628E3">
            <w:pPr>
              <w:rPr>
                <w:sz w:val="20"/>
                <w:szCs w:val="20"/>
              </w:rPr>
            </w:pPr>
            <w:r>
              <w:rPr>
                <w:sz w:val="20"/>
                <w:szCs w:val="20"/>
              </w:rPr>
              <w:t>2=Adjustment/Void</w:t>
            </w:r>
          </w:p>
          <w:p w:rsidR="00B55DF2" w:rsidRPr="002C5733" w:rsidRDefault="00B55DF2" w:rsidP="003628E3">
            <w:pPr>
              <w:rPr>
                <w:sz w:val="20"/>
                <w:szCs w:val="20"/>
              </w:rPr>
            </w:pPr>
            <w:r>
              <w:rPr>
                <w:sz w:val="20"/>
                <w:szCs w:val="20"/>
              </w:rPr>
              <w:t>3=Denied</w:t>
            </w:r>
          </w:p>
        </w:tc>
      </w:tr>
      <w:tr w:rsidR="004F12CC" w:rsidRPr="002C5733" w:rsidTr="00512C9A">
        <w:tc>
          <w:tcPr>
            <w:tcW w:w="1493" w:type="dxa"/>
          </w:tcPr>
          <w:p w:rsidR="004F12CC" w:rsidRPr="00104D7F" w:rsidRDefault="004F12CC" w:rsidP="004123AC">
            <w:pPr>
              <w:rPr>
                <w:sz w:val="20"/>
                <w:szCs w:val="20"/>
              </w:rPr>
            </w:pPr>
            <w:r>
              <w:rPr>
                <w:sz w:val="20"/>
                <w:szCs w:val="20"/>
              </w:rPr>
              <w:t>371</w:t>
            </w:r>
          </w:p>
        </w:tc>
        <w:tc>
          <w:tcPr>
            <w:tcW w:w="1952" w:type="dxa"/>
            <w:gridSpan w:val="2"/>
          </w:tcPr>
          <w:p w:rsidR="004F12CC" w:rsidRPr="00104D7F" w:rsidRDefault="004F12CC" w:rsidP="000B1082">
            <w:pPr>
              <w:rPr>
                <w:sz w:val="20"/>
                <w:szCs w:val="20"/>
              </w:rPr>
            </w:pPr>
            <w:r>
              <w:rPr>
                <w:sz w:val="20"/>
                <w:szCs w:val="20"/>
              </w:rPr>
              <w:t>Delimiter</w:t>
            </w:r>
          </w:p>
        </w:tc>
        <w:tc>
          <w:tcPr>
            <w:tcW w:w="1486" w:type="dxa"/>
          </w:tcPr>
          <w:p w:rsidR="004F12CC" w:rsidRPr="002C5733" w:rsidRDefault="004F12CC" w:rsidP="000B1082">
            <w:pPr>
              <w:rPr>
                <w:sz w:val="20"/>
                <w:szCs w:val="20"/>
              </w:rPr>
            </w:pPr>
          </w:p>
        </w:tc>
        <w:tc>
          <w:tcPr>
            <w:tcW w:w="1337" w:type="dxa"/>
            <w:gridSpan w:val="3"/>
          </w:tcPr>
          <w:p w:rsidR="004F12CC" w:rsidRPr="00104D7F" w:rsidRDefault="004F12CC" w:rsidP="000B1082">
            <w:pPr>
              <w:rPr>
                <w:sz w:val="20"/>
                <w:szCs w:val="20"/>
              </w:rPr>
            </w:pPr>
            <w:r>
              <w:rPr>
                <w:sz w:val="20"/>
                <w:szCs w:val="20"/>
              </w:rPr>
              <w:t>1</w:t>
            </w:r>
          </w:p>
        </w:tc>
        <w:tc>
          <w:tcPr>
            <w:tcW w:w="1901" w:type="dxa"/>
          </w:tcPr>
          <w:p w:rsidR="004F12CC" w:rsidRPr="00104D7F" w:rsidRDefault="004F12CC" w:rsidP="003628E3">
            <w:pPr>
              <w:rPr>
                <w:sz w:val="20"/>
                <w:szCs w:val="20"/>
              </w:rPr>
            </w:pPr>
            <w:r w:rsidRPr="00104D7F">
              <w:rPr>
                <w:sz w:val="20"/>
                <w:szCs w:val="20"/>
              </w:rPr>
              <w:t>Uses the ^ character value.</w:t>
            </w:r>
          </w:p>
        </w:tc>
      </w:tr>
      <w:tr w:rsidR="004F12CC" w:rsidRPr="002C5733" w:rsidTr="00512C9A">
        <w:tc>
          <w:tcPr>
            <w:tcW w:w="1493" w:type="dxa"/>
          </w:tcPr>
          <w:p w:rsidR="004F12CC" w:rsidRPr="00104D7F" w:rsidRDefault="004F12CC" w:rsidP="004123AC">
            <w:pPr>
              <w:rPr>
                <w:sz w:val="20"/>
                <w:szCs w:val="20"/>
              </w:rPr>
            </w:pPr>
            <w:r>
              <w:rPr>
                <w:sz w:val="20"/>
                <w:szCs w:val="20"/>
              </w:rPr>
              <w:t>372</w:t>
            </w:r>
          </w:p>
        </w:tc>
        <w:tc>
          <w:tcPr>
            <w:tcW w:w="1952" w:type="dxa"/>
            <w:gridSpan w:val="2"/>
          </w:tcPr>
          <w:p w:rsidR="004F12CC" w:rsidRPr="00104D7F" w:rsidRDefault="00512C9A" w:rsidP="000B1082">
            <w:pPr>
              <w:rPr>
                <w:sz w:val="20"/>
                <w:szCs w:val="20"/>
              </w:rPr>
            </w:pPr>
            <w:r>
              <w:rPr>
                <w:sz w:val="20"/>
                <w:szCs w:val="20"/>
              </w:rPr>
              <w:t>Claim Status Modifier</w:t>
            </w:r>
          </w:p>
        </w:tc>
        <w:tc>
          <w:tcPr>
            <w:tcW w:w="1486" w:type="dxa"/>
          </w:tcPr>
          <w:p w:rsidR="004F12CC" w:rsidRPr="002C5733" w:rsidRDefault="004F12CC" w:rsidP="000B1082">
            <w:pPr>
              <w:rPr>
                <w:sz w:val="20"/>
                <w:szCs w:val="20"/>
              </w:rPr>
            </w:pPr>
          </w:p>
        </w:tc>
        <w:tc>
          <w:tcPr>
            <w:tcW w:w="1337" w:type="dxa"/>
            <w:gridSpan w:val="3"/>
          </w:tcPr>
          <w:p w:rsidR="004F12CC" w:rsidRPr="00104D7F" w:rsidRDefault="00512C9A" w:rsidP="000B1082">
            <w:pPr>
              <w:rPr>
                <w:sz w:val="20"/>
                <w:szCs w:val="20"/>
              </w:rPr>
            </w:pPr>
            <w:r>
              <w:rPr>
                <w:sz w:val="20"/>
                <w:szCs w:val="20"/>
              </w:rPr>
              <w:t>1</w:t>
            </w:r>
          </w:p>
        </w:tc>
        <w:tc>
          <w:tcPr>
            <w:tcW w:w="1901" w:type="dxa"/>
          </w:tcPr>
          <w:p w:rsidR="004F12CC" w:rsidRDefault="00512C9A" w:rsidP="003628E3">
            <w:pPr>
              <w:rPr>
                <w:sz w:val="20"/>
                <w:szCs w:val="20"/>
              </w:rPr>
            </w:pPr>
            <w:r>
              <w:rPr>
                <w:sz w:val="20"/>
                <w:szCs w:val="20"/>
              </w:rPr>
              <w:t>Numeric:</w:t>
            </w:r>
          </w:p>
          <w:p w:rsidR="00512C9A" w:rsidRDefault="00512C9A" w:rsidP="003628E3">
            <w:pPr>
              <w:rPr>
                <w:sz w:val="20"/>
                <w:szCs w:val="20"/>
              </w:rPr>
            </w:pPr>
            <w:r>
              <w:rPr>
                <w:sz w:val="20"/>
                <w:szCs w:val="20"/>
              </w:rPr>
              <w:t>1=Paid Original</w:t>
            </w:r>
          </w:p>
          <w:p w:rsidR="00512C9A" w:rsidRDefault="00512C9A" w:rsidP="003628E3">
            <w:pPr>
              <w:rPr>
                <w:sz w:val="20"/>
                <w:szCs w:val="20"/>
              </w:rPr>
            </w:pPr>
            <w:r>
              <w:rPr>
                <w:sz w:val="20"/>
                <w:szCs w:val="20"/>
              </w:rPr>
              <w:t>2=Adjustment</w:t>
            </w:r>
          </w:p>
          <w:p w:rsidR="00512C9A" w:rsidRDefault="00512C9A" w:rsidP="003628E3">
            <w:pPr>
              <w:rPr>
                <w:sz w:val="20"/>
                <w:szCs w:val="20"/>
              </w:rPr>
            </w:pPr>
            <w:r>
              <w:rPr>
                <w:sz w:val="20"/>
                <w:szCs w:val="20"/>
              </w:rPr>
              <w:t>3=Void (for adjustment)</w:t>
            </w:r>
          </w:p>
          <w:p w:rsidR="00512C9A" w:rsidRPr="00104D7F" w:rsidRDefault="00512C9A" w:rsidP="003628E3">
            <w:pPr>
              <w:rPr>
                <w:sz w:val="20"/>
                <w:szCs w:val="20"/>
              </w:rPr>
            </w:pPr>
            <w:r>
              <w:rPr>
                <w:sz w:val="20"/>
                <w:szCs w:val="20"/>
              </w:rPr>
              <w:t>4=Void (from provider)</w:t>
            </w:r>
          </w:p>
        </w:tc>
      </w:tr>
      <w:tr w:rsidR="00512C9A" w:rsidRPr="002C5733" w:rsidTr="00512C9A">
        <w:tc>
          <w:tcPr>
            <w:tcW w:w="1493" w:type="dxa"/>
          </w:tcPr>
          <w:p w:rsidR="00512C9A" w:rsidRPr="00104D7F" w:rsidRDefault="00512C9A" w:rsidP="004123AC">
            <w:pPr>
              <w:rPr>
                <w:sz w:val="20"/>
                <w:szCs w:val="20"/>
              </w:rPr>
            </w:pPr>
            <w:r>
              <w:rPr>
                <w:sz w:val="20"/>
                <w:szCs w:val="20"/>
              </w:rPr>
              <w:t>373</w:t>
            </w:r>
          </w:p>
        </w:tc>
        <w:tc>
          <w:tcPr>
            <w:tcW w:w="1952" w:type="dxa"/>
            <w:gridSpan w:val="2"/>
          </w:tcPr>
          <w:p w:rsidR="00512C9A" w:rsidRPr="00104D7F" w:rsidRDefault="00512C9A" w:rsidP="002B4E1A">
            <w:pPr>
              <w:rPr>
                <w:sz w:val="20"/>
                <w:szCs w:val="20"/>
              </w:rPr>
            </w:pPr>
            <w:r>
              <w:rPr>
                <w:sz w:val="20"/>
                <w:szCs w:val="20"/>
              </w:rPr>
              <w:t>Delimiter</w:t>
            </w:r>
          </w:p>
        </w:tc>
        <w:tc>
          <w:tcPr>
            <w:tcW w:w="1486" w:type="dxa"/>
          </w:tcPr>
          <w:p w:rsidR="00512C9A" w:rsidRPr="002C5733" w:rsidRDefault="00512C9A" w:rsidP="002B4E1A">
            <w:pPr>
              <w:rPr>
                <w:sz w:val="20"/>
                <w:szCs w:val="20"/>
              </w:rPr>
            </w:pPr>
          </w:p>
        </w:tc>
        <w:tc>
          <w:tcPr>
            <w:tcW w:w="1337" w:type="dxa"/>
            <w:gridSpan w:val="3"/>
          </w:tcPr>
          <w:p w:rsidR="00512C9A" w:rsidRPr="00104D7F" w:rsidRDefault="00512C9A" w:rsidP="002B4E1A">
            <w:pPr>
              <w:rPr>
                <w:sz w:val="20"/>
                <w:szCs w:val="20"/>
              </w:rPr>
            </w:pPr>
            <w:r>
              <w:rPr>
                <w:sz w:val="20"/>
                <w:szCs w:val="20"/>
              </w:rPr>
              <w:t>1</w:t>
            </w:r>
          </w:p>
        </w:tc>
        <w:tc>
          <w:tcPr>
            <w:tcW w:w="1901" w:type="dxa"/>
          </w:tcPr>
          <w:p w:rsidR="00512C9A" w:rsidRPr="00104D7F" w:rsidRDefault="00512C9A" w:rsidP="002B4E1A">
            <w:pPr>
              <w:rPr>
                <w:sz w:val="20"/>
                <w:szCs w:val="20"/>
              </w:rPr>
            </w:pPr>
            <w:r w:rsidRPr="00104D7F">
              <w:rPr>
                <w:sz w:val="20"/>
                <w:szCs w:val="20"/>
              </w:rPr>
              <w:t>Uses the ^ character value.</w:t>
            </w:r>
          </w:p>
        </w:tc>
      </w:tr>
      <w:tr w:rsidR="00512C9A" w:rsidRPr="002C5733" w:rsidTr="00512C9A">
        <w:tc>
          <w:tcPr>
            <w:tcW w:w="1493" w:type="dxa"/>
          </w:tcPr>
          <w:p w:rsidR="00512C9A" w:rsidRPr="00104D7F" w:rsidRDefault="00F16FE9" w:rsidP="004123AC">
            <w:pPr>
              <w:rPr>
                <w:sz w:val="20"/>
                <w:szCs w:val="20"/>
              </w:rPr>
            </w:pPr>
            <w:r>
              <w:rPr>
                <w:sz w:val="20"/>
                <w:szCs w:val="20"/>
              </w:rPr>
              <w:t>374</w:t>
            </w:r>
          </w:p>
        </w:tc>
        <w:tc>
          <w:tcPr>
            <w:tcW w:w="1952" w:type="dxa"/>
            <w:gridSpan w:val="2"/>
          </w:tcPr>
          <w:p w:rsidR="00512C9A" w:rsidRPr="00104D7F" w:rsidRDefault="00F16FE9" w:rsidP="000B1082">
            <w:pPr>
              <w:rPr>
                <w:sz w:val="20"/>
                <w:szCs w:val="20"/>
              </w:rPr>
            </w:pPr>
            <w:r>
              <w:rPr>
                <w:sz w:val="20"/>
                <w:szCs w:val="20"/>
              </w:rPr>
              <w:t>Claim Type</w:t>
            </w:r>
          </w:p>
        </w:tc>
        <w:tc>
          <w:tcPr>
            <w:tcW w:w="1486" w:type="dxa"/>
          </w:tcPr>
          <w:p w:rsidR="00512C9A" w:rsidRPr="002C5733" w:rsidRDefault="00512C9A" w:rsidP="000B1082">
            <w:pPr>
              <w:rPr>
                <w:sz w:val="20"/>
                <w:szCs w:val="20"/>
              </w:rPr>
            </w:pPr>
          </w:p>
        </w:tc>
        <w:tc>
          <w:tcPr>
            <w:tcW w:w="1337" w:type="dxa"/>
            <w:gridSpan w:val="3"/>
          </w:tcPr>
          <w:p w:rsidR="00512C9A" w:rsidRPr="00104D7F" w:rsidRDefault="00F16FE9" w:rsidP="000B1082">
            <w:pPr>
              <w:rPr>
                <w:sz w:val="20"/>
                <w:szCs w:val="20"/>
              </w:rPr>
            </w:pPr>
            <w:r>
              <w:rPr>
                <w:sz w:val="20"/>
                <w:szCs w:val="20"/>
              </w:rPr>
              <w:t>2</w:t>
            </w:r>
          </w:p>
        </w:tc>
        <w:tc>
          <w:tcPr>
            <w:tcW w:w="1901" w:type="dxa"/>
          </w:tcPr>
          <w:p w:rsidR="00512C9A" w:rsidRPr="00180D08" w:rsidRDefault="00F16FE9" w:rsidP="003628E3">
            <w:pPr>
              <w:rPr>
                <w:sz w:val="16"/>
                <w:szCs w:val="20"/>
              </w:rPr>
            </w:pPr>
            <w:r w:rsidRPr="00180D08">
              <w:rPr>
                <w:sz w:val="16"/>
                <w:szCs w:val="20"/>
              </w:rPr>
              <w:t>01=Inpatient Hosp</w:t>
            </w:r>
          </w:p>
          <w:p w:rsidR="00F16FE9" w:rsidRPr="00180D08" w:rsidRDefault="00F16FE9" w:rsidP="003628E3">
            <w:pPr>
              <w:rPr>
                <w:sz w:val="16"/>
                <w:szCs w:val="20"/>
              </w:rPr>
            </w:pPr>
            <w:r w:rsidRPr="00180D08">
              <w:rPr>
                <w:sz w:val="16"/>
                <w:szCs w:val="20"/>
              </w:rPr>
              <w:t>02=LTC/ICF/NH</w:t>
            </w:r>
          </w:p>
          <w:p w:rsidR="00F16FE9" w:rsidRPr="00180D08" w:rsidRDefault="00F16FE9" w:rsidP="003628E3">
            <w:pPr>
              <w:rPr>
                <w:sz w:val="16"/>
                <w:szCs w:val="20"/>
              </w:rPr>
            </w:pPr>
            <w:r w:rsidRPr="00180D08">
              <w:rPr>
                <w:sz w:val="16"/>
                <w:szCs w:val="20"/>
              </w:rPr>
              <w:t>03=Outpatient Hosp</w:t>
            </w:r>
          </w:p>
          <w:p w:rsidR="00F16FE9" w:rsidRPr="00180D08" w:rsidRDefault="00F16FE9" w:rsidP="003628E3">
            <w:pPr>
              <w:rPr>
                <w:sz w:val="16"/>
                <w:szCs w:val="20"/>
              </w:rPr>
            </w:pPr>
            <w:r w:rsidRPr="00180D08">
              <w:rPr>
                <w:sz w:val="16"/>
                <w:szCs w:val="20"/>
              </w:rPr>
              <w:t>04=Professional</w:t>
            </w:r>
          </w:p>
          <w:p w:rsidR="00F16FE9" w:rsidRPr="00180D08" w:rsidRDefault="00F16FE9" w:rsidP="003628E3">
            <w:pPr>
              <w:rPr>
                <w:sz w:val="16"/>
                <w:szCs w:val="20"/>
              </w:rPr>
            </w:pPr>
            <w:r w:rsidRPr="00180D08">
              <w:rPr>
                <w:sz w:val="16"/>
                <w:szCs w:val="20"/>
              </w:rPr>
              <w:t>05=Rehab</w:t>
            </w:r>
          </w:p>
          <w:p w:rsidR="00F16FE9" w:rsidRPr="00180D08" w:rsidRDefault="00F16FE9" w:rsidP="003628E3">
            <w:pPr>
              <w:rPr>
                <w:sz w:val="16"/>
                <w:szCs w:val="20"/>
              </w:rPr>
            </w:pPr>
            <w:r w:rsidRPr="00180D08">
              <w:rPr>
                <w:sz w:val="16"/>
                <w:szCs w:val="20"/>
              </w:rPr>
              <w:t>06=</w:t>
            </w:r>
            <w:r w:rsidR="0025095A" w:rsidRPr="00180D08">
              <w:rPr>
                <w:sz w:val="16"/>
                <w:szCs w:val="20"/>
              </w:rPr>
              <w:t>Home Health</w:t>
            </w:r>
          </w:p>
          <w:p w:rsidR="0025095A" w:rsidRPr="00180D08" w:rsidRDefault="0025095A" w:rsidP="003628E3">
            <w:pPr>
              <w:rPr>
                <w:sz w:val="16"/>
                <w:szCs w:val="20"/>
              </w:rPr>
            </w:pPr>
            <w:r w:rsidRPr="00180D08">
              <w:rPr>
                <w:sz w:val="16"/>
                <w:szCs w:val="20"/>
              </w:rPr>
              <w:t>07=EMT</w:t>
            </w:r>
          </w:p>
          <w:p w:rsidR="0025095A" w:rsidRPr="00180D08" w:rsidRDefault="0025095A" w:rsidP="003628E3">
            <w:pPr>
              <w:rPr>
                <w:sz w:val="16"/>
                <w:szCs w:val="20"/>
              </w:rPr>
            </w:pPr>
            <w:r w:rsidRPr="00180D08">
              <w:rPr>
                <w:sz w:val="16"/>
                <w:szCs w:val="20"/>
              </w:rPr>
              <w:t>08=NEMT</w:t>
            </w:r>
          </w:p>
          <w:p w:rsidR="0025095A" w:rsidRPr="00180D08" w:rsidRDefault="0025095A" w:rsidP="003628E3">
            <w:pPr>
              <w:rPr>
                <w:sz w:val="16"/>
                <w:szCs w:val="20"/>
              </w:rPr>
            </w:pPr>
            <w:r w:rsidRPr="00180D08">
              <w:rPr>
                <w:sz w:val="16"/>
                <w:szCs w:val="20"/>
              </w:rPr>
              <w:t>09=DME</w:t>
            </w:r>
          </w:p>
          <w:p w:rsidR="0025095A" w:rsidRPr="00180D08" w:rsidRDefault="0025095A" w:rsidP="003628E3">
            <w:pPr>
              <w:rPr>
                <w:sz w:val="16"/>
                <w:szCs w:val="20"/>
              </w:rPr>
            </w:pPr>
            <w:r w:rsidRPr="00180D08">
              <w:rPr>
                <w:sz w:val="16"/>
                <w:szCs w:val="20"/>
              </w:rPr>
              <w:t>10=Dental EPSDT</w:t>
            </w:r>
          </w:p>
          <w:p w:rsidR="0025095A" w:rsidRPr="00180D08" w:rsidRDefault="0025095A" w:rsidP="003628E3">
            <w:pPr>
              <w:rPr>
                <w:sz w:val="16"/>
                <w:szCs w:val="20"/>
              </w:rPr>
            </w:pPr>
            <w:r w:rsidRPr="00180D08">
              <w:rPr>
                <w:sz w:val="16"/>
                <w:szCs w:val="20"/>
              </w:rPr>
              <w:t>11=Dental Adult</w:t>
            </w:r>
          </w:p>
          <w:p w:rsidR="0025095A" w:rsidRPr="00180D08" w:rsidRDefault="0025095A" w:rsidP="003628E3">
            <w:pPr>
              <w:rPr>
                <w:sz w:val="16"/>
                <w:szCs w:val="20"/>
              </w:rPr>
            </w:pPr>
            <w:r w:rsidRPr="00180D08">
              <w:rPr>
                <w:sz w:val="16"/>
                <w:szCs w:val="20"/>
              </w:rPr>
              <w:t>12=Pharmacy</w:t>
            </w:r>
          </w:p>
          <w:p w:rsidR="0025095A" w:rsidRPr="00180D08" w:rsidRDefault="0025095A" w:rsidP="003628E3">
            <w:pPr>
              <w:rPr>
                <w:sz w:val="16"/>
                <w:szCs w:val="20"/>
              </w:rPr>
            </w:pPr>
            <w:r w:rsidRPr="00180D08">
              <w:rPr>
                <w:sz w:val="16"/>
                <w:szCs w:val="20"/>
              </w:rPr>
              <w:t>13=EPSDT</w:t>
            </w:r>
          </w:p>
          <w:p w:rsidR="0025095A" w:rsidRPr="00180D08" w:rsidRDefault="0025095A" w:rsidP="003628E3">
            <w:pPr>
              <w:rPr>
                <w:sz w:val="16"/>
                <w:szCs w:val="20"/>
              </w:rPr>
            </w:pPr>
            <w:r w:rsidRPr="00180D08">
              <w:rPr>
                <w:sz w:val="16"/>
                <w:szCs w:val="20"/>
              </w:rPr>
              <w:t>14=Medicare Institutional Crossover</w:t>
            </w:r>
          </w:p>
          <w:p w:rsidR="0025095A" w:rsidRPr="00180D08" w:rsidRDefault="0025095A" w:rsidP="003628E3">
            <w:pPr>
              <w:rPr>
                <w:sz w:val="16"/>
                <w:szCs w:val="20"/>
              </w:rPr>
            </w:pPr>
            <w:r w:rsidRPr="00180D08">
              <w:rPr>
                <w:sz w:val="16"/>
                <w:szCs w:val="20"/>
              </w:rPr>
              <w:t>15=Medicare Professional Crossover</w:t>
            </w:r>
          </w:p>
          <w:p w:rsidR="0025095A" w:rsidRPr="00180D08" w:rsidRDefault="0025095A" w:rsidP="003628E3">
            <w:pPr>
              <w:rPr>
                <w:sz w:val="16"/>
                <w:szCs w:val="20"/>
              </w:rPr>
            </w:pPr>
            <w:r w:rsidRPr="00180D08">
              <w:rPr>
                <w:sz w:val="16"/>
                <w:szCs w:val="20"/>
              </w:rPr>
              <w:t>16=ADHC</w:t>
            </w:r>
          </w:p>
        </w:tc>
      </w:tr>
      <w:tr w:rsidR="00587347" w:rsidRPr="002C5733" w:rsidTr="00512C9A">
        <w:tc>
          <w:tcPr>
            <w:tcW w:w="1493" w:type="dxa"/>
          </w:tcPr>
          <w:p w:rsidR="00587347" w:rsidRPr="00104D7F" w:rsidRDefault="00587347" w:rsidP="004123AC">
            <w:pPr>
              <w:rPr>
                <w:sz w:val="20"/>
                <w:szCs w:val="20"/>
              </w:rPr>
            </w:pPr>
            <w:r>
              <w:rPr>
                <w:sz w:val="20"/>
                <w:szCs w:val="20"/>
              </w:rPr>
              <w:t>376</w:t>
            </w:r>
          </w:p>
        </w:tc>
        <w:tc>
          <w:tcPr>
            <w:tcW w:w="1952" w:type="dxa"/>
            <w:gridSpan w:val="2"/>
          </w:tcPr>
          <w:p w:rsidR="00587347" w:rsidRPr="00104D7F" w:rsidRDefault="00587347" w:rsidP="002B4E1A">
            <w:pPr>
              <w:rPr>
                <w:sz w:val="20"/>
                <w:szCs w:val="20"/>
              </w:rPr>
            </w:pPr>
            <w:r>
              <w:rPr>
                <w:sz w:val="20"/>
                <w:szCs w:val="20"/>
              </w:rPr>
              <w:t>Delimiter</w:t>
            </w:r>
          </w:p>
        </w:tc>
        <w:tc>
          <w:tcPr>
            <w:tcW w:w="1486" w:type="dxa"/>
          </w:tcPr>
          <w:p w:rsidR="00587347" w:rsidRPr="002C5733" w:rsidRDefault="00587347" w:rsidP="002B4E1A">
            <w:pPr>
              <w:rPr>
                <w:sz w:val="20"/>
                <w:szCs w:val="20"/>
              </w:rPr>
            </w:pPr>
          </w:p>
        </w:tc>
        <w:tc>
          <w:tcPr>
            <w:tcW w:w="1337" w:type="dxa"/>
            <w:gridSpan w:val="3"/>
          </w:tcPr>
          <w:p w:rsidR="00587347" w:rsidRPr="00104D7F" w:rsidRDefault="00587347" w:rsidP="002B4E1A">
            <w:pPr>
              <w:rPr>
                <w:sz w:val="20"/>
                <w:szCs w:val="20"/>
              </w:rPr>
            </w:pPr>
            <w:r>
              <w:rPr>
                <w:sz w:val="20"/>
                <w:szCs w:val="20"/>
              </w:rPr>
              <w:t>1</w:t>
            </w:r>
          </w:p>
        </w:tc>
        <w:tc>
          <w:tcPr>
            <w:tcW w:w="1901" w:type="dxa"/>
          </w:tcPr>
          <w:p w:rsidR="00587347" w:rsidRPr="00104D7F" w:rsidRDefault="00587347" w:rsidP="002B4E1A">
            <w:pPr>
              <w:rPr>
                <w:sz w:val="20"/>
                <w:szCs w:val="20"/>
              </w:rPr>
            </w:pPr>
            <w:r w:rsidRPr="00104D7F">
              <w:rPr>
                <w:sz w:val="20"/>
                <w:szCs w:val="20"/>
              </w:rPr>
              <w:t xml:space="preserve">Uses the ^ </w:t>
            </w:r>
            <w:r w:rsidRPr="00104D7F">
              <w:rPr>
                <w:sz w:val="20"/>
                <w:szCs w:val="20"/>
              </w:rPr>
              <w:lastRenderedPageBreak/>
              <w:t>character value.</w:t>
            </w:r>
          </w:p>
        </w:tc>
      </w:tr>
      <w:tr w:rsidR="00D863DF" w:rsidRPr="002C5733" w:rsidTr="00F45639">
        <w:tc>
          <w:tcPr>
            <w:tcW w:w="1493" w:type="dxa"/>
          </w:tcPr>
          <w:p w:rsidR="00D863DF" w:rsidRDefault="00D863DF" w:rsidP="00F45639">
            <w:pPr>
              <w:rPr>
                <w:sz w:val="20"/>
                <w:szCs w:val="20"/>
              </w:rPr>
            </w:pPr>
            <w:r>
              <w:rPr>
                <w:sz w:val="20"/>
                <w:szCs w:val="20"/>
              </w:rPr>
              <w:lastRenderedPageBreak/>
              <w:t>377</w:t>
            </w:r>
          </w:p>
        </w:tc>
        <w:tc>
          <w:tcPr>
            <w:tcW w:w="1952" w:type="dxa"/>
            <w:gridSpan w:val="2"/>
          </w:tcPr>
          <w:p w:rsidR="00D863DF" w:rsidRDefault="00D863DF" w:rsidP="00F45639">
            <w:pPr>
              <w:rPr>
                <w:sz w:val="20"/>
                <w:szCs w:val="20"/>
              </w:rPr>
            </w:pPr>
            <w:r>
              <w:rPr>
                <w:sz w:val="20"/>
                <w:szCs w:val="20"/>
              </w:rPr>
              <w:t>Claim or Encounter Indicator</w:t>
            </w:r>
          </w:p>
        </w:tc>
        <w:tc>
          <w:tcPr>
            <w:tcW w:w="1486" w:type="dxa"/>
          </w:tcPr>
          <w:p w:rsidR="00D863DF" w:rsidRDefault="00D863DF" w:rsidP="00F45639">
            <w:pPr>
              <w:rPr>
                <w:sz w:val="20"/>
                <w:szCs w:val="20"/>
              </w:rPr>
            </w:pPr>
            <w:r>
              <w:rPr>
                <w:sz w:val="20"/>
                <w:szCs w:val="20"/>
              </w:rPr>
              <w:t>1=claim</w:t>
            </w:r>
          </w:p>
          <w:p w:rsidR="00D863DF" w:rsidRPr="002C5733" w:rsidRDefault="00D863DF" w:rsidP="00F45639">
            <w:pPr>
              <w:rPr>
                <w:sz w:val="20"/>
                <w:szCs w:val="20"/>
              </w:rPr>
            </w:pPr>
            <w:r>
              <w:rPr>
                <w:sz w:val="20"/>
                <w:szCs w:val="20"/>
              </w:rPr>
              <w:t>2=encounter</w:t>
            </w:r>
          </w:p>
        </w:tc>
        <w:tc>
          <w:tcPr>
            <w:tcW w:w="1337" w:type="dxa"/>
            <w:gridSpan w:val="3"/>
          </w:tcPr>
          <w:p w:rsidR="00D863DF" w:rsidRDefault="00D863DF" w:rsidP="00F45639">
            <w:pPr>
              <w:rPr>
                <w:sz w:val="20"/>
                <w:szCs w:val="20"/>
              </w:rPr>
            </w:pPr>
            <w:r>
              <w:rPr>
                <w:sz w:val="20"/>
                <w:szCs w:val="20"/>
              </w:rPr>
              <w:t>1</w:t>
            </w:r>
          </w:p>
        </w:tc>
        <w:tc>
          <w:tcPr>
            <w:tcW w:w="1901" w:type="dxa"/>
          </w:tcPr>
          <w:p w:rsidR="00D863DF" w:rsidRDefault="00D863DF" w:rsidP="00F45639">
            <w:pPr>
              <w:rPr>
                <w:sz w:val="20"/>
                <w:szCs w:val="20"/>
              </w:rPr>
            </w:pPr>
            <w:r>
              <w:rPr>
                <w:sz w:val="20"/>
                <w:szCs w:val="20"/>
              </w:rPr>
              <w:t>Identifies FFS claim vs. pre-paid encounter.</w:t>
            </w:r>
          </w:p>
        </w:tc>
      </w:tr>
      <w:tr w:rsidR="00D863DF" w:rsidRPr="002C5733" w:rsidTr="00512C9A">
        <w:tc>
          <w:tcPr>
            <w:tcW w:w="1493" w:type="dxa"/>
          </w:tcPr>
          <w:p w:rsidR="00D863DF" w:rsidRDefault="00D863DF" w:rsidP="004123AC">
            <w:pPr>
              <w:rPr>
                <w:sz w:val="20"/>
                <w:szCs w:val="20"/>
              </w:rPr>
            </w:pPr>
            <w:r>
              <w:rPr>
                <w:sz w:val="20"/>
                <w:szCs w:val="20"/>
              </w:rPr>
              <w:t>378</w:t>
            </w:r>
          </w:p>
        </w:tc>
        <w:tc>
          <w:tcPr>
            <w:tcW w:w="1952" w:type="dxa"/>
            <w:gridSpan w:val="2"/>
          </w:tcPr>
          <w:p w:rsidR="00D863DF" w:rsidRDefault="00D863DF" w:rsidP="000B1082">
            <w:pPr>
              <w:rPr>
                <w:sz w:val="20"/>
                <w:szCs w:val="20"/>
              </w:rPr>
            </w:pPr>
            <w:r>
              <w:rPr>
                <w:sz w:val="20"/>
                <w:szCs w:val="20"/>
              </w:rPr>
              <w:t>Delimiter</w:t>
            </w:r>
          </w:p>
        </w:tc>
        <w:tc>
          <w:tcPr>
            <w:tcW w:w="1486" w:type="dxa"/>
          </w:tcPr>
          <w:p w:rsidR="00D863DF" w:rsidRPr="002C5733" w:rsidRDefault="00D863DF" w:rsidP="000B1082">
            <w:pPr>
              <w:rPr>
                <w:sz w:val="20"/>
                <w:szCs w:val="20"/>
              </w:rPr>
            </w:pPr>
          </w:p>
        </w:tc>
        <w:tc>
          <w:tcPr>
            <w:tcW w:w="1337" w:type="dxa"/>
            <w:gridSpan w:val="3"/>
          </w:tcPr>
          <w:p w:rsidR="00D863DF" w:rsidRDefault="00D863DF" w:rsidP="000B1082">
            <w:pPr>
              <w:rPr>
                <w:sz w:val="20"/>
                <w:szCs w:val="20"/>
              </w:rPr>
            </w:pPr>
            <w:r>
              <w:rPr>
                <w:sz w:val="20"/>
                <w:szCs w:val="20"/>
              </w:rPr>
              <w:t>1</w:t>
            </w:r>
          </w:p>
        </w:tc>
        <w:tc>
          <w:tcPr>
            <w:tcW w:w="1901" w:type="dxa"/>
          </w:tcPr>
          <w:p w:rsidR="00D863DF" w:rsidRDefault="00D863DF" w:rsidP="003628E3">
            <w:pPr>
              <w:rPr>
                <w:sz w:val="20"/>
                <w:szCs w:val="20"/>
              </w:rPr>
            </w:pPr>
            <w:r>
              <w:rPr>
                <w:sz w:val="20"/>
                <w:szCs w:val="20"/>
              </w:rPr>
              <w:t>Uses the ^ character value.</w:t>
            </w:r>
          </w:p>
        </w:tc>
      </w:tr>
      <w:tr w:rsidR="00587347" w:rsidRPr="002C5733" w:rsidTr="00512C9A">
        <w:tc>
          <w:tcPr>
            <w:tcW w:w="1493" w:type="dxa"/>
          </w:tcPr>
          <w:p w:rsidR="00587347" w:rsidRPr="00104D7F" w:rsidRDefault="00587347" w:rsidP="004123AC">
            <w:pPr>
              <w:rPr>
                <w:sz w:val="20"/>
                <w:szCs w:val="20"/>
              </w:rPr>
            </w:pPr>
            <w:r>
              <w:rPr>
                <w:sz w:val="20"/>
                <w:szCs w:val="20"/>
              </w:rPr>
              <w:t>37</w:t>
            </w:r>
            <w:r w:rsidR="00D863DF">
              <w:rPr>
                <w:sz w:val="20"/>
                <w:szCs w:val="20"/>
              </w:rPr>
              <w:t>9-380</w:t>
            </w:r>
          </w:p>
        </w:tc>
        <w:tc>
          <w:tcPr>
            <w:tcW w:w="1952" w:type="dxa"/>
            <w:gridSpan w:val="2"/>
          </w:tcPr>
          <w:p w:rsidR="00587347" w:rsidRPr="00104D7F" w:rsidRDefault="00587347" w:rsidP="000B1082">
            <w:pPr>
              <w:rPr>
                <w:sz w:val="20"/>
                <w:szCs w:val="20"/>
              </w:rPr>
            </w:pPr>
            <w:r>
              <w:rPr>
                <w:sz w:val="20"/>
                <w:szCs w:val="20"/>
              </w:rPr>
              <w:t>Not populated</w:t>
            </w:r>
          </w:p>
        </w:tc>
        <w:tc>
          <w:tcPr>
            <w:tcW w:w="1486" w:type="dxa"/>
          </w:tcPr>
          <w:p w:rsidR="00587347" w:rsidRPr="002C5733" w:rsidRDefault="00587347" w:rsidP="000B1082">
            <w:pPr>
              <w:rPr>
                <w:sz w:val="20"/>
                <w:szCs w:val="20"/>
              </w:rPr>
            </w:pPr>
          </w:p>
        </w:tc>
        <w:tc>
          <w:tcPr>
            <w:tcW w:w="1337" w:type="dxa"/>
            <w:gridSpan w:val="3"/>
          </w:tcPr>
          <w:p w:rsidR="00587347" w:rsidRPr="00104D7F" w:rsidRDefault="00D863DF" w:rsidP="000B1082">
            <w:pPr>
              <w:rPr>
                <w:sz w:val="20"/>
                <w:szCs w:val="20"/>
              </w:rPr>
            </w:pPr>
            <w:r>
              <w:rPr>
                <w:sz w:val="20"/>
                <w:szCs w:val="20"/>
              </w:rPr>
              <w:t>2</w:t>
            </w:r>
          </w:p>
        </w:tc>
        <w:tc>
          <w:tcPr>
            <w:tcW w:w="1901" w:type="dxa"/>
          </w:tcPr>
          <w:p w:rsidR="00587347" w:rsidRPr="00104D7F" w:rsidRDefault="00587347" w:rsidP="003628E3">
            <w:pPr>
              <w:rPr>
                <w:sz w:val="20"/>
                <w:szCs w:val="20"/>
              </w:rPr>
            </w:pPr>
            <w:r>
              <w:rPr>
                <w:sz w:val="20"/>
                <w:szCs w:val="20"/>
              </w:rPr>
              <w:t>Spaces.</w:t>
            </w:r>
          </w:p>
        </w:tc>
      </w:tr>
      <w:tr w:rsidR="00587347" w:rsidRPr="002C5733" w:rsidTr="00512C9A">
        <w:tc>
          <w:tcPr>
            <w:tcW w:w="1493" w:type="dxa"/>
          </w:tcPr>
          <w:p w:rsidR="00587347" w:rsidRPr="002C5733" w:rsidRDefault="00587347" w:rsidP="004123AC">
            <w:pPr>
              <w:rPr>
                <w:sz w:val="20"/>
                <w:szCs w:val="20"/>
              </w:rPr>
            </w:pPr>
            <w:r w:rsidRPr="00104D7F">
              <w:rPr>
                <w:sz w:val="20"/>
                <w:szCs w:val="20"/>
              </w:rPr>
              <w:t>381</w:t>
            </w:r>
          </w:p>
        </w:tc>
        <w:tc>
          <w:tcPr>
            <w:tcW w:w="1952" w:type="dxa"/>
            <w:gridSpan w:val="2"/>
          </w:tcPr>
          <w:p w:rsidR="00587347" w:rsidRPr="002C5733" w:rsidRDefault="00587347" w:rsidP="000B1082">
            <w:pPr>
              <w:rPr>
                <w:sz w:val="20"/>
                <w:szCs w:val="20"/>
              </w:rPr>
            </w:pPr>
            <w:r w:rsidRPr="00104D7F">
              <w:rPr>
                <w:sz w:val="20"/>
                <w:szCs w:val="20"/>
              </w:rPr>
              <w:t>Delimiter</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1</w:t>
            </w:r>
          </w:p>
        </w:tc>
        <w:tc>
          <w:tcPr>
            <w:tcW w:w="1901" w:type="dxa"/>
          </w:tcPr>
          <w:p w:rsidR="00587347" w:rsidRPr="002C5733" w:rsidRDefault="00587347" w:rsidP="003628E3">
            <w:pPr>
              <w:rPr>
                <w:sz w:val="20"/>
                <w:szCs w:val="20"/>
              </w:rPr>
            </w:pPr>
            <w:r w:rsidRPr="00104D7F">
              <w:rPr>
                <w:sz w:val="20"/>
                <w:szCs w:val="20"/>
              </w:rPr>
              <w:t>Uses the ^ character value.</w:t>
            </w:r>
          </w:p>
        </w:tc>
      </w:tr>
      <w:tr w:rsidR="00587347" w:rsidRPr="002C5733" w:rsidTr="00512C9A">
        <w:tc>
          <w:tcPr>
            <w:tcW w:w="1493" w:type="dxa"/>
          </w:tcPr>
          <w:p w:rsidR="00587347" w:rsidRPr="002C5733" w:rsidRDefault="00587347" w:rsidP="004123AC">
            <w:pPr>
              <w:rPr>
                <w:sz w:val="20"/>
                <w:szCs w:val="20"/>
              </w:rPr>
            </w:pPr>
            <w:r w:rsidRPr="00104D7F">
              <w:rPr>
                <w:sz w:val="20"/>
                <w:szCs w:val="20"/>
              </w:rPr>
              <w:t>382-383</w:t>
            </w:r>
          </w:p>
        </w:tc>
        <w:tc>
          <w:tcPr>
            <w:tcW w:w="1952" w:type="dxa"/>
            <w:gridSpan w:val="2"/>
          </w:tcPr>
          <w:p w:rsidR="00587347" w:rsidRPr="002C5733" w:rsidRDefault="00587347" w:rsidP="000B1082">
            <w:pPr>
              <w:rPr>
                <w:sz w:val="20"/>
                <w:szCs w:val="20"/>
              </w:rPr>
            </w:pPr>
            <w:r w:rsidRPr="00104D7F">
              <w:rPr>
                <w:sz w:val="20"/>
                <w:szCs w:val="20"/>
              </w:rPr>
              <w:t>Procedure Modifier 1</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2</w:t>
            </w:r>
          </w:p>
        </w:tc>
        <w:tc>
          <w:tcPr>
            <w:tcW w:w="1901" w:type="dxa"/>
          </w:tcPr>
          <w:p w:rsidR="00587347" w:rsidRPr="002C5733" w:rsidRDefault="00587347" w:rsidP="003628E3">
            <w:pPr>
              <w:rPr>
                <w:sz w:val="20"/>
                <w:szCs w:val="20"/>
              </w:rPr>
            </w:pPr>
            <w:r w:rsidRPr="00104D7F">
              <w:rPr>
                <w:sz w:val="20"/>
                <w:szCs w:val="20"/>
              </w:rPr>
              <w:t>Character</w:t>
            </w:r>
          </w:p>
        </w:tc>
      </w:tr>
      <w:tr w:rsidR="00587347" w:rsidRPr="002C5733" w:rsidTr="00512C9A">
        <w:tc>
          <w:tcPr>
            <w:tcW w:w="1493" w:type="dxa"/>
          </w:tcPr>
          <w:p w:rsidR="00587347" w:rsidRPr="002C5733" w:rsidRDefault="00587347" w:rsidP="004123AC">
            <w:pPr>
              <w:rPr>
                <w:sz w:val="20"/>
                <w:szCs w:val="20"/>
              </w:rPr>
            </w:pPr>
            <w:r w:rsidRPr="00104D7F">
              <w:rPr>
                <w:sz w:val="20"/>
                <w:szCs w:val="20"/>
              </w:rPr>
              <w:t>384</w:t>
            </w:r>
          </w:p>
        </w:tc>
        <w:tc>
          <w:tcPr>
            <w:tcW w:w="1952" w:type="dxa"/>
            <w:gridSpan w:val="2"/>
          </w:tcPr>
          <w:p w:rsidR="00587347" w:rsidRPr="002C5733" w:rsidRDefault="00587347" w:rsidP="000B1082">
            <w:pPr>
              <w:rPr>
                <w:sz w:val="20"/>
                <w:szCs w:val="20"/>
              </w:rPr>
            </w:pPr>
            <w:r w:rsidRPr="00104D7F">
              <w:rPr>
                <w:sz w:val="20"/>
                <w:szCs w:val="20"/>
              </w:rPr>
              <w:t>Delimiter</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1</w:t>
            </w:r>
          </w:p>
        </w:tc>
        <w:tc>
          <w:tcPr>
            <w:tcW w:w="1901" w:type="dxa"/>
          </w:tcPr>
          <w:p w:rsidR="00587347" w:rsidRPr="002C5733" w:rsidRDefault="00587347" w:rsidP="003628E3">
            <w:pPr>
              <w:rPr>
                <w:sz w:val="20"/>
                <w:szCs w:val="20"/>
              </w:rPr>
            </w:pPr>
            <w:r w:rsidRPr="00104D7F">
              <w:rPr>
                <w:sz w:val="20"/>
                <w:szCs w:val="20"/>
              </w:rPr>
              <w:t>Uses the ^ character value.</w:t>
            </w:r>
          </w:p>
        </w:tc>
      </w:tr>
      <w:tr w:rsidR="00587347" w:rsidRPr="002C5733" w:rsidTr="00512C9A">
        <w:tc>
          <w:tcPr>
            <w:tcW w:w="1493" w:type="dxa"/>
          </w:tcPr>
          <w:p w:rsidR="00587347" w:rsidRPr="002C5733" w:rsidRDefault="00587347" w:rsidP="004123AC">
            <w:pPr>
              <w:rPr>
                <w:sz w:val="20"/>
                <w:szCs w:val="20"/>
              </w:rPr>
            </w:pPr>
            <w:r w:rsidRPr="00104D7F">
              <w:rPr>
                <w:sz w:val="20"/>
                <w:szCs w:val="20"/>
              </w:rPr>
              <w:t>385-386</w:t>
            </w:r>
          </w:p>
        </w:tc>
        <w:tc>
          <w:tcPr>
            <w:tcW w:w="1952" w:type="dxa"/>
            <w:gridSpan w:val="2"/>
          </w:tcPr>
          <w:p w:rsidR="00587347" w:rsidRPr="002C5733" w:rsidRDefault="00587347" w:rsidP="000B1082">
            <w:pPr>
              <w:rPr>
                <w:sz w:val="20"/>
                <w:szCs w:val="20"/>
              </w:rPr>
            </w:pPr>
            <w:r w:rsidRPr="00104D7F">
              <w:rPr>
                <w:sz w:val="20"/>
                <w:szCs w:val="20"/>
              </w:rPr>
              <w:t>Procedure Modifier 2</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2</w:t>
            </w:r>
          </w:p>
        </w:tc>
        <w:tc>
          <w:tcPr>
            <w:tcW w:w="1901" w:type="dxa"/>
          </w:tcPr>
          <w:p w:rsidR="00587347" w:rsidRPr="002C5733" w:rsidRDefault="00587347" w:rsidP="003628E3">
            <w:pPr>
              <w:rPr>
                <w:sz w:val="20"/>
                <w:szCs w:val="20"/>
              </w:rPr>
            </w:pPr>
            <w:r w:rsidRPr="00104D7F">
              <w:rPr>
                <w:sz w:val="20"/>
                <w:szCs w:val="20"/>
              </w:rPr>
              <w:t>Character</w:t>
            </w:r>
          </w:p>
        </w:tc>
      </w:tr>
      <w:tr w:rsidR="00587347" w:rsidRPr="002C5733" w:rsidTr="00512C9A">
        <w:tc>
          <w:tcPr>
            <w:tcW w:w="1493" w:type="dxa"/>
          </w:tcPr>
          <w:p w:rsidR="00587347" w:rsidRPr="002C5733" w:rsidRDefault="00587347" w:rsidP="004123AC">
            <w:pPr>
              <w:rPr>
                <w:sz w:val="20"/>
                <w:szCs w:val="20"/>
              </w:rPr>
            </w:pPr>
            <w:r w:rsidRPr="00104D7F">
              <w:rPr>
                <w:sz w:val="20"/>
                <w:szCs w:val="20"/>
              </w:rPr>
              <w:t>387</w:t>
            </w:r>
          </w:p>
        </w:tc>
        <w:tc>
          <w:tcPr>
            <w:tcW w:w="1952" w:type="dxa"/>
            <w:gridSpan w:val="2"/>
          </w:tcPr>
          <w:p w:rsidR="00587347" w:rsidRPr="002C5733" w:rsidRDefault="00587347" w:rsidP="000B1082">
            <w:pPr>
              <w:rPr>
                <w:sz w:val="20"/>
                <w:szCs w:val="20"/>
              </w:rPr>
            </w:pPr>
            <w:r w:rsidRPr="00104D7F">
              <w:rPr>
                <w:sz w:val="20"/>
                <w:szCs w:val="20"/>
              </w:rPr>
              <w:t>Delimiter</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1</w:t>
            </w:r>
          </w:p>
        </w:tc>
        <w:tc>
          <w:tcPr>
            <w:tcW w:w="1901" w:type="dxa"/>
          </w:tcPr>
          <w:p w:rsidR="00587347" w:rsidRPr="002C5733" w:rsidRDefault="00587347" w:rsidP="003628E3">
            <w:pPr>
              <w:rPr>
                <w:sz w:val="20"/>
                <w:szCs w:val="20"/>
              </w:rPr>
            </w:pPr>
            <w:r w:rsidRPr="00104D7F">
              <w:rPr>
                <w:sz w:val="20"/>
                <w:szCs w:val="20"/>
              </w:rPr>
              <w:t>Uses the ^ character value.</w:t>
            </w:r>
          </w:p>
        </w:tc>
      </w:tr>
      <w:tr w:rsidR="00587347" w:rsidRPr="002C5733" w:rsidTr="00512C9A">
        <w:tc>
          <w:tcPr>
            <w:tcW w:w="1493" w:type="dxa"/>
          </w:tcPr>
          <w:p w:rsidR="00587347" w:rsidRPr="002C5733" w:rsidRDefault="00587347" w:rsidP="004123AC">
            <w:pPr>
              <w:rPr>
                <w:sz w:val="20"/>
                <w:szCs w:val="20"/>
              </w:rPr>
            </w:pPr>
            <w:r w:rsidRPr="00104D7F">
              <w:rPr>
                <w:sz w:val="20"/>
                <w:szCs w:val="20"/>
              </w:rPr>
              <w:t>388-389</w:t>
            </w:r>
          </w:p>
        </w:tc>
        <w:tc>
          <w:tcPr>
            <w:tcW w:w="1952" w:type="dxa"/>
            <w:gridSpan w:val="2"/>
          </w:tcPr>
          <w:p w:rsidR="00587347" w:rsidRPr="002C5733" w:rsidRDefault="00587347" w:rsidP="000B1082">
            <w:pPr>
              <w:rPr>
                <w:sz w:val="20"/>
                <w:szCs w:val="20"/>
              </w:rPr>
            </w:pPr>
            <w:r w:rsidRPr="00104D7F">
              <w:rPr>
                <w:sz w:val="20"/>
                <w:szCs w:val="20"/>
              </w:rPr>
              <w:t>Procedure Modifier 3</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2</w:t>
            </w:r>
          </w:p>
        </w:tc>
        <w:tc>
          <w:tcPr>
            <w:tcW w:w="1901" w:type="dxa"/>
          </w:tcPr>
          <w:p w:rsidR="00587347" w:rsidRPr="002C5733" w:rsidRDefault="00587347" w:rsidP="003628E3">
            <w:pPr>
              <w:rPr>
                <w:sz w:val="20"/>
                <w:szCs w:val="20"/>
              </w:rPr>
            </w:pPr>
            <w:r w:rsidRPr="00104D7F">
              <w:rPr>
                <w:sz w:val="20"/>
                <w:szCs w:val="20"/>
              </w:rPr>
              <w:t>Character</w:t>
            </w:r>
          </w:p>
        </w:tc>
      </w:tr>
      <w:tr w:rsidR="00587347" w:rsidRPr="002C5733" w:rsidTr="00512C9A">
        <w:tc>
          <w:tcPr>
            <w:tcW w:w="1493" w:type="dxa"/>
          </w:tcPr>
          <w:p w:rsidR="00587347" w:rsidRPr="002C5733" w:rsidRDefault="00587347" w:rsidP="004123AC">
            <w:pPr>
              <w:rPr>
                <w:sz w:val="20"/>
                <w:szCs w:val="20"/>
              </w:rPr>
            </w:pPr>
            <w:r w:rsidRPr="00104D7F">
              <w:rPr>
                <w:sz w:val="20"/>
                <w:szCs w:val="20"/>
              </w:rPr>
              <w:t>390</w:t>
            </w:r>
          </w:p>
        </w:tc>
        <w:tc>
          <w:tcPr>
            <w:tcW w:w="1952" w:type="dxa"/>
            <w:gridSpan w:val="2"/>
          </w:tcPr>
          <w:p w:rsidR="00587347" w:rsidRPr="002C5733" w:rsidRDefault="00587347" w:rsidP="000B1082">
            <w:pPr>
              <w:rPr>
                <w:sz w:val="20"/>
                <w:szCs w:val="20"/>
              </w:rPr>
            </w:pPr>
            <w:r w:rsidRPr="00104D7F">
              <w:rPr>
                <w:sz w:val="20"/>
                <w:szCs w:val="20"/>
              </w:rPr>
              <w:t>Delimiter</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1</w:t>
            </w:r>
          </w:p>
        </w:tc>
        <w:tc>
          <w:tcPr>
            <w:tcW w:w="1901" w:type="dxa"/>
          </w:tcPr>
          <w:p w:rsidR="00587347" w:rsidRPr="002C5733" w:rsidRDefault="00587347" w:rsidP="003628E3">
            <w:pPr>
              <w:rPr>
                <w:sz w:val="20"/>
                <w:szCs w:val="20"/>
              </w:rPr>
            </w:pPr>
            <w:r w:rsidRPr="00104D7F">
              <w:rPr>
                <w:sz w:val="20"/>
                <w:szCs w:val="20"/>
              </w:rPr>
              <w:t>Uses the ^ character value.</w:t>
            </w:r>
          </w:p>
        </w:tc>
      </w:tr>
      <w:tr w:rsidR="00587347" w:rsidRPr="002C5733" w:rsidTr="00512C9A">
        <w:tc>
          <w:tcPr>
            <w:tcW w:w="3209" w:type="dxa"/>
            <w:gridSpan w:val="2"/>
          </w:tcPr>
          <w:p w:rsidR="00587347" w:rsidRPr="002C5733" w:rsidRDefault="00587347" w:rsidP="00860AFC">
            <w:pPr>
              <w:rPr>
                <w:sz w:val="20"/>
                <w:szCs w:val="20"/>
              </w:rPr>
            </w:pPr>
            <w:r w:rsidRPr="00104D7F">
              <w:rPr>
                <w:sz w:val="20"/>
                <w:szCs w:val="20"/>
              </w:rPr>
              <w:t>The following items represent revenue codes, HCPCS, units and charges associated with institutional claims.  There are 23 occurrences</w:t>
            </w:r>
            <w:r w:rsidR="00742697">
              <w:rPr>
                <w:sz w:val="20"/>
                <w:szCs w:val="20"/>
              </w:rPr>
              <w:t>.</w:t>
            </w:r>
          </w:p>
        </w:tc>
        <w:tc>
          <w:tcPr>
            <w:tcW w:w="2569" w:type="dxa"/>
            <w:gridSpan w:val="3"/>
          </w:tcPr>
          <w:p w:rsidR="00587347" w:rsidRPr="002C5733" w:rsidRDefault="00587347" w:rsidP="000B1082">
            <w:pPr>
              <w:rPr>
                <w:sz w:val="20"/>
                <w:szCs w:val="20"/>
              </w:rPr>
            </w:pPr>
          </w:p>
        </w:tc>
        <w:tc>
          <w:tcPr>
            <w:tcW w:w="254" w:type="dxa"/>
          </w:tcPr>
          <w:p w:rsidR="00587347" w:rsidRPr="002C5733" w:rsidRDefault="00587347" w:rsidP="000B1082">
            <w:pPr>
              <w:rPr>
                <w:sz w:val="20"/>
                <w:szCs w:val="20"/>
              </w:rPr>
            </w:pPr>
          </w:p>
        </w:tc>
        <w:tc>
          <w:tcPr>
            <w:tcW w:w="236" w:type="dxa"/>
          </w:tcPr>
          <w:p w:rsidR="00587347" w:rsidRPr="002C5733" w:rsidRDefault="00587347" w:rsidP="000B1082">
            <w:pPr>
              <w:rPr>
                <w:sz w:val="20"/>
                <w:szCs w:val="20"/>
              </w:rPr>
            </w:pPr>
          </w:p>
        </w:tc>
        <w:tc>
          <w:tcPr>
            <w:tcW w:w="1901" w:type="dxa"/>
          </w:tcPr>
          <w:p w:rsidR="00587347" w:rsidRPr="002C5733" w:rsidRDefault="00587347" w:rsidP="003628E3">
            <w:pPr>
              <w:rPr>
                <w:sz w:val="20"/>
                <w:szCs w:val="20"/>
              </w:rPr>
            </w:pPr>
          </w:p>
        </w:tc>
      </w:tr>
      <w:tr w:rsidR="00587347" w:rsidRPr="002C5733" w:rsidTr="00512C9A">
        <w:tc>
          <w:tcPr>
            <w:tcW w:w="1493" w:type="dxa"/>
          </w:tcPr>
          <w:p w:rsidR="00587347" w:rsidRDefault="00587347">
            <w:pPr>
              <w:rPr>
                <w:sz w:val="20"/>
                <w:szCs w:val="20"/>
              </w:rPr>
            </w:pPr>
            <w:r w:rsidRPr="00104D7F">
              <w:rPr>
                <w:sz w:val="20"/>
                <w:szCs w:val="20"/>
              </w:rPr>
              <w:t>391-394</w:t>
            </w:r>
          </w:p>
        </w:tc>
        <w:tc>
          <w:tcPr>
            <w:tcW w:w="1952" w:type="dxa"/>
            <w:gridSpan w:val="2"/>
          </w:tcPr>
          <w:p w:rsidR="00587347" w:rsidRPr="002C5733" w:rsidRDefault="00587347" w:rsidP="000B1082">
            <w:pPr>
              <w:rPr>
                <w:sz w:val="20"/>
                <w:szCs w:val="20"/>
              </w:rPr>
            </w:pPr>
            <w:r w:rsidRPr="00104D7F">
              <w:rPr>
                <w:sz w:val="20"/>
                <w:szCs w:val="20"/>
              </w:rPr>
              <w:t>Revenue Code 1</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4</w:t>
            </w:r>
          </w:p>
        </w:tc>
        <w:tc>
          <w:tcPr>
            <w:tcW w:w="1901" w:type="dxa"/>
          </w:tcPr>
          <w:p w:rsidR="00587347" w:rsidRPr="002C5733" w:rsidRDefault="00587347" w:rsidP="003628E3">
            <w:pPr>
              <w:rPr>
                <w:sz w:val="20"/>
                <w:szCs w:val="20"/>
              </w:rPr>
            </w:pPr>
            <w:r w:rsidRPr="00104D7F">
              <w:rPr>
                <w:sz w:val="20"/>
                <w:szCs w:val="20"/>
              </w:rPr>
              <w:t>Numeric</w:t>
            </w:r>
          </w:p>
        </w:tc>
      </w:tr>
      <w:tr w:rsidR="00587347" w:rsidRPr="002C5733" w:rsidTr="00512C9A">
        <w:tc>
          <w:tcPr>
            <w:tcW w:w="1493" w:type="dxa"/>
          </w:tcPr>
          <w:p w:rsidR="00587347" w:rsidRPr="002C5733" w:rsidRDefault="00587347" w:rsidP="00D27950">
            <w:pPr>
              <w:rPr>
                <w:sz w:val="20"/>
                <w:szCs w:val="20"/>
              </w:rPr>
            </w:pPr>
            <w:r w:rsidRPr="00104D7F">
              <w:rPr>
                <w:sz w:val="20"/>
                <w:szCs w:val="20"/>
              </w:rPr>
              <w:t>395</w:t>
            </w:r>
          </w:p>
        </w:tc>
        <w:tc>
          <w:tcPr>
            <w:tcW w:w="1952" w:type="dxa"/>
            <w:gridSpan w:val="2"/>
          </w:tcPr>
          <w:p w:rsidR="00587347" w:rsidRPr="002C5733" w:rsidRDefault="00587347" w:rsidP="00D27950">
            <w:pPr>
              <w:rPr>
                <w:sz w:val="20"/>
                <w:szCs w:val="20"/>
              </w:rPr>
            </w:pPr>
            <w:r w:rsidRPr="00104D7F">
              <w:rPr>
                <w:sz w:val="20"/>
                <w:szCs w:val="20"/>
              </w:rPr>
              <w:t>Delimiter</w:t>
            </w:r>
          </w:p>
        </w:tc>
        <w:tc>
          <w:tcPr>
            <w:tcW w:w="1486" w:type="dxa"/>
          </w:tcPr>
          <w:p w:rsidR="00587347" w:rsidRPr="002C5733" w:rsidRDefault="00587347" w:rsidP="00D27950">
            <w:pPr>
              <w:rPr>
                <w:sz w:val="20"/>
                <w:szCs w:val="20"/>
              </w:rPr>
            </w:pPr>
          </w:p>
        </w:tc>
        <w:tc>
          <w:tcPr>
            <w:tcW w:w="1337" w:type="dxa"/>
            <w:gridSpan w:val="3"/>
          </w:tcPr>
          <w:p w:rsidR="00587347" w:rsidRPr="002C5733" w:rsidRDefault="00587347" w:rsidP="00D27950">
            <w:pPr>
              <w:rPr>
                <w:sz w:val="20"/>
                <w:szCs w:val="20"/>
              </w:rPr>
            </w:pPr>
            <w:r w:rsidRPr="00104D7F">
              <w:rPr>
                <w:sz w:val="20"/>
                <w:szCs w:val="20"/>
              </w:rPr>
              <w:t>1</w:t>
            </w:r>
          </w:p>
        </w:tc>
        <w:tc>
          <w:tcPr>
            <w:tcW w:w="1901" w:type="dxa"/>
          </w:tcPr>
          <w:p w:rsidR="00587347" w:rsidRPr="002C5733" w:rsidRDefault="00587347" w:rsidP="00D27950">
            <w:pPr>
              <w:rPr>
                <w:sz w:val="20"/>
                <w:szCs w:val="20"/>
              </w:rPr>
            </w:pPr>
            <w:r w:rsidRPr="00104D7F">
              <w:rPr>
                <w:sz w:val="20"/>
                <w:szCs w:val="20"/>
              </w:rPr>
              <w:t>Uses the ^ character value.</w:t>
            </w:r>
          </w:p>
        </w:tc>
      </w:tr>
      <w:tr w:rsidR="00587347" w:rsidRPr="002C5733" w:rsidTr="00512C9A">
        <w:tc>
          <w:tcPr>
            <w:tcW w:w="1493" w:type="dxa"/>
          </w:tcPr>
          <w:p w:rsidR="00587347" w:rsidRPr="002C5733" w:rsidRDefault="00587347" w:rsidP="004123AC">
            <w:pPr>
              <w:rPr>
                <w:sz w:val="20"/>
                <w:szCs w:val="20"/>
              </w:rPr>
            </w:pPr>
            <w:r w:rsidRPr="00104D7F">
              <w:rPr>
                <w:sz w:val="20"/>
                <w:szCs w:val="20"/>
              </w:rPr>
              <w:t>396-400</w:t>
            </w:r>
          </w:p>
        </w:tc>
        <w:tc>
          <w:tcPr>
            <w:tcW w:w="1952" w:type="dxa"/>
            <w:gridSpan w:val="2"/>
          </w:tcPr>
          <w:p w:rsidR="00587347" w:rsidRPr="002C5733" w:rsidRDefault="00765F12" w:rsidP="000B1082">
            <w:pPr>
              <w:rPr>
                <w:sz w:val="20"/>
                <w:szCs w:val="20"/>
              </w:rPr>
            </w:pPr>
            <w:r>
              <w:rPr>
                <w:sz w:val="20"/>
                <w:szCs w:val="20"/>
              </w:rPr>
              <w:t xml:space="preserve">Revenue </w:t>
            </w:r>
            <w:r w:rsidR="00587347" w:rsidRPr="00104D7F">
              <w:rPr>
                <w:sz w:val="20"/>
                <w:szCs w:val="20"/>
              </w:rPr>
              <w:t>HCPCS 1</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5</w:t>
            </w:r>
          </w:p>
        </w:tc>
        <w:tc>
          <w:tcPr>
            <w:tcW w:w="1901" w:type="dxa"/>
          </w:tcPr>
          <w:p w:rsidR="00587347" w:rsidRPr="002C5733" w:rsidRDefault="00587347" w:rsidP="003628E3">
            <w:pPr>
              <w:rPr>
                <w:sz w:val="20"/>
                <w:szCs w:val="20"/>
              </w:rPr>
            </w:pPr>
            <w:r w:rsidRPr="00104D7F">
              <w:rPr>
                <w:sz w:val="20"/>
                <w:szCs w:val="20"/>
              </w:rPr>
              <w:t>Character</w:t>
            </w:r>
          </w:p>
        </w:tc>
      </w:tr>
      <w:tr w:rsidR="00587347" w:rsidRPr="002C5733" w:rsidTr="00512C9A">
        <w:tc>
          <w:tcPr>
            <w:tcW w:w="1493" w:type="dxa"/>
          </w:tcPr>
          <w:p w:rsidR="00587347" w:rsidRPr="002C5733" w:rsidRDefault="00587347" w:rsidP="00D27950">
            <w:pPr>
              <w:rPr>
                <w:sz w:val="20"/>
                <w:szCs w:val="20"/>
              </w:rPr>
            </w:pPr>
            <w:r w:rsidRPr="00104D7F">
              <w:rPr>
                <w:sz w:val="20"/>
                <w:szCs w:val="20"/>
              </w:rPr>
              <w:t>401</w:t>
            </w:r>
          </w:p>
        </w:tc>
        <w:tc>
          <w:tcPr>
            <w:tcW w:w="1952" w:type="dxa"/>
            <w:gridSpan w:val="2"/>
          </w:tcPr>
          <w:p w:rsidR="00587347" w:rsidRPr="002C5733" w:rsidRDefault="00587347" w:rsidP="00D27950">
            <w:pPr>
              <w:rPr>
                <w:sz w:val="20"/>
                <w:szCs w:val="20"/>
              </w:rPr>
            </w:pPr>
            <w:r w:rsidRPr="00104D7F">
              <w:rPr>
                <w:sz w:val="20"/>
                <w:szCs w:val="20"/>
              </w:rPr>
              <w:t>Delimiter</w:t>
            </w:r>
          </w:p>
        </w:tc>
        <w:tc>
          <w:tcPr>
            <w:tcW w:w="1486" w:type="dxa"/>
          </w:tcPr>
          <w:p w:rsidR="00587347" w:rsidRPr="002C5733" w:rsidRDefault="00587347" w:rsidP="00D27950">
            <w:pPr>
              <w:rPr>
                <w:sz w:val="20"/>
                <w:szCs w:val="20"/>
              </w:rPr>
            </w:pPr>
          </w:p>
        </w:tc>
        <w:tc>
          <w:tcPr>
            <w:tcW w:w="1337" w:type="dxa"/>
            <w:gridSpan w:val="3"/>
          </w:tcPr>
          <w:p w:rsidR="00587347" w:rsidRPr="002C5733" w:rsidRDefault="00587347" w:rsidP="00D27950">
            <w:pPr>
              <w:rPr>
                <w:sz w:val="20"/>
                <w:szCs w:val="20"/>
              </w:rPr>
            </w:pPr>
            <w:r w:rsidRPr="00104D7F">
              <w:rPr>
                <w:sz w:val="20"/>
                <w:szCs w:val="20"/>
              </w:rPr>
              <w:t>1</w:t>
            </w:r>
          </w:p>
        </w:tc>
        <w:tc>
          <w:tcPr>
            <w:tcW w:w="1901" w:type="dxa"/>
          </w:tcPr>
          <w:p w:rsidR="00587347" w:rsidRPr="002C5733" w:rsidRDefault="00587347" w:rsidP="00D27950">
            <w:pPr>
              <w:rPr>
                <w:sz w:val="20"/>
                <w:szCs w:val="20"/>
              </w:rPr>
            </w:pPr>
            <w:r w:rsidRPr="00104D7F">
              <w:rPr>
                <w:sz w:val="20"/>
                <w:szCs w:val="20"/>
              </w:rPr>
              <w:t>Uses the ^ character value.</w:t>
            </w:r>
          </w:p>
        </w:tc>
      </w:tr>
      <w:tr w:rsidR="00587347" w:rsidRPr="002C5733" w:rsidTr="00512C9A">
        <w:tc>
          <w:tcPr>
            <w:tcW w:w="1493" w:type="dxa"/>
          </w:tcPr>
          <w:p w:rsidR="00587347" w:rsidRPr="002C5733" w:rsidRDefault="00587347" w:rsidP="004123AC">
            <w:pPr>
              <w:rPr>
                <w:sz w:val="20"/>
                <w:szCs w:val="20"/>
              </w:rPr>
            </w:pPr>
            <w:r w:rsidRPr="00104D7F">
              <w:rPr>
                <w:sz w:val="20"/>
                <w:szCs w:val="20"/>
              </w:rPr>
              <w:t>402-406</w:t>
            </w:r>
          </w:p>
        </w:tc>
        <w:tc>
          <w:tcPr>
            <w:tcW w:w="1952" w:type="dxa"/>
            <w:gridSpan w:val="2"/>
          </w:tcPr>
          <w:p w:rsidR="00587347" w:rsidRPr="002C5733" w:rsidRDefault="00587347" w:rsidP="000B1082">
            <w:pPr>
              <w:rPr>
                <w:sz w:val="20"/>
                <w:szCs w:val="20"/>
              </w:rPr>
            </w:pPr>
            <w:r w:rsidRPr="00104D7F">
              <w:rPr>
                <w:sz w:val="20"/>
                <w:szCs w:val="20"/>
              </w:rPr>
              <w:t>Revenue Units 1</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5</w:t>
            </w:r>
          </w:p>
        </w:tc>
        <w:tc>
          <w:tcPr>
            <w:tcW w:w="1901" w:type="dxa"/>
          </w:tcPr>
          <w:p w:rsidR="00587347" w:rsidRPr="002C5733" w:rsidRDefault="00587347" w:rsidP="003628E3">
            <w:pPr>
              <w:rPr>
                <w:sz w:val="20"/>
                <w:szCs w:val="20"/>
              </w:rPr>
            </w:pPr>
            <w:r w:rsidRPr="00104D7F">
              <w:rPr>
                <w:sz w:val="20"/>
                <w:szCs w:val="20"/>
              </w:rPr>
              <w:t>Numeric</w:t>
            </w:r>
          </w:p>
        </w:tc>
      </w:tr>
      <w:tr w:rsidR="00587347" w:rsidRPr="002C5733" w:rsidTr="00512C9A">
        <w:tc>
          <w:tcPr>
            <w:tcW w:w="1493" w:type="dxa"/>
          </w:tcPr>
          <w:p w:rsidR="00587347" w:rsidRPr="002C5733" w:rsidRDefault="00587347" w:rsidP="000B1082">
            <w:pPr>
              <w:rPr>
                <w:sz w:val="20"/>
                <w:szCs w:val="20"/>
              </w:rPr>
            </w:pPr>
            <w:r w:rsidRPr="00104D7F">
              <w:rPr>
                <w:sz w:val="20"/>
                <w:szCs w:val="20"/>
              </w:rPr>
              <w:t>407</w:t>
            </w:r>
          </w:p>
        </w:tc>
        <w:tc>
          <w:tcPr>
            <w:tcW w:w="1952" w:type="dxa"/>
            <w:gridSpan w:val="2"/>
          </w:tcPr>
          <w:p w:rsidR="00587347" w:rsidRPr="002C5733" w:rsidRDefault="00587347" w:rsidP="000B1082">
            <w:pPr>
              <w:rPr>
                <w:sz w:val="20"/>
                <w:szCs w:val="20"/>
              </w:rPr>
            </w:pPr>
            <w:r w:rsidRPr="00104D7F">
              <w:rPr>
                <w:sz w:val="20"/>
                <w:szCs w:val="20"/>
              </w:rPr>
              <w:t>Delimiter</w:t>
            </w:r>
          </w:p>
        </w:tc>
        <w:tc>
          <w:tcPr>
            <w:tcW w:w="1486" w:type="dxa"/>
          </w:tcPr>
          <w:p w:rsidR="00587347" w:rsidRPr="002C5733" w:rsidRDefault="00587347" w:rsidP="000B1082">
            <w:pPr>
              <w:rPr>
                <w:sz w:val="20"/>
                <w:szCs w:val="20"/>
              </w:rPr>
            </w:pPr>
          </w:p>
        </w:tc>
        <w:tc>
          <w:tcPr>
            <w:tcW w:w="1337" w:type="dxa"/>
            <w:gridSpan w:val="3"/>
          </w:tcPr>
          <w:p w:rsidR="00587347" w:rsidRPr="002C5733" w:rsidRDefault="00587347" w:rsidP="000B1082">
            <w:pPr>
              <w:rPr>
                <w:sz w:val="20"/>
                <w:szCs w:val="20"/>
              </w:rPr>
            </w:pPr>
            <w:r w:rsidRPr="00104D7F">
              <w:rPr>
                <w:sz w:val="20"/>
                <w:szCs w:val="20"/>
              </w:rPr>
              <w:t>1</w:t>
            </w:r>
          </w:p>
        </w:tc>
        <w:tc>
          <w:tcPr>
            <w:tcW w:w="1901" w:type="dxa"/>
          </w:tcPr>
          <w:p w:rsidR="00587347" w:rsidRPr="002C5733" w:rsidRDefault="00587347" w:rsidP="000B1082">
            <w:pPr>
              <w:rPr>
                <w:sz w:val="20"/>
                <w:szCs w:val="20"/>
              </w:rPr>
            </w:pPr>
            <w:r w:rsidRPr="00104D7F">
              <w:rPr>
                <w:sz w:val="20"/>
                <w:szCs w:val="20"/>
              </w:rPr>
              <w:t>Uses the ^ character value.</w:t>
            </w:r>
          </w:p>
        </w:tc>
      </w:tr>
      <w:tr w:rsidR="00587347" w:rsidRPr="002C5733" w:rsidTr="00512C9A">
        <w:tc>
          <w:tcPr>
            <w:tcW w:w="1493" w:type="dxa"/>
          </w:tcPr>
          <w:p w:rsidR="00587347" w:rsidRPr="002C5733" w:rsidRDefault="00587347" w:rsidP="00D27950">
            <w:pPr>
              <w:rPr>
                <w:sz w:val="20"/>
                <w:szCs w:val="20"/>
              </w:rPr>
            </w:pPr>
            <w:r w:rsidRPr="00104D7F">
              <w:rPr>
                <w:sz w:val="20"/>
                <w:szCs w:val="20"/>
              </w:rPr>
              <w:t>408-421</w:t>
            </w:r>
          </w:p>
        </w:tc>
        <w:tc>
          <w:tcPr>
            <w:tcW w:w="1952" w:type="dxa"/>
            <w:gridSpan w:val="2"/>
          </w:tcPr>
          <w:p w:rsidR="00587347" w:rsidRDefault="00587347">
            <w:pPr>
              <w:rPr>
                <w:sz w:val="20"/>
                <w:szCs w:val="20"/>
              </w:rPr>
            </w:pPr>
            <w:r w:rsidRPr="00104D7F">
              <w:rPr>
                <w:sz w:val="20"/>
                <w:szCs w:val="20"/>
              </w:rPr>
              <w:t>Revenue Charges 1</w:t>
            </w:r>
          </w:p>
        </w:tc>
        <w:tc>
          <w:tcPr>
            <w:tcW w:w="1486" w:type="dxa"/>
          </w:tcPr>
          <w:p w:rsidR="00587347" w:rsidRPr="002C5733" w:rsidRDefault="00587347" w:rsidP="00D27950">
            <w:pPr>
              <w:rPr>
                <w:sz w:val="20"/>
                <w:szCs w:val="20"/>
              </w:rPr>
            </w:pPr>
          </w:p>
        </w:tc>
        <w:tc>
          <w:tcPr>
            <w:tcW w:w="1337" w:type="dxa"/>
            <w:gridSpan w:val="3"/>
          </w:tcPr>
          <w:p w:rsidR="00587347" w:rsidRPr="002C5733" w:rsidRDefault="00587347" w:rsidP="00D27950">
            <w:pPr>
              <w:rPr>
                <w:sz w:val="20"/>
                <w:szCs w:val="20"/>
              </w:rPr>
            </w:pPr>
            <w:r w:rsidRPr="00104D7F">
              <w:rPr>
                <w:sz w:val="20"/>
                <w:szCs w:val="20"/>
              </w:rPr>
              <w:t>14</w:t>
            </w:r>
          </w:p>
        </w:tc>
        <w:tc>
          <w:tcPr>
            <w:tcW w:w="1901" w:type="dxa"/>
          </w:tcPr>
          <w:p w:rsidR="00587347" w:rsidRPr="002C5733" w:rsidRDefault="00587347" w:rsidP="00D27950">
            <w:pPr>
              <w:rPr>
                <w:sz w:val="20"/>
                <w:szCs w:val="20"/>
              </w:rPr>
            </w:pPr>
            <w:r w:rsidRPr="00104D7F">
              <w:rPr>
                <w:sz w:val="20"/>
                <w:szCs w:val="20"/>
              </w:rPr>
              <w:t>Numeric with decimal point, left zero-fill.</w:t>
            </w:r>
          </w:p>
        </w:tc>
      </w:tr>
      <w:tr w:rsidR="00587347" w:rsidRPr="002C5733" w:rsidTr="00512C9A">
        <w:tc>
          <w:tcPr>
            <w:tcW w:w="1493" w:type="dxa"/>
          </w:tcPr>
          <w:p w:rsidR="00587347" w:rsidRPr="002C5733" w:rsidRDefault="00587347" w:rsidP="00D27950">
            <w:pPr>
              <w:rPr>
                <w:sz w:val="20"/>
                <w:szCs w:val="20"/>
              </w:rPr>
            </w:pPr>
            <w:r w:rsidRPr="00104D7F">
              <w:rPr>
                <w:sz w:val="20"/>
                <w:szCs w:val="20"/>
              </w:rPr>
              <w:t>422</w:t>
            </w:r>
          </w:p>
        </w:tc>
        <w:tc>
          <w:tcPr>
            <w:tcW w:w="1952" w:type="dxa"/>
            <w:gridSpan w:val="2"/>
          </w:tcPr>
          <w:p w:rsidR="00587347" w:rsidRPr="002C5733" w:rsidRDefault="00587347" w:rsidP="00D27950">
            <w:pPr>
              <w:rPr>
                <w:sz w:val="20"/>
                <w:szCs w:val="20"/>
              </w:rPr>
            </w:pPr>
            <w:r w:rsidRPr="00104D7F">
              <w:rPr>
                <w:sz w:val="20"/>
                <w:szCs w:val="20"/>
              </w:rPr>
              <w:t>Delimiter</w:t>
            </w:r>
          </w:p>
        </w:tc>
        <w:tc>
          <w:tcPr>
            <w:tcW w:w="1486" w:type="dxa"/>
          </w:tcPr>
          <w:p w:rsidR="00587347" w:rsidRPr="002C5733" w:rsidRDefault="00587347" w:rsidP="00D27950">
            <w:pPr>
              <w:rPr>
                <w:sz w:val="20"/>
                <w:szCs w:val="20"/>
              </w:rPr>
            </w:pPr>
          </w:p>
        </w:tc>
        <w:tc>
          <w:tcPr>
            <w:tcW w:w="1337" w:type="dxa"/>
            <w:gridSpan w:val="3"/>
          </w:tcPr>
          <w:p w:rsidR="00587347" w:rsidRPr="002C5733" w:rsidRDefault="00587347" w:rsidP="00D27950">
            <w:pPr>
              <w:rPr>
                <w:sz w:val="20"/>
                <w:szCs w:val="20"/>
              </w:rPr>
            </w:pPr>
            <w:r w:rsidRPr="00104D7F">
              <w:rPr>
                <w:sz w:val="20"/>
                <w:szCs w:val="20"/>
              </w:rPr>
              <w:t>1</w:t>
            </w:r>
          </w:p>
        </w:tc>
        <w:tc>
          <w:tcPr>
            <w:tcW w:w="1901" w:type="dxa"/>
          </w:tcPr>
          <w:p w:rsidR="00587347" w:rsidRPr="002C5733" w:rsidRDefault="00587347" w:rsidP="00D27950">
            <w:pPr>
              <w:rPr>
                <w:sz w:val="20"/>
                <w:szCs w:val="20"/>
              </w:rPr>
            </w:pPr>
            <w:r w:rsidRPr="00104D7F">
              <w:rPr>
                <w:sz w:val="20"/>
                <w:szCs w:val="20"/>
              </w:rPr>
              <w:t>Uses the ^ character value.</w:t>
            </w:r>
          </w:p>
        </w:tc>
      </w:tr>
      <w:tr w:rsidR="00587347" w:rsidRPr="002C5733" w:rsidTr="00512C9A">
        <w:tc>
          <w:tcPr>
            <w:tcW w:w="3209" w:type="dxa"/>
            <w:gridSpan w:val="2"/>
          </w:tcPr>
          <w:p w:rsidR="00587347" w:rsidRPr="002C5733" w:rsidRDefault="00587347" w:rsidP="00742697">
            <w:pPr>
              <w:rPr>
                <w:sz w:val="20"/>
                <w:szCs w:val="20"/>
              </w:rPr>
            </w:pPr>
            <w:r w:rsidRPr="00104D7F">
              <w:rPr>
                <w:sz w:val="20"/>
                <w:szCs w:val="20"/>
              </w:rPr>
              <w:t xml:space="preserve">There are 23 occurrences of the revenue items, with each occurrence being 32 bytes in length (consisting of code, HCPCS, Units </w:t>
            </w:r>
            <w:r w:rsidR="00742697">
              <w:rPr>
                <w:sz w:val="20"/>
                <w:szCs w:val="20"/>
              </w:rPr>
              <w:t>and Charges, with delimiters).</w:t>
            </w:r>
          </w:p>
        </w:tc>
        <w:tc>
          <w:tcPr>
            <w:tcW w:w="2569" w:type="dxa"/>
            <w:gridSpan w:val="3"/>
          </w:tcPr>
          <w:p w:rsidR="00587347" w:rsidRPr="002C5733" w:rsidRDefault="00587347" w:rsidP="00D27950">
            <w:pPr>
              <w:rPr>
                <w:sz w:val="20"/>
                <w:szCs w:val="20"/>
              </w:rPr>
            </w:pPr>
          </w:p>
        </w:tc>
        <w:tc>
          <w:tcPr>
            <w:tcW w:w="254" w:type="dxa"/>
          </w:tcPr>
          <w:p w:rsidR="00587347" w:rsidRPr="002C5733" w:rsidRDefault="00587347" w:rsidP="00D27950">
            <w:pPr>
              <w:rPr>
                <w:sz w:val="20"/>
                <w:szCs w:val="20"/>
              </w:rPr>
            </w:pPr>
          </w:p>
        </w:tc>
        <w:tc>
          <w:tcPr>
            <w:tcW w:w="236" w:type="dxa"/>
          </w:tcPr>
          <w:p w:rsidR="00587347" w:rsidRPr="002C5733" w:rsidRDefault="00587347" w:rsidP="00D27950">
            <w:pPr>
              <w:rPr>
                <w:sz w:val="20"/>
                <w:szCs w:val="20"/>
              </w:rPr>
            </w:pPr>
          </w:p>
        </w:tc>
        <w:tc>
          <w:tcPr>
            <w:tcW w:w="1901" w:type="dxa"/>
          </w:tcPr>
          <w:p w:rsidR="00587347" w:rsidRPr="002C5733" w:rsidRDefault="00587347" w:rsidP="00D27950">
            <w:pPr>
              <w:rPr>
                <w:sz w:val="20"/>
                <w:szCs w:val="20"/>
              </w:rPr>
            </w:pPr>
          </w:p>
        </w:tc>
      </w:tr>
      <w:tr w:rsidR="00F023F2" w:rsidRPr="002C5733" w:rsidTr="00512C9A">
        <w:tc>
          <w:tcPr>
            <w:tcW w:w="1493" w:type="dxa"/>
          </w:tcPr>
          <w:p w:rsidR="00F023F2" w:rsidRPr="00104D7F" w:rsidRDefault="00F023F2" w:rsidP="000B1082">
            <w:pPr>
              <w:rPr>
                <w:sz w:val="20"/>
                <w:szCs w:val="20"/>
              </w:rPr>
            </w:pPr>
            <w:r>
              <w:rPr>
                <w:sz w:val="20"/>
              </w:rPr>
              <w:t>1127</w:t>
            </w:r>
            <w:r w:rsidR="00201C7D">
              <w:rPr>
                <w:sz w:val="20"/>
              </w:rPr>
              <w:t>-1134</w:t>
            </w:r>
          </w:p>
        </w:tc>
        <w:tc>
          <w:tcPr>
            <w:tcW w:w="1952" w:type="dxa"/>
            <w:gridSpan w:val="2"/>
          </w:tcPr>
          <w:p w:rsidR="00F023F2" w:rsidRPr="00104D7F" w:rsidRDefault="00F023F2" w:rsidP="000B1082">
            <w:pPr>
              <w:rPr>
                <w:sz w:val="20"/>
                <w:szCs w:val="20"/>
              </w:rPr>
            </w:pPr>
            <w:r>
              <w:rPr>
                <w:sz w:val="20"/>
              </w:rPr>
              <w:t>Claim Payment Date</w:t>
            </w:r>
          </w:p>
        </w:tc>
        <w:tc>
          <w:tcPr>
            <w:tcW w:w="1486" w:type="dxa"/>
          </w:tcPr>
          <w:p w:rsidR="00F023F2" w:rsidRPr="002C5733" w:rsidRDefault="00F023F2" w:rsidP="000B1082">
            <w:pPr>
              <w:rPr>
                <w:sz w:val="20"/>
                <w:szCs w:val="20"/>
              </w:rPr>
            </w:pPr>
          </w:p>
        </w:tc>
        <w:tc>
          <w:tcPr>
            <w:tcW w:w="1337" w:type="dxa"/>
            <w:gridSpan w:val="3"/>
          </w:tcPr>
          <w:p w:rsidR="00F023F2" w:rsidRPr="00104D7F" w:rsidRDefault="00F023F2" w:rsidP="000B1082">
            <w:pPr>
              <w:rPr>
                <w:sz w:val="20"/>
                <w:szCs w:val="20"/>
              </w:rPr>
            </w:pPr>
            <w:r>
              <w:rPr>
                <w:sz w:val="20"/>
              </w:rPr>
              <w:t>8</w:t>
            </w:r>
          </w:p>
        </w:tc>
        <w:tc>
          <w:tcPr>
            <w:tcW w:w="1901" w:type="dxa"/>
          </w:tcPr>
          <w:p w:rsidR="00F023F2" w:rsidRPr="00104D7F" w:rsidRDefault="00F023F2" w:rsidP="001C473B">
            <w:pPr>
              <w:rPr>
                <w:sz w:val="20"/>
                <w:szCs w:val="20"/>
              </w:rPr>
            </w:pPr>
            <w:r>
              <w:rPr>
                <w:sz w:val="20"/>
              </w:rPr>
              <w:t xml:space="preserve">Numeric data format </w:t>
            </w:r>
            <w:r w:rsidR="001C473B">
              <w:rPr>
                <w:sz w:val="20"/>
              </w:rPr>
              <w:t>(</w:t>
            </w:r>
            <w:r>
              <w:rPr>
                <w:sz w:val="20"/>
              </w:rPr>
              <w:t xml:space="preserve"> YYYYMMDD</w:t>
            </w:r>
            <w:r w:rsidR="001C473B">
              <w:rPr>
                <w:sz w:val="20"/>
              </w:rPr>
              <w:t>)</w:t>
            </w:r>
          </w:p>
        </w:tc>
      </w:tr>
      <w:tr w:rsidR="00F640AD" w:rsidRPr="002C5733" w:rsidTr="000A2937">
        <w:tc>
          <w:tcPr>
            <w:tcW w:w="1493" w:type="dxa"/>
          </w:tcPr>
          <w:p w:rsidR="00F640AD" w:rsidRPr="002C5733" w:rsidRDefault="00F640AD" w:rsidP="000A2937">
            <w:pPr>
              <w:rPr>
                <w:sz w:val="20"/>
                <w:szCs w:val="20"/>
              </w:rPr>
            </w:pPr>
            <w:r>
              <w:rPr>
                <w:sz w:val="20"/>
                <w:szCs w:val="20"/>
              </w:rPr>
              <w:t>1135</w:t>
            </w:r>
          </w:p>
        </w:tc>
        <w:tc>
          <w:tcPr>
            <w:tcW w:w="1952" w:type="dxa"/>
            <w:gridSpan w:val="2"/>
          </w:tcPr>
          <w:p w:rsidR="00F640AD" w:rsidRPr="002C5733" w:rsidRDefault="00F640AD" w:rsidP="000A2937">
            <w:pPr>
              <w:rPr>
                <w:sz w:val="20"/>
                <w:szCs w:val="20"/>
              </w:rPr>
            </w:pPr>
            <w:r>
              <w:rPr>
                <w:sz w:val="20"/>
                <w:szCs w:val="20"/>
              </w:rPr>
              <w:t>Delimiter</w:t>
            </w:r>
          </w:p>
        </w:tc>
        <w:tc>
          <w:tcPr>
            <w:tcW w:w="1486" w:type="dxa"/>
          </w:tcPr>
          <w:p w:rsidR="00F640AD" w:rsidRPr="002C5733" w:rsidRDefault="00F640AD" w:rsidP="000A2937">
            <w:pPr>
              <w:rPr>
                <w:sz w:val="20"/>
                <w:szCs w:val="20"/>
              </w:rPr>
            </w:pPr>
          </w:p>
        </w:tc>
        <w:tc>
          <w:tcPr>
            <w:tcW w:w="1337" w:type="dxa"/>
            <w:gridSpan w:val="3"/>
          </w:tcPr>
          <w:p w:rsidR="00F640AD" w:rsidRPr="002C5733" w:rsidRDefault="00F640AD" w:rsidP="000A2937">
            <w:pPr>
              <w:rPr>
                <w:sz w:val="20"/>
                <w:szCs w:val="20"/>
              </w:rPr>
            </w:pPr>
            <w:r w:rsidRPr="00104D7F">
              <w:rPr>
                <w:sz w:val="20"/>
                <w:szCs w:val="20"/>
              </w:rPr>
              <w:t>1</w:t>
            </w:r>
          </w:p>
        </w:tc>
        <w:tc>
          <w:tcPr>
            <w:tcW w:w="1901" w:type="dxa"/>
          </w:tcPr>
          <w:p w:rsidR="00F640AD" w:rsidRPr="002C5733" w:rsidRDefault="00F640AD" w:rsidP="000A2937">
            <w:pPr>
              <w:rPr>
                <w:sz w:val="20"/>
                <w:szCs w:val="20"/>
              </w:rPr>
            </w:pPr>
            <w:r w:rsidRPr="00104D7F">
              <w:rPr>
                <w:sz w:val="20"/>
                <w:szCs w:val="20"/>
              </w:rPr>
              <w:t>Uses the ^ character value.</w:t>
            </w:r>
          </w:p>
        </w:tc>
      </w:tr>
      <w:tr w:rsidR="00F640AD" w:rsidRPr="002C5733" w:rsidTr="000A2937">
        <w:tc>
          <w:tcPr>
            <w:tcW w:w="1493" w:type="dxa"/>
          </w:tcPr>
          <w:p w:rsidR="00F640AD" w:rsidRPr="002C5733" w:rsidRDefault="00F640AD" w:rsidP="000A2937">
            <w:pPr>
              <w:rPr>
                <w:sz w:val="20"/>
                <w:szCs w:val="20"/>
              </w:rPr>
            </w:pPr>
            <w:r>
              <w:rPr>
                <w:sz w:val="20"/>
                <w:szCs w:val="20"/>
              </w:rPr>
              <w:t>1136-1140</w:t>
            </w:r>
          </w:p>
        </w:tc>
        <w:tc>
          <w:tcPr>
            <w:tcW w:w="1952" w:type="dxa"/>
            <w:gridSpan w:val="2"/>
          </w:tcPr>
          <w:p w:rsidR="00F640AD" w:rsidRPr="002C5733" w:rsidRDefault="00F640AD" w:rsidP="000A2937">
            <w:pPr>
              <w:rPr>
                <w:sz w:val="20"/>
                <w:szCs w:val="20"/>
              </w:rPr>
            </w:pPr>
            <w:r w:rsidRPr="00104D7F">
              <w:rPr>
                <w:sz w:val="20"/>
                <w:szCs w:val="20"/>
              </w:rPr>
              <w:t>Diagnosis Code</w:t>
            </w:r>
            <w:r>
              <w:rPr>
                <w:sz w:val="20"/>
                <w:szCs w:val="20"/>
              </w:rPr>
              <w:t xml:space="preserve"> 2</w:t>
            </w:r>
          </w:p>
        </w:tc>
        <w:tc>
          <w:tcPr>
            <w:tcW w:w="1486" w:type="dxa"/>
          </w:tcPr>
          <w:p w:rsidR="00F640AD" w:rsidRPr="002C5733" w:rsidRDefault="00F640AD" w:rsidP="00F640AD">
            <w:pPr>
              <w:rPr>
                <w:sz w:val="20"/>
                <w:szCs w:val="20"/>
              </w:rPr>
            </w:pPr>
            <w:r w:rsidRPr="00104D7F">
              <w:rPr>
                <w:sz w:val="20"/>
                <w:szCs w:val="20"/>
              </w:rPr>
              <w:t xml:space="preserve">ICD-9-CM diag code, if </w:t>
            </w:r>
            <w:r w:rsidRPr="00104D7F">
              <w:rPr>
                <w:sz w:val="20"/>
                <w:szCs w:val="20"/>
              </w:rPr>
              <w:lastRenderedPageBreak/>
              <w:t>available</w:t>
            </w:r>
            <w:r>
              <w:rPr>
                <w:sz w:val="20"/>
                <w:szCs w:val="20"/>
              </w:rPr>
              <w:t xml:space="preserve"> (this represents the secondary diagnosis)</w:t>
            </w:r>
          </w:p>
        </w:tc>
        <w:tc>
          <w:tcPr>
            <w:tcW w:w="1337" w:type="dxa"/>
            <w:gridSpan w:val="3"/>
          </w:tcPr>
          <w:p w:rsidR="00F640AD" w:rsidRPr="002C5733" w:rsidRDefault="00F640AD" w:rsidP="000A2937">
            <w:pPr>
              <w:rPr>
                <w:sz w:val="20"/>
                <w:szCs w:val="20"/>
              </w:rPr>
            </w:pPr>
            <w:r w:rsidRPr="00104D7F">
              <w:rPr>
                <w:sz w:val="20"/>
                <w:szCs w:val="20"/>
              </w:rPr>
              <w:lastRenderedPageBreak/>
              <w:t>5</w:t>
            </w:r>
          </w:p>
        </w:tc>
        <w:tc>
          <w:tcPr>
            <w:tcW w:w="1901" w:type="dxa"/>
          </w:tcPr>
          <w:p w:rsidR="00F640AD" w:rsidRPr="002C5733" w:rsidRDefault="00F640AD" w:rsidP="000A2937">
            <w:pPr>
              <w:rPr>
                <w:sz w:val="20"/>
                <w:szCs w:val="20"/>
              </w:rPr>
            </w:pPr>
            <w:r w:rsidRPr="00104D7F">
              <w:rPr>
                <w:sz w:val="20"/>
                <w:szCs w:val="20"/>
              </w:rPr>
              <w:t xml:space="preserve">Character, does not include the </w:t>
            </w:r>
            <w:r w:rsidRPr="00104D7F">
              <w:rPr>
                <w:sz w:val="20"/>
                <w:szCs w:val="20"/>
              </w:rPr>
              <w:lastRenderedPageBreak/>
              <w:t>decimal.</w:t>
            </w:r>
          </w:p>
        </w:tc>
      </w:tr>
      <w:tr w:rsidR="00F640AD" w:rsidRPr="002C5733" w:rsidTr="000A2937">
        <w:tc>
          <w:tcPr>
            <w:tcW w:w="1493" w:type="dxa"/>
          </w:tcPr>
          <w:p w:rsidR="00F640AD" w:rsidRPr="002C5733" w:rsidRDefault="00F640AD" w:rsidP="000A2937">
            <w:pPr>
              <w:rPr>
                <w:sz w:val="20"/>
                <w:szCs w:val="20"/>
              </w:rPr>
            </w:pPr>
            <w:r>
              <w:rPr>
                <w:sz w:val="20"/>
                <w:szCs w:val="20"/>
              </w:rPr>
              <w:lastRenderedPageBreak/>
              <w:t>1141</w:t>
            </w:r>
          </w:p>
        </w:tc>
        <w:tc>
          <w:tcPr>
            <w:tcW w:w="1952" w:type="dxa"/>
            <w:gridSpan w:val="2"/>
          </w:tcPr>
          <w:p w:rsidR="00F640AD" w:rsidRPr="002C5733" w:rsidRDefault="00F640AD" w:rsidP="000A2937">
            <w:pPr>
              <w:rPr>
                <w:sz w:val="20"/>
                <w:szCs w:val="20"/>
              </w:rPr>
            </w:pPr>
            <w:r>
              <w:rPr>
                <w:sz w:val="20"/>
                <w:szCs w:val="20"/>
              </w:rPr>
              <w:t>Delimiter</w:t>
            </w:r>
          </w:p>
        </w:tc>
        <w:tc>
          <w:tcPr>
            <w:tcW w:w="1486" w:type="dxa"/>
          </w:tcPr>
          <w:p w:rsidR="00F640AD" w:rsidRPr="002C5733" w:rsidRDefault="00F640AD" w:rsidP="000A2937">
            <w:pPr>
              <w:rPr>
                <w:sz w:val="20"/>
                <w:szCs w:val="20"/>
              </w:rPr>
            </w:pPr>
          </w:p>
        </w:tc>
        <w:tc>
          <w:tcPr>
            <w:tcW w:w="1337" w:type="dxa"/>
            <w:gridSpan w:val="3"/>
          </w:tcPr>
          <w:p w:rsidR="00F640AD" w:rsidRPr="002C5733" w:rsidRDefault="00F640AD" w:rsidP="000A2937">
            <w:pPr>
              <w:rPr>
                <w:sz w:val="20"/>
                <w:szCs w:val="20"/>
              </w:rPr>
            </w:pPr>
            <w:r w:rsidRPr="00104D7F">
              <w:rPr>
                <w:sz w:val="20"/>
                <w:szCs w:val="20"/>
              </w:rPr>
              <w:t>1</w:t>
            </w:r>
          </w:p>
        </w:tc>
        <w:tc>
          <w:tcPr>
            <w:tcW w:w="1901" w:type="dxa"/>
          </w:tcPr>
          <w:p w:rsidR="00F640AD" w:rsidRPr="002C5733" w:rsidRDefault="00F640AD" w:rsidP="000A2937">
            <w:pPr>
              <w:rPr>
                <w:sz w:val="20"/>
                <w:szCs w:val="20"/>
              </w:rPr>
            </w:pPr>
            <w:r w:rsidRPr="00104D7F">
              <w:rPr>
                <w:sz w:val="20"/>
                <w:szCs w:val="20"/>
              </w:rPr>
              <w:t>Uses the ^ character value.</w:t>
            </w:r>
          </w:p>
        </w:tc>
      </w:tr>
      <w:tr w:rsidR="00F640AD" w:rsidRPr="002C5733" w:rsidTr="000A2937">
        <w:tc>
          <w:tcPr>
            <w:tcW w:w="1493" w:type="dxa"/>
          </w:tcPr>
          <w:p w:rsidR="00F640AD" w:rsidRPr="002C5733" w:rsidRDefault="00F640AD" w:rsidP="000A2937">
            <w:pPr>
              <w:rPr>
                <w:sz w:val="20"/>
                <w:szCs w:val="20"/>
              </w:rPr>
            </w:pPr>
            <w:r>
              <w:rPr>
                <w:sz w:val="20"/>
                <w:szCs w:val="20"/>
              </w:rPr>
              <w:t>1142-43</w:t>
            </w:r>
          </w:p>
        </w:tc>
        <w:tc>
          <w:tcPr>
            <w:tcW w:w="1952" w:type="dxa"/>
            <w:gridSpan w:val="2"/>
          </w:tcPr>
          <w:p w:rsidR="00F640AD" w:rsidRPr="002C5733" w:rsidRDefault="00F640AD" w:rsidP="000A2937">
            <w:pPr>
              <w:rPr>
                <w:sz w:val="20"/>
                <w:szCs w:val="20"/>
              </w:rPr>
            </w:pPr>
            <w:r>
              <w:rPr>
                <w:sz w:val="20"/>
                <w:szCs w:val="20"/>
              </w:rPr>
              <w:t>Place of Service</w:t>
            </w:r>
          </w:p>
        </w:tc>
        <w:tc>
          <w:tcPr>
            <w:tcW w:w="1486" w:type="dxa"/>
          </w:tcPr>
          <w:p w:rsidR="00F640AD" w:rsidRPr="002C5733" w:rsidRDefault="00F640AD" w:rsidP="000A2937">
            <w:pPr>
              <w:rPr>
                <w:sz w:val="20"/>
                <w:szCs w:val="20"/>
              </w:rPr>
            </w:pPr>
            <w:r>
              <w:rPr>
                <w:sz w:val="20"/>
                <w:szCs w:val="20"/>
              </w:rPr>
              <w:t>Uses the CMS 1500 standard Place of Service code values</w:t>
            </w:r>
          </w:p>
        </w:tc>
        <w:tc>
          <w:tcPr>
            <w:tcW w:w="1337" w:type="dxa"/>
            <w:gridSpan w:val="3"/>
          </w:tcPr>
          <w:p w:rsidR="00F640AD" w:rsidRPr="002C5733" w:rsidRDefault="00F640AD" w:rsidP="000A2937">
            <w:pPr>
              <w:rPr>
                <w:sz w:val="20"/>
                <w:szCs w:val="20"/>
              </w:rPr>
            </w:pPr>
            <w:r w:rsidRPr="00104D7F">
              <w:rPr>
                <w:sz w:val="20"/>
                <w:szCs w:val="20"/>
              </w:rPr>
              <w:t>1</w:t>
            </w:r>
          </w:p>
        </w:tc>
        <w:tc>
          <w:tcPr>
            <w:tcW w:w="1901" w:type="dxa"/>
          </w:tcPr>
          <w:p w:rsidR="00F640AD" w:rsidRPr="002C5733" w:rsidRDefault="00F640AD" w:rsidP="000A2937">
            <w:pPr>
              <w:rPr>
                <w:sz w:val="20"/>
                <w:szCs w:val="20"/>
              </w:rPr>
            </w:pPr>
            <w:r>
              <w:rPr>
                <w:sz w:val="20"/>
                <w:szCs w:val="20"/>
              </w:rPr>
              <w:t>2-digit numeric value.  Only applicable to professional services claims.</w:t>
            </w:r>
          </w:p>
        </w:tc>
      </w:tr>
      <w:tr w:rsidR="00CD3B43" w:rsidRPr="002C5733" w:rsidTr="00512C9A">
        <w:tc>
          <w:tcPr>
            <w:tcW w:w="1493" w:type="dxa"/>
          </w:tcPr>
          <w:p w:rsidR="00CD3B43" w:rsidRDefault="00CD3B43" w:rsidP="000B1082">
            <w:pPr>
              <w:rPr>
                <w:sz w:val="20"/>
                <w:szCs w:val="20"/>
              </w:rPr>
            </w:pPr>
            <w:r>
              <w:rPr>
                <w:sz w:val="20"/>
                <w:szCs w:val="20"/>
              </w:rPr>
              <w:t>1144</w:t>
            </w:r>
          </w:p>
        </w:tc>
        <w:tc>
          <w:tcPr>
            <w:tcW w:w="1952" w:type="dxa"/>
            <w:gridSpan w:val="2"/>
          </w:tcPr>
          <w:p w:rsidR="00CD3B43" w:rsidRPr="00104D7F" w:rsidRDefault="00CD3B43" w:rsidP="000B1082">
            <w:pPr>
              <w:rPr>
                <w:sz w:val="20"/>
                <w:szCs w:val="20"/>
              </w:rPr>
            </w:pPr>
            <w:r>
              <w:rPr>
                <w:sz w:val="20"/>
                <w:szCs w:val="20"/>
              </w:rPr>
              <w:t>Delimiter</w:t>
            </w:r>
          </w:p>
        </w:tc>
        <w:tc>
          <w:tcPr>
            <w:tcW w:w="1486" w:type="dxa"/>
          </w:tcPr>
          <w:p w:rsidR="00CD3B43" w:rsidRPr="002C5733" w:rsidRDefault="00CD3B43" w:rsidP="000B1082">
            <w:pPr>
              <w:rPr>
                <w:sz w:val="20"/>
                <w:szCs w:val="20"/>
              </w:rPr>
            </w:pPr>
          </w:p>
        </w:tc>
        <w:tc>
          <w:tcPr>
            <w:tcW w:w="1337" w:type="dxa"/>
            <w:gridSpan w:val="3"/>
          </w:tcPr>
          <w:p w:rsidR="00CD3B43" w:rsidRPr="00104D7F" w:rsidRDefault="00CD3B43" w:rsidP="000B1082">
            <w:pPr>
              <w:rPr>
                <w:sz w:val="20"/>
                <w:szCs w:val="20"/>
              </w:rPr>
            </w:pPr>
            <w:r>
              <w:rPr>
                <w:sz w:val="20"/>
                <w:szCs w:val="20"/>
              </w:rPr>
              <w:t>1</w:t>
            </w:r>
          </w:p>
        </w:tc>
        <w:tc>
          <w:tcPr>
            <w:tcW w:w="1901" w:type="dxa"/>
          </w:tcPr>
          <w:p w:rsidR="00CD3B43" w:rsidRPr="00104D7F" w:rsidRDefault="00CD3B43" w:rsidP="000B1082">
            <w:pPr>
              <w:rPr>
                <w:sz w:val="20"/>
                <w:szCs w:val="20"/>
              </w:rPr>
            </w:pPr>
            <w:r>
              <w:rPr>
                <w:sz w:val="20"/>
                <w:szCs w:val="20"/>
              </w:rPr>
              <w:t>Uses the ^ character value.</w:t>
            </w:r>
          </w:p>
        </w:tc>
      </w:tr>
      <w:tr w:rsidR="00CD3B43" w:rsidRPr="002C5733" w:rsidTr="00512C9A">
        <w:tc>
          <w:tcPr>
            <w:tcW w:w="1493" w:type="dxa"/>
          </w:tcPr>
          <w:p w:rsidR="00CD3B43" w:rsidRDefault="00CD3B43" w:rsidP="000B1082">
            <w:pPr>
              <w:rPr>
                <w:sz w:val="20"/>
                <w:szCs w:val="20"/>
              </w:rPr>
            </w:pPr>
            <w:r>
              <w:rPr>
                <w:sz w:val="20"/>
                <w:szCs w:val="20"/>
              </w:rPr>
              <w:t>1145-1152</w:t>
            </w:r>
          </w:p>
        </w:tc>
        <w:tc>
          <w:tcPr>
            <w:tcW w:w="1952" w:type="dxa"/>
            <w:gridSpan w:val="2"/>
          </w:tcPr>
          <w:p w:rsidR="00CD3B43" w:rsidRPr="00104D7F" w:rsidRDefault="00CD3B43" w:rsidP="000B1082">
            <w:pPr>
              <w:rPr>
                <w:sz w:val="20"/>
                <w:szCs w:val="20"/>
              </w:rPr>
            </w:pPr>
            <w:r>
              <w:rPr>
                <w:sz w:val="20"/>
                <w:szCs w:val="20"/>
              </w:rPr>
              <w:t>Rx Prescription Date</w:t>
            </w:r>
          </w:p>
        </w:tc>
        <w:tc>
          <w:tcPr>
            <w:tcW w:w="1486" w:type="dxa"/>
          </w:tcPr>
          <w:p w:rsidR="00CD3B43" w:rsidRPr="002C5733" w:rsidRDefault="00CD3B43" w:rsidP="000B1082">
            <w:pPr>
              <w:rPr>
                <w:sz w:val="20"/>
                <w:szCs w:val="20"/>
              </w:rPr>
            </w:pPr>
            <w:r>
              <w:rPr>
                <w:sz w:val="20"/>
                <w:szCs w:val="20"/>
              </w:rPr>
              <w:t>Only populated on Pharmacy claims; otherwise, will have 0 value</w:t>
            </w:r>
          </w:p>
        </w:tc>
        <w:tc>
          <w:tcPr>
            <w:tcW w:w="1337" w:type="dxa"/>
            <w:gridSpan w:val="3"/>
          </w:tcPr>
          <w:p w:rsidR="00CD3B43" w:rsidRPr="00104D7F" w:rsidRDefault="00CD3B43" w:rsidP="000B1082">
            <w:pPr>
              <w:rPr>
                <w:sz w:val="20"/>
                <w:szCs w:val="20"/>
              </w:rPr>
            </w:pPr>
            <w:r>
              <w:rPr>
                <w:sz w:val="20"/>
                <w:szCs w:val="20"/>
              </w:rPr>
              <w:t>8</w:t>
            </w:r>
          </w:p>
        </w:tc>
        <w:tc>
          <w:tcPr>
            <w:tcW w:w="1901" w:type="dxa"/>
          </w:tcPr>
          <w:p w:rsidR="00CD3B43" w:rsidRPr="002C5733" w:rsidRDefault="00CD3B43" w:rsidP="00CD3B43">
            <w:pPr>
              <w:rPr>
                <w:sz w:val="20"/>
                <w:szCs w:val="20"/>
              </w:rPr>
            </w:pPr>
            <w:r w:rsidRPr="00104D7F">
              <w:rPr>
                <w:sz w:val="20"/>
                <w:szCs w:val="20"/>
              </w:rPr>
              <w:t>Numeric, YYYYMMDD</w:t>
            </w:r>
          </w:p>
          <w:p w:rsidR="00CD3B43" w:rsidRPr="00104D7F" w:rsidRDefault="00CD3B43" w:rsidP="000B1082">
            <w:pPr>
              <w:rPr>
                <w:sz w:val="20"/>
                <w:szCs w:val="20"/>
              </w:rPr>
            </w:pPr>
          </w:p>
        </w:tc>
      </w:tr>
      <w:tr w:rsidR="00CD3B43" w:rsidRPr="002C5733" w:rsidTr="00512C9A">
        <w:tc>
          <w:tcPr>
            <w:tcW w:w="1493" w:type="dxa"/>
          </w:tcPr>
          <w:p w:rsidR="00CD3B43" w:rsidRDefault="00CD3B43" w:rsidP="000B1082">
            <w:pPr>
              <w:rPr>
                <w:sz w:val="20"/>
                <w:szCs w:val="20"/>
              </w:rPr>
            </w:pPr>
            <w:r>
              <w:rPr>
                <w:sz w:val="20"/>
                <w:szCs w:val="20"/>
              </w:rPr>
              <w:t>1153</w:t>
            </w:r>
          </w:p>
        </w:tc>
        <w:tc>
          <w:tcPr>
            <w:tcW w:w="1952" w:type="dxa"/>
            <w:gridSpan w:val="2"/>
          </w:tcPr>
          <w:p w:rsidR="00CD3B43" w:rsidRPr="00104D7F" w:rsidRDefault="00CD3B43" w:rsidP="000B1082">
            <w:pPr>
              <w:rPr>
                <w:sz w:val="20"/>
                <w:szCs w:val="20"/>
              </w:rPr>
            </w:pPr>
            <w:r>
              <w:rPr>
                <w:sz w:val="20"/>
                <w:szCs w:val="20"/>
              </w:rPr>
              <w:t>Delimiter</w:t>
            </w:r>
          </w:p>
        </w:tc>
        <w:tc>
          <w:tcPr>
            <w:tcW w:w="1486" w:type="dxa"/>
          </w:tcPr>
          <w:p w:rsidR="00CD3B43" w:rsidRPr="002C5733" w:rsidRDefault="00CD3B43" w:rsidP="000B1082">
            <w:pPr>
              <w:rPr>
                <w:sz w:val="20"/>
                <w:szCs w:val="20"/>
              </w:rPr>
            </w:pPr>
          </w:p>
        </w:tc>
        <w:tc>
          <w:tcPr>
            <w:tcW w:w="1337" w:type="dxa"/>
            <w:gridSpan w:val="3"/>
          </w:tcPr>
          <w:p w:rsidR="00CD3B43" w:rsidRPr="00104D7F" w:rsidRDefault="00CD3B43" w:rsidP="000B1082">
            <w:pPr>
              <w:rPr>
                <w:sz w:val="20"/>
                <w:szCs w:val="20"/>
              </w:rPr>
            </w:pPr>
            <w:r>
              <w:rPr>
                <w:sz w:val="20"/>
                <w:szCs w:val="20"/>
              </w:rPr>
              <w:t>1</w:t>
            </w:r>
          </w:p>
        </w:tc>
        <w:tc>
          <w:tcPr>
            <w:tcW w:w="1901" w:type="dxa"/>
          </w:tcPr>
          <w:p w:rsidR="00CD3B43" w:rsidRPr="00104D7F" w:rsidRDefault="00CD3B43" w:rsidP="000B1082">
            <w:pPr>
              <w:rPr>
                <w:sz w:val="20"/>
                <w:szCs w:val="20"/>
              </w:rPr>
            </w:pPr>
            <w:r>
              <w:rPr>
                <w:sz w:val="20"/>
                <w:szCs w:val="20"/>
              </w:rPr>
              <w:t>Uses the ^ character value.</w:t>
            </w:r>
          </w:p>
        </w:tc>
      </w:tr>
      <w:tr w:rsidR="00CD3B43" w:rsidRPr="002C5733" w:rsidTr="00512C9A">
        <w:tc>
          <w:tcPr>
            <w:tcW w:w="1493" w:type="dxa"/>
          </w:tcPr>
          <w:p w:rsidR="00CD3B43" w:rsidRDefault="00CD3B43" w:rsidP="000B1082">
            <w:pPr>
              <w:rPr>
                <w:sz w:val="20"/>
                <w:szCs w:val="20"/>
              </w:rPr>
            </w:pPr>
            <w:r>
              <w:rPr>
                <w:sz w:val="20"/>
                <w:szCs w:val="20"/>
              </w:rPr>
              <w:t>1154-</w:t>
            </w:r>
            <w:r w:rsidR="00EC5A2F">
              <w:rPr>
                <w:sz w:val="20"/>
                <w:szCs w:val="20"/>
              </w:rPr>
              <w:t>1157</w:t>
            </w:r>
          </w:p>
        </w:tc>
        <w:tc>
          <w:tcPr>
            <w:tcW w:w="1952" w:type="dxa"/>
            <w:gridSpan w:val="2"/>
          </w:tcPr>
          <w:p w:rsidR="00CD3B43" w:rsidRPr="00104D7F" w:rsidRDefault="00CD3B43" w:rsidP="000B1082">
            <w:pPr>
              <w:rPr>
                <w:sz w:val="20"/>
                <w:szCs w:val="20"/>
              </w:rPr>
            </w:pPr>
            <w:r>
              <w:rPr>
                <w:sz w:val="20"/>
                <w:szCs w:val="20"/>
              </w:rPr>
              <w:t>Rx Days Supply</w:t>
            </w:r>
          </w:p>
        </w:tc>
        <w:tc>
          <w:tcPr>
            <w:tcW w:w="1486" w:type="dxa"/>
          </w:tcPr>
          <w:p w:rsidR="00CD3B43" w:rsidRPr="002C5733" w:rsidRDefault="00CD3B43" w:rsidP="000B1082">
            <w:pPr>
              <w:rPr>
                <w:sz w:val="20"/>
                <w:szCs w:val="20"/>
              </w:rPr>
            </w:pPr>
            <w:r>
              <w:rPr>
                <w:sz w:val="20"/>
                <w:szCs w:val="20"/>
              </w:rPr>
              <w:t>Only populated on Pharmacy claims; otherwise, will have 0 value</w:t>
            </w:r>
          </w:p>
        </w:tc>
        <w:tc>
          <w:tcPr>
            <w:tcW w:w="1337" w:type="dxa"/>
            <w:gridSpan w:val="3"/>
          </w:tcPr>
          <w:p w:rsidR="00CD3B43" w:rsidRPr="00104D7F" w:rsidRDefault="00EC5A2F" w:rsidP="000B1082">
            <w:pPr>
              <w:rPr>
                <w:sz w:val="20"/>
                <w:szCs w:val="20"/>
              </w:rPr>
            </w:pPr>
            <w:r>
              <w:rPr>
                <w:sz w:val="20"/>
                <w:szCs w:val="20"/>
              </w:rPr>
              <w:t>4</w:t>
            </w:r>
          </w:p>
        </w:tc>
        <w:tc>
          <w:tcPr>
            <w:tcW w:w="1901" w:type="dxa"/>
          </w:tcPr>
          <w:p w:rsidR="00CD3B43" w:rsidRPr="00104D7F" w:rsidRDefault="00EC5A2F" w:rsidP="000B1082">
            <w:pPr>
              <w:rPr>
                <w:sz w:val="20"/>
                <w:szCs w:val="20"/>
              </w:rPr>
            </w:pPr>
            <w:r>
              <w:rPr>
                <w:sz w:val="20"/>
                <w:szCs w:val="20"/>
              </w:rPr>
              <w:t>Numeric, left fill with zero.</w:t>
            </w:r>
          </w:p>
        </w:tc>
      </w:tr>
      <w:tr w:rsidR="00CD3B43" w:rsidRPr="002C5733" w:rsidTr="00512C9A">
        <w:tc>
          <w:tcPr>
            <w:tcW w:w="1493" w:type="dxa"/>
          </w:tcPr>
          <w:p w:rsidR="00CD3B43" w:rsidRDefault="00EC5A2F" w:rsidP="000B1082">
            <w:pPr>
              <w:rPr>
                <w:sz w:val="20"/>
                <w:szCs w:val="20"/>
              </w:rPr>
            </w:pPr>
            <w:r>
              <w:rPr>
                <w:sz w:val="20"/>
                <w:szCs w:val="20"/>
              </w:rPr>
              <w:t>1158</w:t>
            </w:r>
          </w:p>
        </w:tc>
        <w:tc>
          <w:tcPr>
            <w:tcW w:w="1952" w:type="dxa"/>
            <w:gridSpan w:val="2"/>
          </w:tcPr>
          <w:p w:rsidR="00CD3B43" w:rsidRPr="00104D7F" w:rsidRDefault="00EC5A2F" w:rsidP="000B1082">
            <w:pPr>
              <w:rPr>
                <w:sz w:val="20"/>
                <w:szCs w:val="20"/>
              </w:rPr>
            </w:pPr>
            <w:r>
              <w:rPr>
                <w:sz w:val="20"/>
                <w:szCs w:val="20"/>
              </w:rPr>
              <w:t>Delimiter</w:t>
            </w:r>
          </w:p>
        </w:tc>
        <w:tc>
          <w:tcPr>
            <w:tcW w:w="1486" w:type="dxa"/>
          </w:tcPr>
          <w:p w:rsidR="00CD3B43" w:rsidRPr="002C5733" w:rsidRDefault="00CD3B43" w:rsidP="000B1082">
            <w:pPr>
              <w:rPr>
                <w:sz w:val="20"/>
                <w:szCs w:val="20"/>
              </w:rPr>
            </w:pPr>
          </w:p>
        </w:tc>
        <w:tc>
          <w:tcPr>
            <w:tcW w:w="1337" w:type="dxa"/>
            <w:gridSpan w:val="3"/>
          </w:tcPr>
          <w:p w:rsidR="00CD3B43" w:rsidRPr="00104D7F" w:rsidRDefault="00EC5A2F" w:rsidP="000B1082">
            <w:pPr>
              <w:rPr>
                <w:sz w:val="20"/>
                <w:szCs w:val="20"/>
              </w:rPr>
            </w:pPr>
            <w:r>
              <w:rPr>
                <w:sz w:val="20"/>
                <w:szCs w:val="20"/>
              </w:rPr>
              <w:t>1</w:t>
            </w:r>
          </w:p>
        </w:tc>
        <w:tc>
          <w:tcPr>
            <w:tcW w:w="1901" w:type="dxa"/>
          </w:tcPr>
          <w:p w:rsidR="00CD3B43" w:rsidRPr="00104D7F" w:rsidRDefault="00EC5A2F" w:rsidP="000B1082">
            <w:pPr>
              <w:rPr>
                <w:sz w:val="20"/>
                <w:szCs w:val="20"/>
              </w:rPr>
            </w:pPr>
            <w:r>
              <w:rPr>
                <w:sz w:val="20"/>
                <w:szCs w:val="20"/>
              </w:rPr>
              <w:t>Uses th</w:t>
            </w:r>
            <w:r w:rsidR="001C473B">
              <w:rPr>
                <w:sz w:val="20"/>
                <w:szCs w:val="20"/>
              </w:rPr>
              <w:t>e</w:t>
            </w:r>
            <w:r>
              <w:rPr>
                <w:sz w:val="20"/>
                <w:szCs w:val="20"/>
              </w:rPr>
              <w:t xml:space="preserve"> ^ character value.</w:t>
            </w:r>
          </w:p>
        </w:tc>
      </w:tr>
      <w:tr w:rsidR="00CD3B43" w:rsidRPr="002C5733" w:rsidTr="00512C9A">
        <w:tc>
          <w:tcPr>
            <w:tcW w:w="1493" w:type="dxa"/>
          </w:tcPr>
          <w:p w:rsidR="00CD3B43" w:rsidRDefault="00EC5A2F" w:rsidP="000F2F1F">
            <w:pPr>
              <w:rPr>
                <w:sz w:val="20"/>
                <w:szCs w:val="20"/>
              </w:rPr>
            </w:pPr>
            <w:r>
              <w:rPr>
                <w:sz w:val="20"/>
                <w:szCs w:val="20"/>
              </w:rPr>
              <w:t>1159-</w:t>
            </w:r>
            <w:r w:rsidR="00876D9F">
              <w:rPr>
                <w:sz w:val="20"/>
                <w:szCs w:val="20"/>
              </w:rPr>
              <w:t>116</w:t>
            </w:r>
            <w:r w:rsidR="000F2F1F">
              <w:rPr>
                <w:sz w:val="20"/>
                <w:szCs w:val="20"/>
              </w:rPr>
              <w:t>9</w:t>
            </w:r>
          </w:p>
        </w:tc>
        <w:tc>
          <w:tcPr>
            <w:tcW w:w="1952" w:type="dxa"/>
            <w:gridSpan w:val="2"/>
          </w:tcPr>
          <w:p w:rsidR="00CD3B43" w:rsidRPr="00104D7F" w:rsidRDefault="009B4729" w:rsidP="000B1082">
            <w:pPr>
              <w:rPr>
                <w:sz w:val="20"/>
                <w:szCs w:val="20"/>
              </w:rPr>
            </w:pPr>
            <w:r>
              <w:rPr>
                <w:sz w:val="20"/>
                <w:szCs w:val="20"/>
              </w:rPr>
              <w:t>Rx Quantity</w:t>
            </w:r>
          </w:p>
        </w:tc>
        <w:tc>
          <w:tcPr>
            <w:tcW w:w="1486" w:type="dxa"/>
          </w:tcPr>
          <w:p w:rsidR="00CD3B43" w:rsidRPr="002C5733" w:rsidRDefault="009B4729" w:rsidP="000B1082">
            <w:pPr>
              <w:rPr>
                <w:sz w:val="20"/>
                <w:szCs w:val="20"/>
              </w:rPr>
            </w:pPr>
            <w:r>
              <w:rPr>
                <w:sz w:val="20"/>
                <w:szCs w:val="20"/>
              </w:rPr>
              <w:t>Only populated on Pharmacy cla</w:t>
            </w:r>
            <w:r w:rsidR="00214E97">
              <w:rPr>
                <w:sz w:val="20"/>
                <w:szCs w:val="20"/>
              </w:rPr>
              <w:t>i</w:t>
            </w:r>
            <w:r>
              <w:rPr>
                <w:sz w:val="20"/>
                <w:szCs w:val="20"/>
              </w:rPr>
              <w:t>ms; otherwise, will have 0 value</w:t>
            </w:r>
          </w:p>
        </w:tc>
        <w:tc>
          <w:tcPr>
            <w:tcW w:w="1337" w:type="dxa"/>
            <w:gridSpan w:val="3"/>
          </w:tcPr>
          <w:p w:rsidR="00CD3B43" w:rsidRPr="00104D7F" w:rsidRDefault="00876D9F" w:rsidP="000F2F1F">
            <w:pPr>
              <w:rPr>
                <w:sz w:val="20"/>
                <w:szCs w:val="20"/>
              </w:rPr>
            </w:pPr>
            <w:r>
              <w:rPr>
                <w:sz w:val="20"/>
                <w:szCs w:val="20"/>
              </w:rPr>
              <w:t>1</w:t>
            </w:r>
            <w:r w:rsidR="000F2F1F">
              <w:rPr>
                <w:sz w:val="20"/>
                <w:szCs w:val="20"/>
              </w:rPr>
              <w:t>1</w:t>
            </w:r>
          </w:p>
        </w:tc>
        <w:tc>
          <w:tcPr>
            <w:tcW w:w="1901" w:type="dxa"/>
          </w:tcPr>
          <w:p w:rsidR="00CD3B43" w:rsidRPr="00104D7F" w:rsidRDefault="00876D9F" w:rsidP="000B1082">
            <w:pPr>
              <w:rPr>
                <w:sz w:val="20"/>
                <w:szCs w:val="20"/>
              </w:rPr>
            </w:pPr>
            <w:r w:rsidRPr="00104D7F">
              <w:rPr>
                <w:sz w:val="20"/>
                <w:szCs w:val="20"/>
              </w:rPr>
              <w:t>Numeric with decimal point, left zero-fill.</w:t>
            </w:r>
          </w:p>
        </w:tc>
      </w:tr>
      <w:tr w:rsidR="005C4A06" w:rsidRPr="002C5733" w:rsidTr="00512C9A">
        <w:tc>
          <w:tcPr>
            <w:tcW w:w="1493" w:type="dxa"/>
          </w:tcPr>
          <w:p w:rsidR="005C4A06" w:rsidRDefault="005C4A06" w:rsidP="000F2F1F">
            <w:pPr>
              <w:rPr>
                <w:sz w:val="20"/>
                <w:szCs w:val="20"/>
              </w:rPr>
            </w:pPr>
            <w:r>
              <w:rPr>
                <w:sz w:val="20"/>
                <w:szCs w:val="20"/>
              </w:rPr>
              <w:t>1170</w:t>
            </w:r>
          </w:p>
        </w:tc>
        <w:tc>
          <w:tcPr>
            <w:tcW w:w="1952" w:type="dxa"/>
            <w:gridSpan w:val="2"/>
          </w:tcPr>
          <w:p w:rsidR="005C4A06" w:rsidRDefault="005C4A06" w:rsidP="000B1082">
            <w:pPr>
              <w:rPr>
                <w:sz w:val="20"/>
                <w:szCs w:val="20"/>
              </w:rPr>
            </w:pPr>
            <w:r>
              <w:rPr>
                <w:sz w:val="20"/>
                <w:szCs w:val="20"/>
              </w:rPr>
              <w:t>Delimiter</w:t>
            </w:r>
          </w:p>
        </w:tc>
        <w:tc>
          <w:tcPr>
            <w:tcW w:w="1486" w:type="dxa"/>
          </w:tcPr>
          <w:p w:rsidR="005C4A06" w:rsidRPr="002C5733" w:rsidRDefault="005C4A06" w:rsidP="000B1082">
            <w:pPr>
              <w:rPr>
                <w:sz w:val="20"/>
                <w:szCs w:val="20"/>
              </w:rPr>
            </w:pPr>
          </w:p>
        </w:tc>
        <w:tc>
          <w:tcPr>
            <w:tcW w:w="1337" w:type="dxa"/>
            <w:gridSpan w:val="3"/>
          </w:tcPr>
          <w:p w:rsidR="005C4A06" w:rsidRDefault="005C4A06" w:rsidP="000B1082">
            <w:pPr>
              <w:rPr>
                <w:sz w:val="20"/>
                <w:szCs w:val="20"/>
              </w:rPr>
            </w:pPr>
            <w:r>
              <w:rPr>
                <w:sz w:val="20"/>
                <w:szCs w:val="20"/>
              </w:rPr>
              <w:t>1</w:t>
            </w:r>
          </w:p>
        </w:tc>
        <w:tc>
          <w:tcPr>
            <w:tcW w:w="1901" w:type="dxa"/>
          </w:tcPr>
          <w:p w:rsidR="005C4A06" w:rsidRDefault="005C4A06" w:rsidP="000B1082">
            <w:pPr>
              <w:rPr>
                <w:sz w:val="20"/>
                <w:szCs w:val="20"/>
              </w:rPr>
            </w:pPr>
            <w:r>
              <w:rPr>
                <w:sz w:val="20"/>
                <w:szCs w:val="20"/>
              </w:rPr>
              <w:t>Uses the ^ character value.</w:t>
            </w:r>
          </w:p>
        </w:tc>
      </w:tr>
      <w:tr w:rsidR="005C4A06" w:rsidRPr="002C5733" w:rsidTr="00512C9A">
        <w:tc>
          <w:tcPr>
            <w:tcW w:w="1493" w:type="dxa"/>
          </w:tcPr>
          <w:p w:rsidR="005C4A06" w:rsidRDefault="005C4A06" w:rsidP="000F2F1F">
            <w:pPr>
              <w:rPr>
                <w:sz w:val="20"/>
                <w:szCs w:val="20"/>
              </w:rPr>
            </w:pPr>
            <w:r>
              <w:rPr>
                <w:sz w:val="20"/>
                <w:szCs w:val="20"/>
              </w:rPr>
              <w:t>1171-1180</w:t>
            </w:r>
          </w:p>
        </w:tc>
        <w:tc>
          <w:tcPr>
            <w:tcW w:w="1952" w:type="dxa"/>
            <w:gridSpan w:val="2"/>
          </w:tcPr>
          <w:p w:rsidR="005C4A06" w:rsidRDefault="005C4A06" w:rsidP="000B1082">
            <w:pPr>
              <w:rPr>
                <w:sz w:val="20"/>
                <w:szCs w:val="20"/>
              </w:rPr>
            </w:pPr>
            <w:r>
              <w:rPr>
                <w:sz w:val="20"/>
                <w:szCs w:val="20"/>
              </w:rPr>
              <w:t>Prescribing Provider NPI</w:t>
            </w:r>
          </w:p>
        </w:tc>
        <w:tc>
          <w:tcPr>
            <w:tcW w:w="1486" w:type="dxa"/>
          </w:tcPr>
          <w:p w:rsidR="005C4A06" w:rsidRPr="002C5733" w:rsidRDefault="005C4A06" w:rsidP="000B1082">
            <w:pPr>
              <w:rPr>
                <w:sz w:val="20"/>
                <w:szCs w:val="20"/>
              </w:rPr>
            </w:pPr>
            <w:r>
              <w:rPr>
                <w:sz w:val="20"/>
                <w:szCs w:val="20"/>
              </w:rPr>
              <w:t>Only populated on Pharmacy claims; otherwise, will have 0 value</w:t>
            </w:r>
          </w:p>
        </w:tc>
        <w:tc>
          <w:tcPr>
            <w:tcW w:w="1337" w:type="dxa"/>
            <w:gridSpan w:val="3"/>
          </w:tcPr>
          <w:p w:rsidR="005C4A06" w:rsidRDefault="005C4A06" w:rsidP="000B1082">
            <w:pPr>
              <w:rPr>
                <w:sz w:val="20"/>
                <w:szCs w:val="20"/>
              </w:rPr>
            </w:pPr>
            <w:r>
              <w:rPr>
                <w:sz w:val="20"/>
                <w:szCs w:val="20"/>
              </w:rPr>
              <w:t>10</w:t>
            </w:r>
          </w:p>
        </w:tc>
        <w:tc>
          <w:tcPr>
            <w:tcW w:w="1901" w:type="dxa"/>
          </w:tcPr>
          <w:p w:rsidR="005C4A06" w:rsidRDefault="005C4A06" w:rsidP="000B1082">
            <w:pPr>
              <w:rPr>
                <w:sz w:val="20"/>
                <w:szCs w:val="20"/>
              </w:rPr>
            </w:pPr>
            <w:r>
              <w:rPr>
                <w:sz w:val="20"/>
                <w:szCs w:val="20"/>
              </w:rPr>
              <w:t>Numeric</w:t>
            </w:r>
          </w:p>
        </w:tc>
      </w:tr>
      <w:tr w:rsidR="00CD3B43" w:rsidRPr="002C5733" w:rsidTr="00512C9A">
        <w:tc>
          <w:tcPr>
            <w:tcW w:w="1493" w:type="dxa"/>
          </w:tcPr>
          <w:p w:rsidR="00CD3B43" w:rsidRDefault="00876D9F" w:rsidP="000F2F1F">
            <w:pPr>
              <w:rPr>
                <w:sz w:val="20"/>
                <w:szCs w:val="20"/>
              </w:rPr>
            </w:pPr>
            <w:r>
              <w:rPr>
                <w:sz w:val="20"/>
                <w:szCs w:val="20"/>
              </w:rPr>
              <w:t>11</w:t>
            </w:r>
            <w:r w:rsidR="005C4A06">
              <w:rPr>
                <w:sz w:val="20"/>
                <w:szCs w:val="20"/>
              </w:rPr>
              <w:t>81</w:t>
            </w:r>
          </w:p>
        </w:tc>
        <w:tc>
          <w:tcPr>
            <w:tcW w:w="1952" w:type="dxa"/>
            <w:gridSpan w:val="2"/>
          </w:tcPr>
          <w:p w:rsidR="00CD3B43" w:rsidRPr="00104D7F" w:rsidRDefault="00876D9F" w:rsidP="000B1082">
            <w:pPr>
              <w:rPr>
                <w:sz w:val="20"/>
                <w:szCs w:val="20"/>
              </w:rPr>
            </w:pPr>
            <w:r>
              <w:rPr>
                <w:sz w:val="20"/>
                <w:szCs w:val="20"/>
              </w:rPr>
              <w:t>Delimiter</w:t>
            </w:r>
          </w:p>
        </w:tc>
        <w:tc>
          <w:tcPr>
            <w:tcW w:w="1486" w:type="dxa"/>
          </w:tcPr>
          <w:p w:rsidR="00CD3B43" w:rsidRPr="002C5733" w:rsidRDefault="00CD3B43" w:rsidP="000B1082">
            <w:pPr>
              <w:rPr>
                <w:sz w:val="20"/>
                <w:szCs w:val="20"/>
              </w:rPr>
            </w:pPr>
          </w:p>
        </w:tc>
        <w:tc>
          <w:tcPr>
            <w:tcW w:w="1337" w:type="dxa"/>
            <w:gridSpan w:val="3"/>
          </w:tcPr>
          <w:p w:rsidR="00CD3B43" w:rsidRPr="00104D7F" w:rsidRDefault="00876D9F" w:rsidP="000B1082">
            <w:pPr>
              <w:rPr>
                <w:sz w:val="20"/>
                <w:szCs w:val="20"/>
              </w:rPr>
            </w:pPr>
            <w:r>
              <w:rPr>
                <w:sz w:val="20"/>
                <w:szCs w:val="20"/>
              </w:rPr>
              <w:t>1</w:t>
            </w:r>
          </w:p>
        </w:tc>
        <w:tc>
          <w:tcPr>
            <w:tcW w:w="1901" w:type="dxa"/>
          </w:tcPr>
          <w:p w:rsidR="00CD3B43" w:rsidRPr="00104D7F" w:rsidRDefault="00332307" w:rsidP="000B1082">
            <w:pPr>
              <w:rPr>
                <w:sz w:val="20"/>
                <w:szCs w:val="20"/>
              </w:rPr>
            </w:pPr>
            <w:r>
              <w:rPr>
                <w:sz w:val="20"/>
                <w:szCs w:val="20"/>
              </w:rPr>
              <w:t>Uses the ^ character value.</w:t>
            </w:r>
          </w:p>
        </w:tc>
      </w:tr>
      <w:tr w:rsidR="00CD3B43" w:rsidRPr="002C5733" w:rsidTr="00512C9A">
        <w:tc>
          <w:tcPr>
            <w:tcW w:w="1493" w:type="dxa"/>
          </w:tcPr>
          <w:p w:rsidR="00CD3B43" w:rsidRDefault="005C4A06" w:rsidP="00D863DF">
            <w:pPr>
              <w:rPr>
                <w:sz w:val="20"/>
                <w:szCs w:val="20"/>
              </w:rPr>
            </w:pPr>
            <w:r>
              <w:rPr>
                <w:sz w:val="20"/>
                <w:szCs w:val="20"/>
              </w:rPr>
              <w:t>1182-1199</w:t>
            </w:r>
          </w:p>
        </w:tc>
        <w:tc>
          <w:tcPr>
            <w:tcW w:w="1952" w:type="dxa"/>
            <w:gridSpan w:val="2"/>
          </w:tcPr>
          <w:p w:rsidR="00CD3B43" w:rsidRPr="00104D7F" w:rsidRDefault="009145E8" w:rsidP="000B1082">
            <w:pPr>
              <w:rPr>
                <w:sz w:val="20"/>
                <w:szCs w:val="20"/>
              </w:rPr>
            </w:pPr>
            <w:r>
              <w:rPr>
                <w:sz w:val="20"/>
                <w:szCs w:val="20"/>
              </w:rPr>
              <w:t>Reserved space at end of record</w:t>
            </w:r>
          </w:p>
        </w:tc>
        <w:tc>
          <w:tcPr>
            <w:tcW w:w="1486" w:type="dxa"/>
          </w:tcPr>
          <w:p w:rsidR="00CD3B43" w:rsidRPr="002C5733" w:rsidRDefault="00CD3B43" w:rsidP="000B1082">
            <w:pPr>
              <w:rPr>
                <w:sz w:val="20"/>
                <w:szCs w:val="20"/>
              </w:rPr>
            </w:pPr>
          </w:p>
        </w:tc>
        <w:tc>
          <w:tcPr>
            <w:tcW w:w="1337" w:type="dxa"/>
            <w:gridSpan w:val="3"/>
          </w:tcPr>
          <w:p w:rsidR="00CD3B43" w:rsidRPr="00104D7F" w:rsidRDefault="005C4A06" w:rsidP="000B1082">
            <w:pPr>
              <w:rPr>
                <w:sz w:val="20"/>
                <w:szCs w:val="20"/>
              </w:rPr>
            </w:pPr>
            <w:r>
              <w:rPr>
                <w:sz w:val="20"/>
                <w:szCs w:val="20"/>
              </w:rPr>
              <w:t>18</w:t>
            </w:r>
          </w:p>
        </w:tc>
        <w:tc>
          <w:tcPr>
            <w:tcW w:w="1901" w:type="dxa"/>
          </w:tcPr>
          <w:p w:rsidR="00CD3B43" w:rsidRPr="00104D7F" w:rsidRDefault="009145E8" w:rsidP="000B1082">
            <w:pPr>
              <w:rPr>
                <w:sz w:val="20"/>
                <w:szCs w:val="20"/>
              </w:rPr>
            </w:pPr>
            <w:r>
              <w:rPr>
                <w:sz w:val="20"/>
                <w:szCs w:val="20"/>
              </w:rPr>
              <w:t>Reserved for future use.  Will have space value.</w:t>
            </w:r>
          </w:p>
        </w:tc>
      </w:tr>
      <w:tr w:rsidR="00F640AD" w:rsidRPr="002C5733" w:rsidTr="00512C9A">
        <w:tc>
          <w:tcPr>
            <w:tcW w:w="1493" w:type="dxa"/>
          </w:tcPr>
          <w:p w:rsidR="00F640AD" w:rsidRPr="002C5733" w:rsidRDefault="00F640AD" w:rsidP="009145E8">
            <w:pPr>
              <w:rPr>
                <w:sz w:val="20"/>
                <w:szCs w:val="20"/>
              </w:rPr>
            </w:pPr>
            <w:r>
              <w:rPr>
                <w:sz w:val="20"/>
                <w:szCs w:val="20"/>
              </w:rPr>
              <w:t>1</w:t>
            </w:r>
            <w:r w:rsidR="009145E8">
              <w:rPr>
                <w:sz w:val="20"/>
                <w:szCs w:val="20"/>
              </w:rPr>
              <w:t>200</w:t>
            </w:r>
          </w:p>
        </w:tc>
        <w:tc>
          <w:tcPr>
            <w:tcW w:w="1952" w:type="dxa"/>
            <w:gridSpan w:val="2"/>
          </w:tcPr>
          <w:p w:rsidR="00F640AD" w:rsidRPr="002C5733" w:rsidRDefault="00F640AD" w:rsidP="000B1082">
            <w:pPr>
              <w:rPr>
                <w:sz w:val="20"/>
                <w:szCs w:val="20"/>
              </w:rPr>
            </w:pPr>
            <w:r w:rsidRPr="00104D7F">
              <w:rPr>
                <w:sz w:val="20"/>
                <w:szCs w:val="20"/>
              </w:rPr>
              <w:t>End of Record</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Character, value is space.</w:t>
            </w:r>
          </w:p>
        </w:tc>
      </w:tr>
      <w:tr w:rsidR="00F640AD" w:rsidRPr="002C5733" w:rsidTr="00512C9A">
        <w:tc>
          <w:tcPr>
            <w:tcW w:w="1493" w:type="dxa"/>
            <w:shd w:val="clear" w:color="auto" w:fill="CCFFCC"/>
          </w:tcPr>
          <w:p w:rsidR="00F640AD" w:rsidRPr="002C5733" w:rsidRDefault="00F640AD" w:rsidP="000B1082">
            <w:pPr>
              <w:rPr>
                <w:sz w:val="20"/>
                <w:szCs w:val="20"/>
              </w:rPr>
            </w:pPr>
            <w:r w:rsidRPr="00104D7F">
              <w:rPr>
                <w:sz w:val="20"/>
                <w:szCs w:val="20"/>
              </w:rPr>
              <w:t>TRAILER (TOTALS) RECORD</w:t>
            </w:r>
          </w:p>
        </w:tc>
        <w:tc>
          <w:tcPr>
            <w:tcW w:w="1952" w:type="dxa"/>
            <w:gridSpan w:val="2"/>
            <w:shd w:val="clear" w:color="auto" w:fill="CCFFCC"/>
          </w:tcPr>
          <w:p w:rsidR="00F640AD" w:rsidRPr="002C5733" w:rsidRDefault="00F640AD" w:rsidP="000B1082">
            <w:pPr>
              <w:rPr>
                <w:sz w:val="20"/>
                <w:szCs w:val="20"/>
              </w:rPr>
            </w:pPr>
          </w:p>
        </w:tc>
        <w:tc>
          <w:tcPr>
            <w:tcW w:w="1486" w:type="dxa"/>
            <w:shd w:val="clear" w:color="auto" w:fill="CCFFCC"/>
          </w:tcPr>
          <w:p w:rsidR="00F640AD" w:rsidRPr="002C5733" w:rsidRDefault="00F640AD" w:rsidP="000B1082">
            <w:pPr>
              <w:rPr>
                <w:sz w:val="20"/>
                <w:szCs w:val="20"/>
              </w:rPr>
            </w:pPr>
            <w:r w:rsidRPr="00104D7F">
              <w:rPr>
                <w:sz w:val="20"/>
                <w:szCs w:val="20"/>
              </w:rPr>
              <w:t xml:space="preserve">There is only one trailer record per </w:t>
            </w:r>
            <w:r w:rsidRPr="00104D7F">
              <w:rPr>
                <w:sz w:val="20"/>
                <w:szCs w:val="20"/>
              </w:rPr>
              <w:lastRenderedPageBreak/>
              <w:t>file.</w:t>
            </w:r>
          </w:p>
        </w:tc>
        <w:tc>
          <w:tcPr>
            <w:tcW w:w="1337" w:type="dxa"/>
            <w:gridSpan w:val="3"/>
            <w:shd w:val="clear" w:color="auto" w:fill="CCFFCC"/>
          </w:tcPr>
          <w:p w:rsidR="00F640AD" w:rsidRPr="002C5733" w:rsidRDefault="00F640AD" w:rsidP="000B1082">
            <w:pPr>
              <w:rPr>
                <w:sz w:val="20"/>
                <w:szCs w:val="20"/>
              </w:rPr>
            </w:pPr>
          </w:p>
        </w:tc>
        <w:tc>
          <w:tcPr>
            <w:tcW w:w="1901" w:type="dxa"/>
            <w:shd w:val="clear" w:color="auto" w:fill="CCFFCC"/>
          </w:tcPr>
          <w:p w:rsidR="00F640AD" w:rsidRPr="002C5733" w:rsidRDefault="00F640AD" w:rsidP="000B1082">
            <w:pPr>
              <w:rPr>
                <w:sz w:val="20"/>
                <w:szCs w:val="20"/>
              </w:rPr>
            </w:pPr>
          </w:p>
        </w:tc>
      </w:tr>
      <w:tr w:rsidR="00F640AD" w:rsidRPr="002C5733" w:rsidTr="00512C9A">
        <w:tc>
          <w:tcPr>
            <w:tcW w:w="1493" w:type="dxa"/>
          </w:tcPr>
          <w:p w:rsidR="00F640AD" w:rsidRPr="002C5733" w:rsidRDefault="00F640AD" w:rsidP="000B1082">
            <w:pPr>
              <w:rPr>
                <w:sz w:val="20"/>
                <w:szCs w:val="20"/>
              </w:rPr>
            </w:pPr>
            <w:r w:rsidRPr="00104D7F">
              <w:rPr>
                <w:sz w:val="20"/>
                <w:szCs w:val="20"/>
              </w:rPr>
              <w:lastRenderedPageBreak/>
              <w:t>1</w:t>
            </w:r>
          </w:p>
        </w:tc>
        <w:tc>
          <w:tcPr>
            <w:tcW w:w="1952" w:type="dxa"/>
            <w:gridSpan w:val="2"/>
          </w:tcPr>
          <w:p w:rsidR="00F640AD" w:rsidRPr="002C5733" w:rsidRDefault="00F640AD" w:rsidP="000B1082">
            <w:pPr>
              <w:rPr>
                <w:sz w:val="20"/>
                <w:szCs w:val="20"/>
              </w:rPr>
            </w:pPr>
            <w:r w:rsidRPr="00104D7F">
              <w:rPr>
                <w:sz w:val="20"/>
                <w:szCs w:val="20"/>
              </w:rPr>
              <w:t>Record Type</w:t>
            </w:r>
          </w:p>
        </w:tc>
        <w:tc>
          <w:tcPr>
            <w:tcW w:w="1486" w:type="dxa"/>
          </w:tcPr>
          <w:p w:rsidR="00F640AD" w:rsidRPr="002C5733" w:rsidRDefault="00F640AD" w:rsidP="000B1082">
            <w:pPr>
              <w:rPr>
                <w:sz w:val="20"/>
                <w:szCs w:val="20"/>
              </w:rPr>
            </w:pPr>
            <w:r w:rsidRPr="00104D7F">
              <w:rPr>
                <w:sz w:val="20"/>
                <w:szCs w:val="20"/>
              </w:rPr>
              <w:t>9=Trailer</w:t>
            </w: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Numeric</w:t>
            </w:r>
          </w:p>
        </w:tc>
      </w:tr>
      <w:tr w:rsidR="00F640AD" w:rsidRPr="002C5733" w:rsidTr="00512C9A">
        <w:tc>
          <w:tcPr>
            <w:tcW w:w="1493" w:type="dxa"/>
          </w:tcPr>
          <w:p w:rsidR="00F640AD" w:rsidRPr="002C5733" w:rsidRDefault="00F640AD" w:rsidP="000B1082">
            <w:pPr>
              <w:rPr>
                <w:sz w:val="20"/>
                <w:szCs w:val="20"/>
              </w:rPr>
            </w:pPr>
            <w:r w:rsidRPr="00104D7F">
              <w:rPr>
                <w:sz w:val="20"/>
                <w:szCs w:val="20"/>
              </w:rPr>
              <w:t>2</w:t>
            </w:r>
          </w:p>
        </w:tc>
        <w:tc>
          <w:tcPr>
            <w:tcW w:w="1952" w:type="dxa"/>
            <w:gridSpan w:val="2"/>
          </w:tcPr>
          <w:p w:rsidR="00F640AD" w:rsidRPr="002C5733" w:rsidRDefault="00F640AD" w:rsidP="000B1082">
            <w:pPr>
              <w:rPr>
                <w:sz w:val="20"/>
                <w:szCs w:val="20"/>
              </w:rPr>
            </w:pPr>
            <w:r w:rsidRPr="00104D7F">
              <w:rPr>
                <w:sz w:val="20"/>
                <w:szCs w:val="20"/>
              </w:rPr>
              <w:t>Delimiter</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Uses the ^ character value</w:t>
            </w:r>
          </w:p>
        </w:tc>
      </w:tr>
      <w:tr w:rsidR="00F640AD" w:rsidRPr="002C5733" w:rsidTr="00512C9A">
        <w:tc>
          <w:tcPr>
            <w:tcW w:w="1493" w:type="dxa"/>
          </w:tcPr>
          <w:p w:rsidR="00F640AD" w:rsidRPr="002C5733" w:rsidRDefault="00F640AD" w:rsidP="000B1082">
            <w:pPr>
              <w:rPr>
                <w:sz w:val="20"/>
                <w:szCs w:val="20"/>
              </w:rPr>
            </w:pPr>
            <w:r w:rsidRPr="00104D7F">
              <w:rPr>
                <w:sz w:val="20"/>
                <w:szCs w:val="20"/>
              </w:rPr>
              <w:t>3-12</w:t>
            </w:r>
          </w:p>
        </w:tc>
        <w:tc>
          <w:tcPr>
            <w:tcW w:w="1952" w:type="dxa"/>
            <w:gridSpan w:val="2"/>
          </w:tcPr>
          <w:p w:rsidR="00F640AD" w:rsidRPr="002C5733" w:rsidRDefault="00F640AD" w:rsidP="000B1082">
            <w:pPr>
              <w:rPr>
                <w:sz w:val="20"/>
                <w:szCs w:val="20"/>
              </w:rPr>
            </w:pPr>
            <w:r w:rsidRPr="00104D7F">
              <w:rPr>
                <w:sz w:val="20"/>
                <w:szCs w:val="20"/>
              </w:rPr>
              <w:t>Report ID</w:t>
            </w:r>
          </w:p>
        </w:tc>
        <w:tc>
          <w:tcPr>
            <w:tcW w:w="1486" w:type="dxa"/>
          </w:tcPr>
          <w:p w:rsidR="00F640AD" w:rsidRPr="002C5733" w:rsidRDefault="00F640AD" w:rsidP="000B1082">
            <w:pPr>
              <w:rPr>
                <w:sz w:val="20"/>
                <w:szCs w:val="20"/>
              </w:rPr>
            </w:pPr>
            <w:r w:rsidRPr="00104D7F">
              <w:rPr>
                <w:sz w:val="20"/>
                <w:szCs w:val="20"/>
              </w:rPr>
              <w:t xml:space="preserve">Value is </w:t>
            </w:r>
          </w:p>
          <w:p w:rsidR="00F640AD" w:rsidRDefault="00F640AD" w:rsidP="00180D08">
            <w:pPr>
              <w:pStyle w:val="TableText"/>
            </w:pPr>
            <w:r w:rsidRPr="00104D7F">
              <w:rPr>
                <w:szCs w:val="20"/>
              </w:rPr>
              <w:t>“CCN-W-010”</w:t>
            </w:r>
            <w:r>
              <w:t xml:space="preserve"> or </w:t>
            </w:r>
          </w:p>
          <w:p w:rsidR="00F640AD" w:rsidRPr="002C5733" w:rsidRDefault="00F640AD" w:rsidP="00180D08">
            <w:pPr>
              <w:rPr>
                <w:sz w:val="20"/>
                <w:szCs w:val="20"/>
              </w:rPr>
            </w:pPr>
            <w:r w:rsidRPr="00180D08">
              <w:rPr>
                <w:sz w:val="20"/>
              </w:rPr>
              <w:t>“CCN-O-010”</w:t>
            </w:r>
          </w:p>
        </w:tc>
        <w:tc>
          <w:tcPr>
            <w:tcW w:w="1337" w:type="dxa"/>
            <w:gridSpan w:val="3"/>
          </w:tcPr>
          <w:p w:rsidR="00F640AD" w:rsidRPr="002C5733" w:rsidRDefault="00F640AD" w:rsidP="000B1082">
            <w:pPr>
              <w:rPr>
                <w:sz w:val="20"/>
                <w:szCs w:val="20"/>
              </w:rPr>
            </w:pPr>
            <w:r w:rsidRPr="00104D7F">
              <w:rPr>
                <w:sz w:val="20"/>
                <w:szCs w:val="20"/>
              </w:rPr>
              <w:t>10</w:t>
            </w:r>
          </w:p>
        </w:tc>
        <w:tc>
          <w:tcPr>
            <w:tcW w:w="1901" w:type="dxa"/>
          </w:tcPr>
          <w:p w:rsidR="00F640AD" w:rsidRPr="002C5733" w:rsidRDefault="00F640AD" w:rsidP="000B1082">
            <w:pPr>
              <w:rPr>
                <w:sz w:val="20"/>
                <w:szCs w:val="20"/>
              </w:rPr>
            </w:pPr>
            <w:r w:rsidRPr="00104D7F">
              <w:rPr>
                <w:sz w:val="20"/>
                <w:szCs w:val="20"/>
              </w:rPr>
              <w:t>Character</w:t>
            </w:r>
          </w:p>
        </w:tc>
      </w:tr>
      <w:tr w:rsidR="00F640AD" w:rsidRPr="002C5733" w:rsidTr="00512C9A">
        <w:tc>
          <w:tcPr>
            <w:tcW w:w="1493" w:type="dxa"/>
          </w:tcPr>
          <w:p w:rsidR="00F640AD" w:rsidRPr="002C5733" w:rsidRDefault="00F640AD" w:rsidP="000B1082">
            <w:pPr>
              <w:rPr>
                <w:sz w:val="20"/>
                <w:szCs w:val="20"/>
              </w:rPr>
            </w:pPr>
            <w:r w:rsidRPr="00104D7F">
              <w:rPr>
                <w:sz w:val="20"/>
                <w:szCs w:val="20"/>
              </w:rPr>
              <w:t>13</w:t>
            </w:r>
          </w:p>
        </w:tc>
        <w:tc>
          <w:tcPr>
            <w:tcW w:w="1952" w:type="dxa"/>
            <w:gridSpan w:val="2"/>
          </w:tcPr>
          <w:p w:rsidR="00F640AD" w:rsidRPr="002C5733" w:rsidRDefault="00F640AD" w:rsidP="000B1082">
            <w:pPr>
              <w:rPr>
                <w:sz w:val="20"/>
                <w:szCs w:val="20"/>
              </w:rPr>
            </w:pPr>
            <w:r w:rsidRPr="00104D7F">
              <w:rPr>
                <w:sz w:val="20"/>
                <w:szCs w:val="20"/>
              </w:rPr>
              <w:t>Delimiter</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Uses the ^ character value</w:t>
            </w:r>
          </w:p>
        </w:tc>
      </w:tr>
      <w:tr w:rsidR="00F640AD" w:rsidRPr="002C5733" w:rsidTr="00512C9A">
        <w:tc>
          <w:tcPr>
            <w:tcW w:w="1493" w:type="dxa"/>
          </w:tcPr>
          <w:p w:rsidR="00F640AD" w:rsidRPr="002C5733" w:rsidRDefault="00F640AD" w:rsidP="000B1082">
            <w:pPr>
              <w:rPr>
                <w:sz w:val="20"/>
                <w:szCs w:val="20"/>
              </w:rPr>
            </w:pPr>
            <w:r w:rsidRPr="00104D7F">
              <w:rPr>
                <w:sz w:val="20"/>
                <w:szCs w:val="20"/>
              </w:rPr>
              <w:t>14-21</w:t>
            </w:r>
          </w:p>
        </w:tc>
        <w:tc>
          <w:tcPr>
            <w:tcW w:w="1952" w:type="dxa"/>
            <w:gridSpan w:val="2"/>
          </w:tcPr>
          <w:p w:rsidR="00F640AD" w:rsidRPr="002C5733" w:rsidRDefault="00F640AD" w:rsidP="000B1082">
            <w:pPr>
              <w:rPr>
                <w:sz w:val="20"/>
                <w:szCs w:val="20"/>
              </w:rPr>
            </w:pPr>
            <w:r w:rsidRPr="00104D7F">
              <w:rPr>
                <w:sz w:val="20"/>
                <w:szCs w:val="20"/>
              </w:rPr>
              <w:t>Total Detail Lines in the file</w:t>
            </w:r>
          </w:p>
        </w:tc>
        <w:tc>
          <w:tcPr>
            <w:tcW w:w="1486" w:type="dxa"/>
          </w:tcPr>
          <w:p w:rsidR="00F640AD" w:rsidRPr="002C5733" w:rsidRDefault="00F640AD" w:rsidP="000B1082">
            <w:pPr>
              <w:rPr>
                <w:sz w:val="20"/>
                <w:szCs w:val="20"/>
              </w:rPr>
            </w:pPr>
            <w:r w:rsidRPr="00104D7F">
              <w:rPr>
                <w:sz w:val="20"/>
                <w:szCs w:val="20"/>
              </w:rPr>
              <w:t>This is a number that represents the total detail lines submitted in the file.  It is equivalent to the total number of claim lines that denied.</w:t>
            </w:r>
          </w:p>
        </w:tc>
        <w:tc>
          <w:tcPr>
            <w:tcW w:w="1337" w:type="dxa"/>
            <w:gridSpan w:val="3"/>
          </w:tcPr>
          <w:p w:rsidR="00F640AD" w:rsidRPr="002C5733" w:rsidRDefault="00F640AD" w:rsidP="000B1082">
            <w:pPr>
              <w:rPr>
                <w:sz w:val="20"/>
                <w:szCs w:val="20"/>
              </w:rPr>
            </w:pPr>
            <w:r w:rsidRPr="00104D7F">
              <w:rPr>
                <w:sz w:val="20"/>
                <w:szCs w:val="20"/>
              </w:rPr>
              <w:t>8</w:t>
            </w:r>
          </w:p>
        </w:tc>
        <w:tc>
          <w:tcPr>
            <w:tcW w:w="1901" w:type="dxa"/>
          </w:tcPr>
          <w:p w:rsidR="00F640AD" w:rsidRPr="002C5733" w:rsidRDefault="00F640AD" w:rsidP="000B1082">
            <w:pPr>
              <w:rPr>
                <w:sz w:val="20"/>
                <w:szCs w:val="20"/>
              </w:rPr>
            </w:pPr>
            <w:r w:rsidRPr="00104D7F">
              <w:rPr>
                <w:sz w:val="20"/>
                <w:szCs w:val="20"/>
              </w:rPr>
              <w:t>Numeric</w:t>
            </w:r>
          </w:p>
        </w:tc>
      </w:tr>
      <w:tr w:rsidR="00F640AD" w:rsidRPr="002C5733" w:rsidTr="00512C9A">
        <w:tc>
          <w:tcPr>
            <w:tcW w:w="1493" w:type="dxa"/>
          </w:tcPr>
          <w:p w:rsidR="00F640AD" w:rsidRPr="002C5733" w:rsidRDefault="00F640AD" w:rsidP="000B1082">
            <w:pPr>
              <w:rPr>
                <w:sz w:val="20"/>
                <w:szCs w:val="20"/>
              </w:rPr>
            </w:pPr>
            <w:r w:rsidRPr="00104D7F">
              <w:rPr>
                <w:sz w:val="20"/>
                <w:szCs w:val="20"/>
              </w:rPr>
              <w:t>22</w:t>
            </w:r>
          </w:p>
        </w:tc>
        <w:tc>
          <w:tcPr>
            <w:tcW w:w="1952" w:type="dxa"/>
            <w:gridSpan w:val="2"/>
          </w:tcPr>
          <w:p w:rsidR="00F640AD" w:rsidRPr="002C5733" w:rsidRDefault="00F640AD" w:rsidP="000B1082">
            <w:pPr>
              <w:rPr>
                <w:sz w:val="20"/>
                <w:szCs w:val="20"/>
              </w:rPr>
            </w:pPr>
            <w:r w:rsidRPr="00104D7F">
              <w:rPr>
                <w:sz w:val="20"/>
                <w:szCs w:val="20"/>
              </w:rPr>
              <w:t>Delimiter</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Uses the ^ character value</w:t>
            </w:r>
          </w:p>
        </w:tc>
      </w:tr>
      <w:tr w:rsidR="00F640AD" w:rsidRPr="002C5733" w:rsidTr="00512C9A">
        <w:tc>
          <w:tcPr>
            <w:tcW w:w="1493" w:type="dxa"/>
          </w:tcPr>
          <w:p w:rsidR="00F640AD" w:rsidRPr="002C5733" w:rsidRDefault="00F640AD" w:rsidP="000B1082">
            <w:pPr>
              <w:rPr>
                <w:sz w:val="20"/>
                <w:szCs w:val="20"/>
              </w:rPr>
            </w:pPr>
            <w:r w:rsidRPr="00104D7F">
              <w:rPr>
                <w:sz w:val="20"/>
                <w:szCs w:val="20"/>
              </w:rPr>
              <w:t>23-24</w:t>
            </w:r>
          </w:p>
        </w:tc>
        <w:tc>
          <w:tcPr>
            <w:tcW w:w="1952" w:type="dxa"/>
            <w:gridSpan w:val="2"/>
          </w:tcPr>
          <w:p w:rsidR="00F640AD" w:rsidRPr="002C5733" w:rsidRDefault="00F640AD" w:rsidP="000B1082">
            <w:pPr>
              <w:rPr>
                <w:sz w:val="20"/>
                <w:szCs w:val="20"/>
              </w:rPr>
            </w:pPr>
            <w:r w:rsidRPr="00104D7F">
              <w:rPr>
                <w:sz w:val="20"/>
                <w:szCs w:val="20"/>
              </w:rPr>
              <w:t>Totals Line Indicator</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2</w:t>
            </w:r>
          </w:p>
        </w:tc>
        <w:tc>
          <w:tcPr>
            <w:tcW w:w="1901" w:type="dxa"/>
          </w:tcPr>
          <w:p w:rsidR="00F640AD" w:rsidRPr="002C5733" w:rsidRDefault="00F640AD" w:rsidP="000B1082">
            <w:pPr>
              <w:rPr>
                <w:sz w:val="20"/>
                <w:szCs w:val="20"/>
              </w:rPr>
            </w:pPr>
            <w:r w:rsidRPr="00104D7F">
              <w:rPr>
                <w:sz w:val="20"/>
                <w:szCs w:val="20"/>
              </w:rPr>
              <w:t xml:space="preserve">Numeric, value is </w:t>
            </w:r>
          </w:p>
          <w:p w:rsidR="00F640AD" w:rsidRPr="002C5733" w:rsidRDefault="00F640AD" w:rsidP="000B1082">
            <w:pPr>
              <w:rPr>
                <w:sz w:val="20"/>
                <w:szCs w:val="20"/>
              </w:rPr>
            </w:pPr>
            <w:r w:rsidRPr="00104D7F">
              <w:rPr>
                <w:sz w:val="20"/>
                <w:szCs w:val="20"/>
              </w:rPr>
              <w:t>99.</w:t>
            </w:r>
          </w:p>
        </w:tc>
      </w:tr>
      <w:tr w:rsidR="00F640AD" w:rsidRPr="002C5733" w:rsidTr="00512C9A">
        <w:tc>
          <w:tcPr>
            <w:tcW w:w="1493" w:type="dxa"/>
          </w:tcPr>
          <w:p w:rsidR="00F640AD" w:rsidRPr="002C5733" w:rsidRDefault="00F640AD" w:rsidP="000B1082">
            <w:pPr>
              <w:rPr>
                <w:sz w:val="20"/>
                <w:szCs w:val="20"/>
              </w:rPr>
            </w:pPr>
            <w:r w:rsidRPr="00104D7F">
              <w:rPr>
                <w:sz w:val="20"/>
                <w:szCs w:val="20"/>
              </w:rPr>
              <w:t>25</w:t>
            </w:r>
          </w:p>
        </w:tc>
        <w:tc>
          <w:tcPr>
            <w:tcW w:w="1952" w:type="dxa"/>
            <w:gridSpan w:val="2"/>
          </w:tcPr>
          <w:p w:rsidR="00F640AD" w:rsidRPr="002C5733" w:rsidRDefault="00F640AD" w:rsidP="000B1082">
            <w:pPr>
              <w:rPr>
                <w:sz w:val="20"/>
                <w:szCs w:val="20"/>
              </w:rPr>
            </w:pPr>
            <w:r w:rsidRPr="00104D7F">
              <w:rPr>
                <w:sz w:val="20"/>
                <w:szCs w:val="20"/>
              </w:rPr>
              <w:t>Delimiter</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Uses the ^ character value</w:t>
            </w:r>
          </w:p>
        </w:tc>
      </w:tr>
      <w:tr w:rsidR="00F640AD" w:rsidRPr="002C5733" w:rsidTr="00512C9A">
        <w:tc>
          <w:tcPr>
            <w:tcW w:w="1493" w:type="dxa"/>
          </w:tcPr>
          <w:p w:rsidR="00F640AD" w:rsidRPr="002C5733" w:rsidRDefault="00F640AD" w:rsidP="000B1082">
            <w:pPr>
              <w:rPr>
                <w:sz w:val="20"/>
                <w:szCs w:val="20"/>
              </w:rPr>
            </w:pPr>
            <w:r w:rsidRPr="00104D7F">
              <w:rPr>
                <w:sz w:val="20"/>
                <w:szCs w:val="20"/>
              </w:rPr>
              <w:t>26-33</w:t>
            </w:r>
          </w:p>
        </w:tc>
        <w:tc>
          <w:tcPr>
            <w:tcW w:w="1952" w:type="dxa"/>
            <w:gridSpan w:val="2"/>
          </w:tcPr>
          <w:p w:rsidR="00F640AD" w:rsidRPr="002C5733" w:rsidRDefault="00F640AD" w:rsidP="000B1082">
            <w:pPr>
              <w:rPr>
                <w:sz w:val="20"/>
                <w:szCs w:val="20"/>
              </w:rPr>
            </w:pPr>
            <w:r w:rsidRPr="00104D7F">
              <w:rPr>
                <w:sz w:val="20"/>
                <w:szCs w:val="20"/>
              </w:rPr>
              <w:t>Total Number of claim records denied.</w:t>
            </w:r>
          </w:p>
        </w:tc>
        <w:tc>
          <w:tcPr>
            <w:tcW w:w="1486" w:type="dxa"/>
          </w:tcPr>
          <w:p w:rsidR="00F640AD" w:rsidRPr="002C5733" w:rsidRDefault="00F640AD" w:rsidP="000B1082">
            <w:pPr>
              <w:rPr>
                <w:sz w:val="20"/>
                <w:szCs w:val="20"/>
              </w:rPr>
            </w:pPr>
            <w:r w:rsidRPr="00104D7F">
              <w:rPr>
                <w:sz w:val="20"/>
                <w:szCs w:val="20"/>
              </w:rPr>
              <w:t>This value represents the count of unique claim lines that appear in the detail portion of this file and have been denied.</w:t>
            </w:r>
          </w:p>
        </w:tc>
        <w:tc>
          <w:tcPr>
            <w:tcW w:w="1337" w:type="dxa"/>
            <w:gridSpan w:val="3"/>
          </w:tcPr>
          <w:p w:rsidR="00F640AD" w:rsidRPr="002C5733" w:rsidRDefault="00F640AD" w:rsidP="000B1082">
            <w:pPr>
              <w:rPr>
                <w:sz w:val="20"/>
                <w:szCs w:val="20"/>
              </w:rPr>
            </w:pPr>
            <w:r w:rsidRPr="00104D7F">
              <w:rPr>
                <w:sz w:val="20"/>
                <w:szCs w:val="20"/>
              </w:rPr>
              <w:t>8</w:t>
            </w:r>
          </w:p>
        </w:tc>
        <w:tc>
          <w:tcPr>
            <w:tcW w:w="1901" w:type="dxa"/>
          </w:tcPr>
          <w:p w:rsidR="00F640AD" w:rsidRPr="002C5733" w:rsidRDefault="00F640AD" w:rsidP="000B1082">
            <w:pPr>
              <w:rPr>
                <w:sz w:val="20"/>
                <w:szCs w:val="20"/>
              </w:rPr>
            </w:pPr>
            <w:r w:rsidRPr="00104D7F">
              <w:rPr>
                <w:sz w:val="20"/>
                <w:szCs w:val="20"/>
              </w:rPr>
              <w:t>Numeric</w:t>
            </w:r>
          </w:p>
        </w:tc>
      </w:tr>
      <w:tr w:rsidR="00F640AD" w:rsidRPr="002C5733" w:rsidTr="00512C9A">
        <w:trPr>
          <w:trHeight w:val="593"/>
        </w:trPr>
        <w:tc>
          <w:tcPr>
            <w:tcW w:w="1493" w:type="dxa"/>
          </w:tcPr>
          <w:p w:rsidR="00F640AD" w:rsidRPr="002C5733" w:rsidRDefault="00F640AD" w:rsidP="000B1082">
            <w:pPr>
              <w:rPr>
                <w:sz w:val="20"/>
                <w:szCs w:val="20"/>
              </w:rPr>
            </w:pPr>
            <w:r w:rsidRPr="00104D7F">
              <w:rPr>
                <w:sz w:val="20"/>
                <w:szCs w:val="20"/>
              </w:rPr>
              <w:t>34</w:t>
            </w:r>
          </w:p>
        </w:tc>
        <w:tc>
          <w:tcPr>
            <w:tcW w:w="1952" w:type="dxa"/>
            <w:gridSpan w:val="2"/>
          </w:tcPr>
          <w:p w:rsidR="00F640AD" w:rsidRPr="002C5733" w:rsidRDefault="00F640AD" w:rsidP="000B1082">
            <w:pPr>
              <w:rPr>
                <w:sz w:val="20"/>
                <w:szCs w:val="20"/>
              </w:rPr>
            </w:pPr>
            <w:r w:rsidRPr="00104D7F">
              <w:rPr>
                <w:sz w:val="20"/>
                <w:szCs w:val="20"/>
              </w:rPr>
              <w:t>Delimiter</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Uses the ^ character value</w:t>
            </w:r>
          </w:p>
        </w:tc>
      </w:tr>
      <w:tr w:rsidR="00F640AD" w:rsidRPr="002C5733" w:rsidTr="00512C9A">
        <w:tc>
          <w:tcPr>
            <w:tcW w:w="1493" w:type="dxa"/>
          </w:tcPr>
          <w:p w:rsidR="00F640AD" w:rsidRDefault="00F640AD">
            <w:pPr>
              <w:rPr>
                <w:sz w:val="20"/>
                <w:szCs w:val="20"/>
              </w:rPr>
            </w:pPr>
            <w:r w:rsidRPr="00104D7F">
              <w:rPr>
                <w:sz w:val="20"/>
                <w:szCs w:val="20"/>
              </w:rPr>
              <w:t>35</w:t>
            </w:r>
          </w:p>
        </w:tc>
        <w:tc>
          <w:tcPr>
            <w:tcW w:w="1952" w:type="dxa"/>
            <w:gridSpan w:val="2"/>
          </w:tcPr>
          <w:p w:rsidR="00F640AD" w:rsidRPr="002C5733" w:rsidRDefault="00F640AD" w:rsidP="000B1082">
            <w:pPr>
              <w:rPr>
                <w:sz w:val="20"/>
                <w:szCs w:val="20"/>
              </w:rPr>
            </w:pPr>
            <w:r w:rsidRPr="00104D7F">
              <w:rPr>
                <w:sz w:val="20"/>
                <w:szCs w:val="20"/>
              </w:rPr>
              <w:t>End of Record</w:t>
            </w:r>
          </w:p>
        </w:tc>
        <w:tc>
          <w:tcPr>
            <w:tcW w:w="1486" w:type="dxa"/>
          </w:tcPr>
          <w:p w:rsidR="00F640AD" w:rsidRPr="002C5733" w:rsidRDefault="00F640AD" w:rsidP="000B1082">
            <w:pPr>
              <w:rPr>
                <w:sz w:val="20"/>
                <w:szCs w:val="20"/>
              </w:rPr>
            </w:pPr>
          </w:p>
        </w:tc>
        <w:tc>
          <w:tcPr>
            <w:tcW w:w="1337" w:type="dxa"/>
            <w:gridSpan w:val="3"/>
          </w:tcPr>
          <w:p w:rsidR="00F640AD" w:rsidRPr="002C5733" w:rsidRDefault="00F640AD" w:rsidP="000B1082">
            <w:pPr>
              <w:rPr>
                <w:sz w:val="20"/>
                <w:szCs w:val="20"/>
              </w:rPr>
            </w:pPr>
            <w:r w:rsidRPr="00104D7F">
              <w:rPr>
                <w:sz w:val="20"/>
                <w:szCs w:val="20"/>
              </w:rPr>
              <w:t>1</w:t>
            </w:r>
          </w:p>
        </w:tc>
        <w:tc>
          <w:tcPr>
            <w:tcW w:w="1901" w:type="dxa"/>
          </w:tcPr>
          <w:p w:rsidR="00F640AD" w:rsidRPr="002C5733" w:rsidRDefault="00F640AD" w:rsidP="000B1082">
            <w:pPr>
              <w:rPr>
                <w:sz w:val="20"/>
                <w:szCs w:val="20"/>
              </w:rPr>
            </w:pPr>
            <w:r w:rsidRPr="00104D7F">
              <w:rPr>
                <w:sz w:val="20"/>
                <w:szCs w:val="20"/>
              </w:rPr>
              <w:t>Value is space.</w:t>
            </w:r>
          </w:p>
        </w:tc>
      </w:tr>
    </w:tbl>
    <w:p w:rsidR="000B1082" w:rsidRDefault="000B1082" w:rsidP="000B1082"/>
    <w:p w:rsidR="000B1082" w:rsidRDefault="000B1082" w:rsidP="000B1082"/>
    <w:p w:rsidR="00BC638D" w:rsidRDefault="00BC638D" w:rsidP="00477BA2">
      <w:pPr>
        <w:rPr>
          <w:color w:val="000000"/>
        </w:rPr>
      </w:pPr>
    </w:p>
    <w:p w:rsidR="00BC638D" w:rsidRDefault="00BC638D" w:rsidP="00477BA2">
      <w:pPr>
        <w:rPr>
          <w:color w:val="000000"/>
        </w:rPr>
      </w:pPr>
    </w:p>
    <w:p w:rsidR="00BC638D" w:rsidRDefault="00BC638D" w:rsidP="00477BA2">
      <w:pPr>
        <w:rPr>
          <w:color w:val="000000"/>
        </w:rPr>
      </w:pPr>
    </w:p>
    <w:p w:rsidR="002B4E1A" w:rsidRDefault="002B4E1A">
      <w:pPr>
        <w:rPr>
          <w:sz w:val="28"/>
        </w:rPr>
      </w:pPr>
      <w:r>
        <w:br w:type="page"/>
      </w:r>
    </w:p>
    <w:p w:rsidR="00E04E0D" w:rsidRDefault="00BC638D">
      <w:pPr>
        <w:pStyle w:val="Heading2"/>
      </w:pPr>
      <w:bookmarkStart w:id="280" w:name="_Toc323018273"/>
      <w:r>
        <w:lastRenderedPageBreak/>
        <w:t>Claims Processing Flowchart</w:t>
      </w:r>
      <w:bookmarkEnd w:id="280"/>
    </w:p>
    <w:p w:rsidR="00BC638D" w:rsidRDefault="00BC638D" w:rsidP="00477BA2">
      <w:pPr>
        <w:rPr>
          <w:color w:val="000000"/>
        </w:rPr>
      </w:pPr>
    </w:p>
    <w:p w:rsidR="00200226" w:rsidRDefault="00D35D0A" w:rsidP="00477BA2">
      <w:pPr>
        <w:rPr>
          <w:color w:val="000000"/>
        </w:rPr>
      </w:pPr>
      <w:r w:rsidRPr="00BC638D">
        <w:rPr>
          <w:color w:val="000000"/>
        </w:rPr>
        <w:object w:dxaOrig="7186" w:dyaOrig="5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490.5pt" o:ole="">
            <v:imagedata r:id="rId18" o:title=""/>
          </v:shape>
          <o:OLEObject Type="Embed" ProgID="PowerPoint.Slide.12" ShapeID="_x0000_i1025" DrawAspect="Content" ObjectID="_1396766277" r:id="rId19"/>
        </w:object>
      </w:r>
    </w:p>
    <w:p w:rsidR="00200226" w:rsidRDefault="00200226" w:rsidP="00477BA2">
      <w:pPr>
        <w:rPr>
          <w:color w:val="000000"/>
        </w:rPr>
      </w:pPr>
    </w:p>
    <w:p w:rsidR="00200226" w:rsidRDefault="00200226" w:rsidP="00477BA2">
      <w:pPr>
        <w:rPr>
          <w:color w:val="000000"/>
        </w:rPr>
      </w:pPr>
    </w:p>
    <w:p w:rsidR="00BC638D" w:rsidRDefault="00BC638D" w:rsidP="00477BA2">
      <w:pPr>
        <w:rPr>
          <w:color w:val="000000"/>
        </w:rPr>
      </w:pPr>
    </w:p>
    <w:p w:rsidR="00200226" w:rsidRDefault="00200226">
      <w:pPr>
        <w:rPr>
          <w:color w:val="000000"/>
        </w:rPr>
      </w:pPr>
      <w:r>
        <w:rPr>
          <w:color w:val="000000"/>
        </w:rPr>
        <w:br w:type="page"/>
      </w:r>
    </w:p>
    <w:p w:rsidR="00200226" w:rsidRDefault="00200226" w:rsidP="00200226">
      <w:pPr>
        <w:pStyle w:val="Heading2"/>
      </w:pPr>
      <w:bookmarkStart w:id="281" w:name="_Toc323018274"/>
      <w:r>
        <w:lastRenderedPageBreak/>
        <w:t>Provider File</w:t>
      </w:r>
      <w:r w:rsidR="004B26A1">
        <w:t xml:space="preserve"> (FI to CCN)</w:t>
      </w:r>
      <w:bookmarkEnd w:id="281"/>
    </w:p>
    <w:p w:rsidR="00E04E0D" w:rsidRDefault="00E04E0D"/>
    <w:tbl>
      <w:tblPr>
        <w:tblW w:w="0" w:type="auto"/>
        <w:tblInd w:w="712" w:type="dxa"/>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493"/>
        <w:gridCol w:w="1952"/>
        <w:gridCol w:w="1486"/>
        <w:gridCol w:w="1337"/>
        <w:gridCol w:w="1683"/>
      </w:tblGrid>
      <w:tr w:rsidR="00FC1CB1" w:rsidRPr="002C5733" w:rsidTr="006008FB">
        <w:trPr>
          <w:tblHeader/>
        </w:trPr>
        <w:tc>
          <w:tcPr>
            <w:tcW w:w="1493" w:type="dxa"/>
            <w:shd w:val="clear" w:color="auto" w:fill="EAF1DD" w:themeFill="accent3" w:themeFillTint="33"/>
          </w:tcPr>
          <w:p w:rsidR="00FC1CB1" w:rsidRPr="002C5733" w:rsidRDefault="00FC1CB1" w:rsidP="00D27950">
            <w:pPr>
              <w:rPr>
                <w:sz w:val="20"/>
                <w:szCs w:val="20"/>
              </w:rPr>
            </w:pPr>
            <w:r w:rsidRPr="002C5733">
              <w:rPr>
                <w:sz w:val="20"/>
                <w:szCs w:val="20"/>
              </w:rPr>
              <w:t>Column(s)</w:t>
            </w:r>
          </w:p>
        </w:tc>
        <w:tc>
          <w:tcPr>
            <w:tcW w:w="1952" w:type="dxa"/>
            <w:shd w:val="clear" w:color="auto" w:fill="EAF1DD" w:themeFill="accent3" w:themeFillTint="33"/>
          </w:tcPr>
          <w:p w:rsidR="00FC1CB1" w:rsidRPr="002C5733" w:rsidRDefault="00FC1CB1" w:rsidP="00D27950">
            <w:pPr>
              <w:rPr>
                <w:sz w:val="20"/>
                <w:szCs w:val="20"/>
              </w:rPr>
            </w:pPr>
            <w:r w:rsidRPr="002C5733">
              <w:rPr>
                <w:sz w:val="20"/>
                <w:szCs w:val="20"/>
              </w:rPr>
              <w:t>Item</w:t>
            </w:r>
          </w:p>
        </w:tc>
        <w:tc>
          <w:tcPr>
            <w:tcW w:w="1486" w:type="dxa"/>
            <w:shd w:val="clear" w:color="auto" w:fill="EAF1DD" w:themeFill="accent3" w:themeFillTint="33"/>
          </w:tcPr>
          <w:p w:rsidR="00FC1CB1" w:rsidRPr="002C5733" w:rsidRDefault="00FC1CB1" w:rsidP="00D27950">
            <w:pPr>
              <w:rPr>
                <w:sz w:val="20"/>
                <w:szCs w:val="20"/>
              </w:rPr>
            </w:pPr>
            <w:r w:rsidRPr="002C5733">
              <w:rPr>
                <w:sz w:val="20"/>
                <w:szCs w:val="20"/>
              </w:rPr>
              <w:t>Notes</w:t>
            </w:r>
          </w:p>
        </w:tc>
        <w:tc>
          <w:tcPr>
            <w:tcW w:w="1337" w:type="dxa"/>
            <w:shd w:val="clear" w:color="auto" w:fill="EAF1DD" w:themeFill="accent3" w:themeFillTint="33"/>
          </w:tcPr>
          <w:p w:rsidR="00FC1CB1" w:rsidRPr="002C5733" w:rsidRDefault="00FC1CB1" w:rsidP="00D27950">
            <w:pPr>
              <w:rPr>
                <w:sz w:val="20"/>
                <w:szCs w:val="20"/>
              </w:rPr>
            </w:pPr>
            <w:r w:rsidRPr="002C5733">
              <w:rPr>
                <w:sz w:val="20"/>
                <w:szCs w:val="20"/>
              </w:rPr>
              <w:t>Length</w:t>
            </w:r>
          </w:p>
        </w:tc>
        <w:tc>
          <w:tcPr>
            <w:tcW w:w="1683" w:type="dxa"/>
            <w:shd w:val="clear" w:color="auto" w:fill="EAF1DD" w:themeFill="accent3" w:themeFillTint="33"/>
          </w:tcPr>
          <w:p w:rsidR="00FC1CB1" w:rsidRPr="002C5733" w:rsidRDefault="00FC1CB1" w:rsidP="00D27950">
            <w:pPr>
              <w:rPr>
                <w:sz w:val="20"/>
                <w:szCs w:val="20"/>
              </w:rPr>
            </w:pPr>
            <w:r w:rsidRPr="002C5733">
              <w:rPr>
                <w:sz w:val="20"/>
                <w:szCs w:val="20"/>
              </w:rPr>
              <w:t>Format</w:t>
            </w:r>
          </w:p>
        </w:tc>
      </w:tr>
      <w:tr w:rsidR="00FC1CB1" w:rsidRPr="002C5733" w:rsidTr="003C5096">
        <w:tc>
          <w:tcPr>
            <w:tcW w:w="1493" w:type="dxa"/>
          </w:tcPr>
          <w:p w:rsidR="00FC1CB1" w:rsidRPr="002C5733" w:rsidRDefault="00FC1CB1" w:rsidP="00D27950">
            <w:pPr>
              <w:rPr>
                <w:sz w:val="20"/>
                <w:szCs w:val="20"/>
              </w:rPr>
            </w:pPr>
            <w:r w:rsidRPr="002C5733">
              <w:rPr>
                <w:sz w:val="20"/>
                <w:szCs w:val="20"/>
              </w:rPr>
              <w:t>1</w:t>
            </w:r>
            <w:r>
              <w:rPr>
                <w:sz w:val="20"/>
                <w:szCs w:val="20"/>
              </w:rPr>
              <w:t>-7</w:t>
            </w:r>
          </w:p>
        </w:tc>
        <w:tc>
          <w:tcPr>
            <w:tcW w:w="1952" w:type="dxa"/>
          </w:tcPr>
          <w:p w:rsidR="00FC1CB1" w:rsidRPr="002C5733" w:rsidRDefault="00FC1CB1" w:rsidP="00D27950">
            <w:pPr>
              <w:rPr>
                <w:sz w:val="20"/>
                <w:szCs w:val="20"/>
              </w:rPr>
            </w:pPr>
            <w:r>
              <w:rPr>
                <w:sz w:val="20"/>
                <w:szCs w:val="20"/>
              </w:rPr>
              <w:t>Provider ID</w:t>
            </w:r>
          </w:p>
        </w:tc>
        <w:tc>
          <w:tcPr>
            <w:tcW w:w="1486" w:type="dxa"/>
          </w:tcPr>
          <w:p w:rsidR="00FC1CB1" w:rsidRPr="002C5733" w:rsidRDefault="00FC1CB1" w:rsidP="00D27950">
            <w:pPr>
              <w:rPr>
                <w:sz w:val="20"/>
                <w:szCs w:val="20"/>
              </w:rPr>
            </w:pPr>
            <w:r>
              <w:rPr>
                <w:sz w:val="20"/>
                <w:szCs w:val="20"/>
              </w:rPr>
              <w:t>LA-MMIS assigned ID number</w:t>
            </w:r>
            <w:r w:rsidR="00B669C1">
              <w:rPr>
                <w:sz w:val="20"/>
                <w:szCs w:val="20"/>
              </w:rPr>
              <w:t>. This is the internal Louisiana Medicaid provider ID</w:t>
            </w:r>
          </w:p>
        </w:tc>
        <w:tc>
          <w:tcPr>
            <w:tcW w:w="1337" w:type="dxa"/>
          </w:tcPr>
          <w:p w:rsidR="00FC1CB1" w:rsidRPr="002C5733" w:rsidRDefault="00FC1CB1" w:rsidP="00D27950">
            <w:pPr>
              <w:rPr>
                <w:sz w:val="20"/>
                <w:szCs w:val="20"/>
              </w:rPr>
            </w:pPr>
            <w:r>
              <w:rPr>
                <w:sz w:val="20"/>
                <w:szCs w:val="20"/>
              </w:rPr>
              <w:t>7</w:t>
            </w:r>
          </w:p>
        </w:tc>
        <w:tc>
          <w:tcPr>
            <w:tcW w:w="1683" w:type="dxa"/>
          </w:tcPr>
          <w:p w:rsidR="00FC1CB1" w:rsidRPr="002C5733" w:rsidRDefault="00FC1CB1" w:rsidP="00D27950">
            <w:pPr>
              <w:rPr>
                <w:sz w:val="20"/>
                <w:szCs w:val="20"/>
              </w:rPr>
            </w:pPr>
            <w:r w:rsidRPr="002C5733">
              <w:rPr>
                <w:sz w:val="20"/>
                <w:szCs w:val="20"/>
              </w:rPr>
              <w:t>Numeric</w:t>
            </w:r>
          </w:p>
        </w:tc>
      </w:tr>
      <w:tr w:rsidR="00FC1CB1" w:rsidRPr="002C5733" w:rsidTr="003C5096">
        <w:tc>
          <w:tcPr>
            <w:tcW w:w="1493" w:type="dxa"/>
          </w:tcPr>
          <w:p w:rsidR="00FC1CB1" w:rsidRPr="002C5733" w:rsidRDefault="00FC1CB1" w:rsidP="00D27950">
            <w:pPr>
              <w:rPr>
                <w:sz w:val="20"/>
                <w:szCs w:val="20"/>
              </w:rPr>
            </w:pPr>
            <w:r>
              <w:rPr>
                <w:sz w:val="20"/>
                <w:szCs w:val="20"/>
              </w:rPr>
              <w:t>8</w:t>
            </w:r>
          </w:p>
        </w:tc>
        <w:tc>
          <w:tcPr>
            <w:tcW w:w="1952" w:type="dxa"/>
          </w:tcPr>
          <w:p w:rsidR="00FC1CB1" w:rsidRPr="002C5733" w:rsidRDefault="00FC1CB1" w:rsidP="00D27950">
            <w:pPr>
              <w:rPr>
                <w:sz w:val="20"/>
                <w:szCs w:val="20"/>
              </w:rPr>
            </w:pPr>
            <w:r w:rsidRPr="002C5733">
              <w:rPr>
                <w:sz w:val="20"/>
                <w:szCs w:val="20"/>
              </w:rPr>
              <w:t>Delimiter</w:t>
            </w:r>
          </w:p>
        </w:tc>
        <w:tc>
          <w:tcPr>
            <w:tcW w:w="1486" w:type="dxa"/>
          </w:tcPr>
          <w:p w:rsidR="00FC1CB1" w:rsidRPr="002C5733" w:rsidRDefault="00FC1CB1" w:rsidP="00D27950">
            <w:pPr>
              <w:rPr>
                <w:sz w:val="20"/>
                <w:szCs w:val="20"/>
              </w:rPr>
            </w:pPr>
          </w:p>
        </w:tc>
        <w:tc>
          <w:tcPr>
            <w:tcW w:w="1337" w:type="dxa"/>
          </w:tcPr>
          <w:p w:rsidR="00FC1CB1" w:rsidRPr="002C5733" w:rsidRDefault="00FC1CB1" w:rsidP="00D27950">
            <w:pPr>
              <w:rPr>
                <w:sz w:val="20"/>
                <w:szCs w:val="20"/>
              </w:rPr>
            </w:pPr>
            <w:r w:rsidRPr="002C5733">
              <w:rPr>
                <w:sz w:val="20"/>
                <w:szCs w:val="20"/>
              </w:rPr>
              <w:t>1</w:t>
            </w:r>
          </w:p>
        </w:tc>
        <w:tc>
          <w:tcPr>
            <w:tcW w:w="1683" w:type="dxa"/>
          </w:tcPr>
          <w:p w:rsidR="00FC1CB1" w:rsidRPr="002C5733" w:rsidRDefault="00FC1CB1" w:rsidP="00D27950">
            <w:pPr>
              <w:rPr>
                <w:sz w:val="20"/>
                <w:szCs w:val="20"/>
              </w:rPr>
            </w:pPr>
            <w:r w:rsidRPr="002C5733">
              <w:rPr>
                <w:sz w:val="20"/>
                <w:szCs w:val="20"/>
              </w:rPr>
              <w:t>Uses the ^ character value</w:t>
            </w:r>
          </w:p>
        </w:tc>
      </w:tr>
      <w:tr w:rsidR="00FC1CB1" w:rsidRPr="002C5733" w:rsidTr="003C5096">
        <w:tc>
          <w:tcPr>
            <w:tcW w:w="1493" w:type="dxa"/>
          </w:tcPr>
          <w:p w:rsidR="00FC1CB1" w:rsidRPr="002C5733" w:rsidRDefault="00FC1CB1" w:rsidP="00D27950">
            <w:pPr>
              <w:rPr>
                <w:sz w:val="20"/>
                <w:szCs w:val="20"/>
              </w:rPr>
            </w:pPr>
            <w:r>
              <w:rPr>
                <w:sz w:val="20"/>
                <w:szCs w:val="20"/>
              </w:rPr>
              <w:t>9-15</w:t>
            </w:r>
          </w:p>
        </w:tc>
        <w:tc>
          <w:tcPr>
            <w:tcW w:w="1952" w:type="dxa"/>
          </w:tcPr>
          <w:p w:rsidR="00FC1CB1" w:rsidRPr="002C5733" w:rsidRDefault="00FC1CB1" w:rsidP="00D27950">
            <w:pPr>
              <w:rPr>
                <w:sz w:val="20"/>
                <w:szCs w:val="20"/>
              </w:rPr>
            </w:pPr>
            <w:r>
              <w:rPr>
                <w:sz w:val="20"/>
                <w:szCs w:val="20"/>
              </w:rPr>
              <w:t>Provider Check-Digit ID</w:t>
            </w:r>
          </w:p>
        </w:tc>
        <w:tc>
          <w:tcPr>
            <w:tcW w:w="1486" w:type="dxa"/>
          </w:tcPr>
          <w:p w:rsidR="00FC1CB1" w:rsidRPr="002C5733" w:rsidRDefault="00FC1CB1" w:rsidP="00D27950">
            <w:pPr>
              <w:rPr>
                <w:sz w:val="20"/>
                <w:szCs w:val="20"/>
              </w:rPr>
            </w:pPr>
            <w:r>
              <w:rPr>
                <w:sz w:val="20"/>
                <w:szCs w:val="20"/>
              </w:rPr>
              <w:t>LA-MMIS assigned ID number, check-digit</w:t>
            </w:r>
            <w:r w:rsidR="00B669C1">
              <w:rPr>
                <w:sz w:val="20"/>
                <w:szCs w:val="20"/>
              </w:rPr>
              <w:t>.  This is the external Louisiana Medicaid provider ID (the one known by providers)</w:t>
            </w:r>
          </w:p>
        </w:tc>
        <w:tc>
          <w:tcPr>
            <w:tcW w:w="1337" w:type="dxa"/>
          </w:tcPr>
          <w:p w:rsidR="00FC1CB1" w:rsidRPr="002C5733" w:rsidRDefault="00FC1CB1" w:rsidP="00D27950">
            <w:pPr>
              <w:rPr>
                <w:sz w:val="20"/>
                <w:szCs w:val="20"/>
              </w:rPr>
            </w:pPr>
            <w:r>
              <w:rPr>
                <w:sz w:val="20"/>
                <w:szCs w:val="20"/>
              </w:rPr>
              <w:t>7</w:t>
            </w:r>
          </w:p>
        </w:tc>
        <w:tc>
          <w:tcPr>
            <w:tcW w:w="1683" w:type="dxa"/>
          </w:tcPr>
          <w:p w:rsidR="00FC1CB1" w:rsidRPr="002C5733" w:rsidRDefault="00FC1CB1" w:rsidP="00D27950">
            <w:pPr>
              <w:rPr>
                <w:sz w:val="20"/>
                <w:szCs w:val="20"/>
              </w:rPr>
            </w:pPr>
            <w:r>
              <w:rPr>
                <w:sz w:val="20"/>
                <w:szCs w:val="20"/>
              </w:rPr>
              <w:t>Numeric</w:t>
            </w:r>
          </w:p>
        </w:tc>
      </w:tr>
      <w:tr w:rsidR="00FC1CB1" w:rsidRPr="002C5733" w:rsidTr="003C5096">
        <w:tc>
          <w:tcPr>
            <w:tcW w:w="1493" w:type="dxa"/>
          </w:tcPr>
          <w:p w:rsidR="00FC1CB1" w:rsidRPr="002C5733" w:rsidRDefault="00FC1CB1" w:rsidP="00D27950">
            <w:pPr>
              <w:rPr>
                <w:sz w:val="20"/>
                <w:szCs w:val="20"/>
              </w:rPr>
            </w:pPr>
            <w:r>
              <w:rPr>
                <w:sz w:val="20"/>
                <w:szCs w:val="20"/>
              </w:rPr>
              <w:t>16</w:t>
            </w:r>
          </w:p>
        </w:tc>
        <w:tc>
          <w:tcPr>
            <w:tcW w:w="1952" w:type="dxa"/>
          </w:tcPr>
          <w:p w:rsidR="00FC1CB1" w:rsidRPr="002C5733" w:rsidRDefault="00FC1CB1" w:rsidP="00D27950">
            <w:pPr>
              <w:rPr>
                <w:sz w:val="20"/>
                <w:szCs w:val="20"/>
              </w:rPr>
            </w:pPr>
            <w:r w:rsidRPr="002C5733">
              <w:rPr>
                <w:sz w:val="20"/>
                <w:szCs w:val="20"/>
              </w:rPr>
              <w:t>Delimiter</w:t>
            </w:r>
          </w:p>
        </w:tc>
        <w:tc>
          <w:tcPr>
            <w:tcW w:w="1486" w:type="dxa"/>
          </w:tcPr>
          <w:p w:rsidR="00FC1CB1" w:rsidRPr="002C5733" w:rsidRDefault="00FC1CB1" w:rsidP="00D27950">
            <w:pPr>
              <w:rPr>
                <w:sz w:val="20"/>
                <w:szCs w:val="20"/>
              </w:rPr>
            </w:pPr>
          </w:p>
        </w:tc>
        <w:tc>
          <w:tcPr>
            <w:tcW w:w="1337" w:type="dxa"/>
          </w:tcPr>
          <w:p w:rsidR="00FC1CB1" w:rsidRPr="002C5733" w:rsidRDefault="00FC1CB1" w:rsidP="00D27950">
            <w:pPr>
              <w:rPr>
                <w:sz w:val="20"/>
                <w:szCs w:val="20"/>
              </w:rPr>
            </w:pPr>
            <w:r w:rsidRPr="002C5733">
              <w:rPr>
                <w:sz w:val="20"/>
                <w:szCs w:val="20"/>
              </w:rPr>
              <w:t>1</w:t>
            </w:r>
          </w:p>
        </w:tc>
        <w:tc>
          <w:tcPr>
            <w:tcW w:w="1683" w:type="dxa"/>
          </w:tcPr>
          <w:p w:rsidR="00FC1CB1" w:rsidRPr="002C5733" w:rsidRDefault="00FC1CB1" w:rsidP="00D27950">
            <w:pPr>
              <w:rPr>
                <w:sz w:val="20"/>
                <w:szCs w:val="20"/>
              </w:rPr>
            </w:pPr>
            <w:r w:rsidRPr="002C5733">
              <w:rPr>
                <w:sz w:val="20"/>
                <w:szCs w:val="20"/>
              </w:rPr>
              <w:t>Uses the ^ character value</w:t>
            </w:r>
          </w:p>
        </w:tc>
      </w:tr>
      <w:tr w:rsidR="00FC1CB1" w:rsidRPr="002C5733" w:rsidTr="003C5096">
        <w:tc>
          <w:tcPr>
            <w:tcW w:w="1493" w:type="dxa"/>
          </w:tcPr>
          <w:p w:rsidR="00FC1CB1" w:rsidRPr="002C5733" w:rsidRDefault="00FC1CB1" w:rsidP="00D27950">
            <w:pPr>
              <w:rPr>
                <w:sz w:val="20"/>
                <w:szCs w:val="20"/>
              </w:rPr>
            </w:pPr>
            <w:r>
              <w:rPr>
                <w:sz w:val="20"/>
                <w:szCs w:val="20"/>
              </w:rPr>
              <w:t>17-46</w:t>
            </w:r>
          </w:p>
        </w:tc>
        <w:tc>
          <w:tcPr>
            <w:tcW w:w="1952" w:type="dxa"/>
          </w:tcPr>
          <w:p w:rsidR="00FC1CB1" w:rsidRPr="002C5733" w:rsidRDefault="00FC1CB1" w:rsidP="00D27950">
            <w:pPr>
              <w:rPr>
                <w:sz w:val="20"/>
                <w:szCs w:val="20"/>
              </w:rPr>
            </w:pPr>
            <w:r>
              <w:rPr>
                <w:sz w:val="20"/>
                <w:szCs w:val="20"/>
              </w:rPr>
              <w:t>Provider Name (Servicing)</w:t>
            </w:r>
          </w:p>
        </w:tc>
        <w:tc>
          <w:tcPr>
            <w:tcW w:w="1486" w:type="dxa"/>
          </w:tcPr>
          <w:p w:rsidR="00FC1CB1" w:rsidRPr="002C5733" w:rsidRDefault="00FC1CB1" w:rsidP="00D27950">
            <w:pPr>
              <w:rPr>
                <w:sz w:val="20"/>
                <w:szCs w:val="20"/>
              </w:rPr>
            </w:pPr>
          </w:p>
        </w:tc>
        <w:tc>
          <w:tcPr>
            <w:tcW w:w="1337" w:type="dxa"/>
          </w:tcPr>
          <w:p w:rsidR="00FC1CB1" w:rsidRPr="002C5733" w:rsidRDefault="00FC1CB1" w:rsidP="00D27950">
            <w:pPr>
              <w:rPr>
                <w:sz w:val="20"/>
                <w:szCs w:val="20"/>
              </w:rPr>
            </w:pPr>
            <w:r>
              <w:rPr>
                <w:sz w:val="20"/>
                <w:szCs w:val="20"/>
              </w:rPr>
              <w:t>30</w:t>
            </w:r>
          </w:p>
        </w:tc>
        <w:tc>
          <w:tcPr>
            <w:tcW w:w="1683" w:type="dxa"/>
          </w:tcPr>
          <w:p w:rsidR="00FC1CB1" w:rsidRPr="002C5733" w:rsidRDefault="00FC1CB1" w:rsidP="00D27950">
            <w:pPr>
              <w:rPr>
                <w:sz w:val="20"/>
                <w:szCs w:val="20"/>
              </w:rPr>
            </w:pPr>
            <w:r>
              <w:rPr>
                <w:sz w:val="20"/>
                <w:szCs w:val="20"/>
              </w:rPr>
              <w:t>Character</w:t>
            </w:r>
          </w:p>
        </w:tc>
      </w:tr>
      <w:tr w:rsidR="00FC1CB1" w:rsidRPr="002C5733" w:rsidTr="003C5096">
        <w:tc>
          <w:tcPr>
            <w:tcW w:w="1493" w:type="dxa"/>
          </w:tcPr>
          <w:p w:rsidR="00FC1CB1" w:rsidRPr="002C5733" w:rsidRDefault="00FC1CB1" w:rsidP="00D27950">
            <w:pPr>
              <w:rPr>
                <w:sz w:val="20"/>
                <w:szCs w:val="20"/>
              </w:rPr>
            </w:pPr>
            <w:r>
              <w:rPr>
                <w:sz w:val="20"/>
                <w:szCs w:val="20"/>
              </w:rPr>
              <w:t>47</w:t>
            </w:r>
          </w:p>
        </w:tc>
        <w:tc>
          <w:tcPr>
            <w:tcW w:w="1952" w:type="dxa"/>
          </w:tcPr>
          <w:p w:rsidR="00FC1CB1" w:rsidRPr="002C5733" w:rsidRDefault="00FC1CB1" w:rsidP="00D27950">
            <w:pPr>
              <w:rPr>
                <w:sz w:val="20"/>
                <w:szCs w:val="20"/>
              </w:rPr>
            </w:pPr>
            <w:r w:rsidRPr="002C5733">
              <w:rPr>
                <w:sz w:val="20"/>
                <w:szCs w:val="20"/>
              </w:rPr>
              <w:t>Delimiter</w:t>
            </w:r>
          </w:p>
        </w:tc>
        <w:tc>
          <w:tcPr>
            <w:tcW w:w="1486" w:type="dxa"/>
          </w:tcPr>
          <w:p w:rsidR="00FC1CB1" w:rsidRPr="002C5733" w:rsidRDefault="00FC1CB1" w:rsidP="00D27950">
            <w:pPr>
              <w:rPr>
                <w:sz w:val="20"/>
                <w:szCs w:val="20"/>
              </w:rPr>
            </w:pPr>
          </w:p>
        </w:tc>
        <w:tc>
          <w:tcPr>
            <w:tcW w:w="1337" w:type="dxa"/>
          </w:tcPr>
          <w:p w:rsidR="00FC1CB1" w:rsidRPr="002C5733" w:rsidRDefault="00FC1CB1" w:rsidP="00D27950">
            <w:pPr>
              <w:rPr>
                <w:sz w:val="20"/>
                <w:szCs w:val="20"/>
              </w:rPr>
            </w:pPr>
            <w:r w:rsidRPr="002C5733">
              <w:rPr>
                <w:sz w:val="20"/>
                <w:szCs w:val="20"/>
              </w:rPr>
              <w:t>1</w:t>
            </w:r>
          </w:p>
        </w:tc>
        <w:tc>
          <w:tcPr>
            <w:tcW w:w="1683" w:type="dxa"/>
          </w:tcPr>
          <w:p w:rsidR="00FC1CB1" w:rsidRPr="002C5733" w:rsidRDefault="00FC1CB1" w:rsidP="00D27950">
            <w:pPr>
              <w:rPr>
                <w:sz w:val="20"/>
                <w:szCs w:val="20"/>
              </w:rPr>
            </w:pPr>
            <w:r w:rsidRPr="002C5733">
              <w:rPr>
                <w:sz w:val="20"/>
                <w:szCs w:val="20"/>
              </w:rPr>
              <w:t>Uses the ^ character value</w:t>
            </w:r>
          </w:p>
        </w:tc>
      </w:tr>
      <w:tr w:rsidR="00FC1CB1" w:rsidRPr="002C5733" w:rsidTr="003C5096">
        <w:tc>
          <w:tcPr>
            <w:tcW w:w="1493" w:type="dxa"/>
          </w:tcPr>
          <w:p w:rsidR="00FC1CB1" w:rsidRPr="002C5733" w:rsidRDefault="00FC1CB1" w:rsidP="00D27950">
            <w:pPr>
              <w:rPr>
                <w:sz w:val="20"/>
                <w:szCs w:val="20"/>
              </w:rPr>
            </w:pPr>
            <w:r>
              <w:rPr>
                <w:sz w:val="20"/>
                <w:szCs w:val="20"/>
              </w:rPr>
              <w:t>48-57</w:t>
            </w:r>
          </w:p>
        </w:tc>
        <w:tc>
          <w:tcPr>
            <w:tcW w:w="1952" w:type="dxa"/>
          </w:tcPr>
          <w:p w:rsidR="00FC1CB1" w:rsidRPr="002C5733" w:rsidRDefault="00FC1CB1" w:rsidP="00D27950">
            <w:pPr>
              <w:rPr>
                <w:sz w:val="20"/>
                <w:szCs w:val="20"/>
              </w:rPr>
            </w:pPr>
            <w:r>
              <w:rPr>
                <w:sz w:val="20"/>
                <w:szCs w:val="20"/>
              </w:rPr>
              <w:t>Provider NPI</w:t>
            </w:r>
          </w:p>
        </w:tc>
        <w:tc>
          <w:tcPr>
            <w:tcW w:w="1486" w:type="dxa"/>
          </w:tcPr>
          <w:p w:rsidR="00FC1CB1" w:rsidRPr="002C5733" w:rsidRDefault="00FC1CB1" w:rsidP="00D27950">
            <w:pPr>
              <w:rPr>
                <w:sz w:val="20"/>
                <w:szCs w:val="20"/>
              </w:rPr>
            </w:pPr>
          </w:p>
        </w:tc>
        <w:tc>
          <w:tcPr>
            <w:tcW w:w="1337" w:type="dxa"/>
          </w:tcPr>
          <w:p w:rsidR="00FC1CB1" w:rsidRPr="002C5733" w:rsidRDefault="00FC1CB1" w:rsidP="00D27950">
            <w:pPr>
              <w:rPr>
                <w:sz w:val="20"/>
                <w:szCs w:val="20"/>
              </w:rPr>
            </w:pPr>
            <w:r>
              <w:rPr>
                <w:sz w:val="20"/>
                <w:szCs w:val="20"/>
              </w:rPr>
              <w:t>10</w:t>
            </w:r>
          </w:p>
        </w:tc>
        <w:tc>
          <w:tcPr>
            <w:tcW w:w="1683" w:type="dxa"/>
          </w:tcPr>
          <w:p w:rsidR="00FC1CB1" w:rsidRPr="002C5733" w:rsidRDefault="00FC1CB1" w:rsidP="00D27950">
            <w:pPr>
              <w:rPr>
                <w:sz w:val="20"/>
                <w:szCs w:val="20"/>
              </w:rPr>
            </w:pPr>
            <w:r w:rsidRPr="002C5733">
              <w:rPr>
                <w:sz w:val="20"/>
                <w:szCs w:val="20"/>
              </w:rPr>
              <w:t>Character</w:t>
            </w:r>
          </w:p>
        </w:tc>
      </w:tr>
      <w:tr w:rsidR="00FC1CB1" w:rsidRPr="002C5733" w:rsidTr="003C5096">
        <w:tc>
          <w:tcPr>
            <w:tcW w:w="1493" w:type="dxa"/>
          </w:tcPr>
          <w:p w:rsidR="00FC1CB1" w:rsidRPr="002C5733" w:rsidRDefault="00FC1CB1" w:rsidP="00D27950">
            <w:pPr>
              <w:rPr>
                <w:sz w:val="20"/>
                <w:szCs w:val="20"/>
              </w:rPr>
            </w:pPr>
            <w:r>
              <w:rPr>
                <w:sz w:val="20"/>
                <w:szCs w:val="20"/>
              </w:rPr>
              <w:t>58</w:t>
            </w:r>
          </w:p>
        </w:tc>
        <w:tc>
          <w:tcPr>
            <w:tcW w:w="1952" w:type="dxa"/>
          </w:tcPr>
          <w:p w:rsidR="00FC1CB1" w:rsidRPr="002C5733" w:rsidRDefault="00FC1CB1" w:rsidP="00D27950">
            <w:pPr>
              <w:rPr>
                <w:sz w:val="20"/>
                <w:szCs w:val="20"/>
              </w:rPr>
            </w:pPr>
            <w:r w:rsidRPr="002C5733">
              <w:rPr>
                <w:sz w:val="20"/>
                <w:szCs w:val="20"/>
              </w:rPr>
              <w:t>Delimiter</w:t>
            </w:r>
          </w:p>
        </w:tc>
        <w:tc>
          <w:tcPr>
            <w:tcW w:w="1486" w:type="dxa"/>
          </w:tcPr>
          <w:p w:rsidR="00FC1CB1" w:rsidRPr="002C5733" w:rsidRDefault="00FC1CB1" w:rsidP="00D27950">
            <w:pPr>
              <w:rPr>
                <w:sz w:val="20"/>
                <w:szCs w:val="20"/>
              </w:rPr>
            </w:pPr>
          </w:p>
        </w:tc>
        <w:tc>
          <w:tcPr>
            <w:tcW w:w="1337" w:type="dxa"/>
          </w:tcPr>
          <w:p w:rsidR="00FC1CB1" w:rsidRPr="002C5733" w:rsidRDefault="00FC1CB1" w:rsidP="00D27950">
            <w:pPr>
              <w:rPr>
                <w:sz w:val="20"/>
                <w:szCs w:val="20"/>
              </w:rPr>
            </w:pPr>
            <w:r w:rsidRPr="002C5733">
              <w:rPr>
                <w:sz w:val="20"/>
                <w:szCs w:val="20"/>
              </w:rPr>
              <w:t>1</w:t>
            </w:r>
          </w:p>
        </w:tc>
        <w:tc>
          <w:tcPr>
            <w:tcW w:w="1683" w:type="dxa"/>
          </w:tcPr>
          <w:p w:rsidR="00FC1CB1" w:rsidRPr="002C5733" w:rsidRDefault="00FC1CB1" w:rsidP="00D27950">
            <w:pPr>
              <w:rPr>
                <w:sz w:val="20"/>
                <w:szCs w:val="20"/>
              </w:rPr>
            </w:pPr>
            <w:r w:rsidRPr="002C5733">
              <w:rPr>
                <w:sz w:val="20"/>
                <w:szCs w:val="20"/>
              </w:rPr>
              <w:t>Uses the ^ character value</w:t>
            </w:r>
          </w:p>
        </w:tc>
      </w:tr>
      <w:tr w:rsidR="00FC1CB1" w:rsidRPr="002C5733" w:rsidTr="003C5096">
        <w:tc>
          <w:tcPr>
            <w:tcW w:w="1493" w:type="dxa"/>
          </w:tcPr>
          <w:p w:rsidR="00FC1CB1" w:rsidRPr="002C5733" w:rsidRDefault="00FC1CB1" w:rsidP="00D27950">
            <w:pPr>
              <w:rPr>
                <w:sz w:val="20"/>
                <w:szCs w:val="20"/>
              </w:rPr>
            </w:pPr>
            <w:r>
              <w:rPr>
                <w:sz w:val="20"/>
                <w:szCs w:val="20"/>
              </w:rPr>
              <w:t>59-68</w:t>
            </w:r>
          </w:p>
        </w:tc>
        <w:tc>
          <w:tcPr>
            <w:tcW w:w="1952" w:type="dxa"/>
          </w:tcPr>
          <w:p w:rsidR="00FC1CB1" w:rsidRPr="002C5733" w:rsidRDefault="00FC1CB1" w:rsidP="00D27950">
            <w:pPr>
              <w:rPr>
                <w:sz w:val="20"/>
                <w:szCs w:val="20"/>
              </w:rPr>
            </w:pPr>
            <w:r>
              <w:rPr>
                <w:sz w:val="20"/>
                <w:szCs w:val="20"/>
              </w:rPr>
              <w:t>Tie-Breaker</w:t>
            </w:r>
          </w:p>
        </w:tc>
        <w:tc>
          <w:tcPr>
            <w:tcW w:w="1486" w:type="dxa"/>
          </w:tcPr>
          <w:p w:rsidR="00FC1CB1" w:rsidRPr="002C5733" w:rsidRDefault="00FC1CB1" w:rsidP="00D27950">
            <w:pPr>
              <w:rPr>
                <w:sz w:val="20"/>
                <w:szCs w:val="20"/>
              </w:rPr>
            </w:pPr>
            <w:r>
              <w:rPr>
                <w:sz w:val="20"/>
                <w:szCs w:val="20"/>
              </w:rPr>
              <w:t>Taxonomy or Zip Code</w:t>
            </w:r>
          </w:p>
        </w:tc>
        <w:tc>
          <w:tcPr>
            <w:tcW w:w="1337" w:type="dxa"/>
          </w:tcPr>
          <w:p w:rsidR="00FC1CB1" w:rsidRPr="002C5733" w:rsidRDefault="00FC1CB1" w:rsidP="00D27950">
            <w:pPr>
              <w:rPr>
                <w:sz w:val="20"/>
                <w:szCs w:val="20"/>
              </w:rPr>
            </w:pPr>
            <w:r>
              <w:rPr>
                <w:sz w:val="20"/>
                <w:szCs w:val="20"/>
              </w:rPr>
              <w:t>10</w:t>
            </w:r>
          </w:p>
        </w:tc>
        <w:tc>
          <w:tcPr>
            <w:tcW w:w="1683" w:type="dxa"/>
          </w:tcPr>
          <w:p w:rsidR="00FC1CB1" w:rsidRPr="002C5733" w:rsidRDefault="00FC1CB1" w:rsidP="00D27950">
            <w:pPr>
              <w:rPr>
                <w:sz w:val="20"/>
                <w:szCs w:val="20"/>
              </w:rPr>
            </w:pPr>
            <w:r>
              <w:rPr>
                <w:sz w:val="20"/>
                <w:szCs w:val="20"/>
              </w:rPr>
              <w:t>Character</w:t>
            </w:r>
          </w:p>
        </w:tc>
      </w:tr>
      <w:tr w:rsidR="00FC1CB1" w:rsidRPr="002C5733" w:rsidTr="003C5096">
        <w:tc>
          <w:tcPr>
            <w:tcW w:w="1493" w:type="dxa"/>
          </w:tcPr>
          <w:p w:rsidR="00FC1CB1" w:rsidRPr="002C5733" w:rsidRDefault="00FC1CB1" w:rsidP="00D27950">
            <w:pPr>
              <w:rPr>
                <w:sz w:val="20"/>
                <w:szCs w:val="20"/>
              </w:rPr>
            </w:pPr>
            <w:r>
              <w:rPr>
                <w:sz w:val="20"/>
                <w:szCs w:val="20"/>
              </w:rPr>
              <w:t>69</w:t>
            </w:r>
          </w:p>
        </w:tc>
        <w:tc>
          <w:tcPr>
            <w:tcW w:w="1952" w:type="dxa"/>
          </w:tcPr>
          <w:p w:rsidR="00FC1CB1" w:rsidRPr="002C5733" w:rsidRDefault="00FC1CB1" w:rsidP="00D27950">
            <w:pPr>
              <w:rPr>
                <w:sz w:val="20"/>
                <w:szCs w:val="20"/>
              </w:rPr>
            </w:pPr>
            <w:r w:rsidRPr="002C5733">
              <w:rPr>
                <w:sz w:val="20"/>
                <w:szCs w:val="20"/>
              </w:rPr>
              <w:t>Delimiter</w:t>
            </w:r>
          </w:p>
        </w:tc>
        <w:tc>
          <w:tcPr>
            <w:tcW w:w="1486" w:type="dxa"/>
          </w:tcPr>
          <w:p w:rsidR="00FC1CB1" w:rsidRPr="002C5733" w:rsidRDefault="00FC1CB1" w:rsidP="00D27950">
            <w:pPr>
              <w:rPr>
                <w:sz w:val="20"/>
                <w:szCs w:val="20"/>
              </w:rPr>
            </w:pPr>
          </w:p>
        </w:tc>
        <w:tc>
          <w:tcPr>
            <w:tcW w:w="1337" w:type="dxa"/>
          </w:tcPr>
          <w:p w:rsidR="00FC1CB1" w:rsidRPr="002C5733" w:rsidRDefault="00FC1CB1" w:rsidP="00D27950">
            <w:pPr>
              <w:rPr>
                <w:sz w:val="20"/>
                <w:szCs w:val="20"/>
              </w:rPr>
            </w:pPr>
            <w:r w:rsidRPr="002C5733">
              <w:rPr>
                <w:sz w:val="20"/>
                <w:szCs w:val="20"/>
              </w:rPr>
              <w:t>1</w:t>
            </w:r>
          </w:p>
        </w:tc>
        <w:tc>
          <w:tcPr>
            <w:tcW w:w="1683" w:type="dxa"/>
          </w:tcPr>
          <w:p w:rsidR="00FC1CB1" w:rsidRPr="002C5733" w:rsidRDefault="00FC1CB1" w:rsidP="00D27950">
            <w:pPr>
              <w:rPr>
                <w:sz w:val="20"/>
                <w:szCs w:val="20"/>
              </w:rPr>
            </w:pPr>
            <w:r w:rsidRPr="002C5733">
              <w:rPr>
                <w:sz w:val="20"/>
                <w:szCs w:val="20"/>
              </w:rPr>
              <w:t>Uses the ^ character value</w:t>
            </w:r>
          </w:p>
        </w:tc>
      </w:tr>
      <w:tr w:rsidR="00805907" w:rsidRPr="002C5733" w:rsidTr="003C5096">
        <w:tc>
          <w:tcPr>
            <w:tcW w:w="1493" w:type="dxa"/>
          </w:tcPr>
          <w:p w:rsidR="00805907" w:rsidRPr="002C5733" w:rsidRDefault="00805907" w:rsidP="00D27950">
            <w:pPr>
              <w:rPr>
                <w:sz w:val="20"/>
                <w:szCs w:val="20"/>
              </w:rPr>
            </w:pPr>
            <w:r>
              <w:rPr>
                <w:sz w:val="20"/>
                <w:szCs w:val="20"/>
              </w:rPr>
              <w:t>70-71</w:t>
            </w:r>
          </w:p>
        </w:tc>
        <w:tc>
          <w:tcPr>
            <w:tcW w:w="1952" w:type="dxa"/>
          </w:tcPr>
          <w:p w:rsidR="00805907" w:rsidRPr="002C5733" w:rsidRDefault="00805907" w:rsidP="00D27950">
            <w:pPr>
              <w:rPr>
                <w:sz w:val="20"/>
                <w:szCs w:val="20"/>
              </w:rPr>
            </w:pPr>
            <w:r>
              <w:rPr>
                <w:sz w:val="20"/>
                <w:szCs w:val="20"/>
              </w:rPr>
              <w:t>Provider Type</w:t>
            </w:r>
          </w:p>
        </w:tc>
        <w:tc>
          <w:tcPr>
            <w:tcW w:w="1486" w:type="dxa"/>
          </w:tcPr>
          <w:p w:rsidR="00805907" w:rsidRPr="002C5733" w:rsidRDefault="00805907" w:rsidP="00D27950">
            <w:pPr>
              <w:rPr>
                <w:sz w:val="20"/>
                <w:szCs w:val="20"/>
              </w:rPr>
            </w:pPr>
          </w:p>
        </w:tc>
        <w:tc>
          <w:tcPr>
            <w:tcW w:w="1337" w:type="dxa"/>
          </w:tcPr>
          <w:p w:rsidR="00805907" w:rsidRPr="002C5733" w:rsidRDefault="00805907" w:rsidP="00D27950">
            <w:pPr>
              <w:rPr>
                <w:sz w:val="20"/>
                <w:szCs w:val="20"/>
              </w:rPr>
            </w:pPr>
            <w:r>
              <w:rPr>
                <w:sz w:val="20"/>
                <w:szCs w:val="20"/>
              </w:rPr>
              <w:t>2</w:t>
            </w:r>
          </w:p>
        </w:tc>
        <w:tc>
          <w:tcPr>
            <w:tcW w:w="1683" w:type="dxa"/>
          </w:tcPr>
          <w:p w:rsidR="00805907" w:rsidRPr="002C5733" w:rsidRDefault="00805907" w:rsidP="00D27950">
            <w:pPr>
              <w:rPr>
                <w:sz w:val="20"/>
                <w:szCs w:val="20"/>
              </w:rPr>
            </w:pPr>
            <w:r>
              <w:rPr>
                <w:sz w:val="20"/>
                <w:szCs w:val="20"/>
              </w:rPr>
              <w:t>See Provider Type codes in Appendix H</w:t>
            </w:r>
          </w:p>
        </w:tc>
      </w:tr>
      <w:tr w:rsidR="00805907" w:rsidRPr="002C5733" w:rsidTr="003C5096">
        <w:tc>
          <w:tcPr>
            <w:tcW w:w="1493" w:type="dxa"/>
          </w:tcPr>
          <w:p w:rsidR="00805907" w:rsidRPr="002C5733" w:rsidRDefault="00805907" w:rsidP="00D27950">
            <w:pPr>
              <w:rPr>
                <w:sz w:val="20"/>
                <w:szCs w:val="20"/>
              </w:rPr>
            </w:pPr>
            <w:r>
              <w:rPr>
                <w:sz w:val="20"/>
                <w:szCs w:val="20"/>
              </w:rPr>
              <w:t>72</w:t>
            </w:r>
          </w:p>
        </w:tc>
        <w:tc>
          <w:tcPr>
            <w:tcW w:w="1952" w:type="dxa"/>
          </w:tcPr>
          <w:p w:rsidR="00805907" w:rsidRPr="002C5733" w:rsidRDefault="00805907" w:rsidP="00D27950">
            <w:pPr>
              <w:rPr>
                <w:sz w:val="20"/>
                <w:szCs w:val="20"/>
              </w:rPr>
            </w:pPr>
            <w:r w:rsidRPr="002C5733">
              <w:rPr>
                <w:sz w:val="20"/>
                <w:szCs w:val="20"/>
              </w:rPr>
              <w:t>Delimiter</w:t>
            </w:r>
          </w:p>
        </w:tc>
        <w:tc>
          <w:tcPr>
            <w:tcW w:w="1486" w:type="dxa"/>
          </w:tcPr>
          <w:p w:rsidR="00805907" w:rsidRPr="002C5733" w:rsidRDefault="00805907" w:rsidP="00D27950">
            <w:pPr>
              <w:rPr>
                <w:sz w:val="20"/>
                <w:szCs w:val="20"/>
              </w:rPr>
            </w:pPr>
          </w:p>
        </w:tc>
        <w:tc>
          <w:tcPr>
            <w:tcW w:w="1337" w:type="dxa"/>
          </w:tcPr>
          <w:p w:rsidR="00805907" w:rsidRPr="002C5733" w:rsidRDefault="00805907" w:rsidP="00D27950">
            <w:pPr>
              <w:rPr>
                <w:sz w:val="20"/>
                <w:szCs w:val="20"/>
              </w:rPr>
            </w:pPr>
            <w:r w:rsidRPr="002C5733">
              <w:rPr>
                <w:sz w:val="20"/>
                <w:szCs w:val="20"/>
              </w:rPr>
              <w:t>1</w:t>
            </w:r>
          </w:p>
        </w:tc>
        <w:tc>
          <w:tcPr>
            <w:tcW w:w="1683" w:type="dxa"/>
          </w:tcPr>
          <w:p w:rsidR="00805907" w:rsidRPr="002C5733" w:rsidRDefault="00805907" w:rsidP="00D27950">
            <w:pPr>
              <w:rPr>
                <w:sz w:val="20"/>
                <w:szCs w:val="20"/>
              </w:rPr>
            </w:pPr>
            <w:r w:rsidRPr="002C5733">
              <w:rPr>
                <w:sz w:val="20"/>
                <w:szCs w:val="20"/>
              </w:rPr>
              <w:t>Uses the ^ character value</w:t>
            </w:r>
          </w:p>
        </w:tc>
      </w:tr>
      <w:tr w:rsidR="00805907" w:rsidRPr="002C5733" w:rsidTr="003C5096">
        <w:tc>
          <w:tcPr>
            <w:tcW w:w="1493" w:type="dxa"/>
          </w:tcPr>
          <w:p w:rsidR="00805907" w:rsidRPr="002C5733" w:rsidRDefault="00AE0653" w:rsidP="00D27950">
            <w:pPr>
              <w:rPr>
                <w:sz w:val="20"/>
                <w:szCs w:val="20"/>
              </w:rPr>
            </w:pPr>
            <w:r>
              <w:rPr>
                <w:sz w:val="20"/>
                <w:szCs w:val="20"/>
              </w:rPr>
              <w:t>73-74</w:t>
            </w:r>
          </w:p>
        </w:tc>
        <w:tc>
          <w:tcPr>
            <w:tcW w:w="1952" w:type="dxa"/>
          </w:tcPr>
          <w:p w:rsidR="00805907" w:rsidRPr="002C5733" w:rsidRDefault="00AE0653" w:rsidP="00D27950">
            <w:pPr>
              <w:rPr>
                <w:sz w:val="20"/>
                <w:szCs w:val="20"/>
              </w:rPr>
            </w:pPr>
            <w:r>
              <w:rPr>
                <w:sz w:val="20"/>
                <w:szCs w:val="20"/>
              </w:rPr>
              <w:t>Provider Specialty</w:t>
            </w:r>
          </w:p>
        </w:tc>
        <w:tc>
          <w:tcPr>
            <w:tcW w:w="1486" w:type="dxa"/>
          </w:tcPr>
          <w:p w:rsidR="00805907" w:rsidRPr="002C5733" w:rsidRDefault="00805907" w:rsidP="00D27950">
            <w:pPr>
              <w:rPr>
                <w:sz w:val="20"/>
                <w:szCs w:val="20"/>
              </w:rPr>
            </w:pPr>
          </w:p>
        </w:tc>
        <w:tc>
          <w:tcPr>
            <w:tcW w:w="1337" w:type="dxa"/>
          </w:tcPr>
          <w:p w:rsidR="00805907" w:rsidRPr="002C5733" w:rsidRDefault="00AE0653" w:rsidP="00D27950">
            <w:pPr>
              <w:rPr>
                <w:sz w:val="20"/>
                <w:szCs w:val="20"/>
              </w:rPr>
            </w:pPr>
            <w:r>
              <w:rPr>
                <w:sz w:val="20"/>
                <w:szCs w:val="20"/>
              </w:rPr>
              <w:t>2</w:t>
            </w:r>
          </w:p>
        </w:tc>
        <w:tc>
          <w:tcPr>
            <w:tcW w:w="1683" w:type="dxa"/>
          </w:tcPr>
          <w:p w:rsidR="00805907" w:rsidRPr="002C5733" w:rsidRDefault="00AE0653" w:rsidP="00D27950">
            <w:pPr>
              <w:rPr>
                <w:sz w:val="20"/>
                <w:szCs w:val="20"/>
              </w:rPr>
            </w:pPr>
            <w:r>
              <w:rPr>
                <w:sz w:val="20"/>
                <w:szCs w:val="20"/>
              </w:rPr>
              <w:t>See Provider Specialty codes in Appendix H</w:t>
            </w:r>
          </w:p>
        </w:tc>
      </w:tr>
      <w:tr w:rsidR="00AE0653" w:rsidRPr="002C5733" w:rsidTr="003C5096">
        <w:tc>
          <w:tcPr>
            <w:tcW w:w="1493" w:type="dxa"/>
          </w:tcPr>
          <w:p w:rsidR="00AE0653" w:rsidRPr="002C5733" w:rsidRDefault="00AE0653" w:rsidP="00D27950">
            <w:pPr>
              <w:rPr>
                <w:sz w:val="20"/>
                <w:szCs w:val="20"/>
              </w:rPr>
            </w:pPr>
            <w:r>
              <w:rPr>
                <w:sz w:val="20"/>
                <w:szCs w:val="20"/>
              </w:rPr>
              <w:t>75</w:t>
            </w:r>
          </w:p>
        </w:tc>
        <w:tc>
          <w:tcPr>
            <w:tcW w:w="1952" w:type="dxa"/>
          </w:tcPr>
          <w:p w:rsidR="00AE0653" w:rsidRPr="002C5733" w:rsidRDefault="00AE0653" w:rsidP="00D27950">
            <w:pPr>
              <w:rPr>
                <w:sz w:val="20"/>
                <w:szCs w:val="20"/>
              </w:rPr>
            </w:pPr>
            <w:r w:rsidRPr="002C5733">
              <w:rPr>
                <w:sz w:val="20"/>
                <w:szCs w:val="20"/>
              </w:rPr>
              <w:t>Delimiter</w:t>
            </w:r>
          </w:p>
        </w:tc>
        <w:tc>
          <w:tcPr>
            <w:tcW w:w="1486" w:type="dxa"/>
          </w:tcPr>
          <w:p w:rsidR="00AE0653" w:rsidRPr="002C5733" w:rsidRDefault="00AE0653" w:rsidP="00D27950">
            <w:pPr>
              <w:rPr>
                <w:sz w:val="20"/>
                <w:szCs w:val="20"/>
              </w:rPr>
            </w:pPr>
          </w:p>
        </w:tc>
        <w:tc>
          <w:tcPr>
            <w:tcW w:w="1337" w:type="dxa"/>
          </w:tcPr>
          <w:p w:rsidR="00AE0653" w:rsidRPr="002C5733" w:rsidRDefault="00AE0653" w:rsidP="00D27950">
            <w:pPr>
              <w:rPr>
                <w:sz w:val="20"/>
                <w:szCs w:val="20"/>
              </w:rPr>
            </w:pPr>
            <w:r w:rsidRPr="002C5733">
              <w:rPr>
                <w:sz w:val="20"/>
                <w:szCs w:val="20"/>
              </w:rPr>
              <w:t>1</w:t>
            </w:r>
          </w:p>
        </w:tc>
        <w:tc>
          <w:tcPr>
            <w:tcW w:w="1683" w:type="dxa"/>
          </w:tcPr>
          <w:p w:rsidR="00AE0653" w:rsidRPr="002C5733" w:rsidRDefault="00AE0653" w:rsidP="00D27950">
            <w:pPr>
              <w:rPr>
                <w:sz w:val="20"/>
                <w:szCs w:val="20"/>
              </w:rPr>
            </w:pPr>
            <w:r w:rsidRPr="002C5733">
              <w:rPr>
                <w:sz w:val="20"/>
                <w:szCs w:val="20"/>
              </w:rPr>
              <w:t>Uses the ^ character value</w:t>
            </w:r>
          </w:p>
        </w:tc>
      </w:tr>
      <w:tr w:rsidR="00D27950" w:rsidRPr="002C5733" w:rsidTr="003C5096">
        <w:tc>
          <w:tcPr>
            <w:tcW w:w="1493" w:type="dxa"/>
          </w:tcPr>
          <w:p w:rsidR="00D27950" w:rsidRPr="002C5733" w:rsidRDefault="00BB41B2" w:rsidP="00D27950">
            <w:pPr>
              <w:rPr>
                <w:sz w:val="20"/>
                <w:szCs w:val="20"/>
              </w:rPr>
            </w:pPr>
            <w:r>
              <w:rPr>
                <w:sz w:val="20"/>
                <w:szCs w:val="20"/>
              </w:rPr>
              <w:t>76-83</w:t>
            </w:r>
          </w:p>
        </w:tc>
        <w:tc>
          <w:tcPr>
            <w:tcW w:w="1952" w:type="dxa"/>
          </w:tcPr>
          <w:p w:rsidR="00D27950" w:rsidRPr="002C5733" w:rsidRDefault="00BB41B2" w:rsidP="00D27950">
            <w:pPr>
              <w:rPr>
                <w:sz w:val="20"/>
                <w:szCs w:val="20"/>
              </w:rPr>
            </w:pPr>
            <w:r>
              <w:rPr>
                <w:sz w:val="20"/>
                <w:szCs w:val="20"/>
              </w:rPr>
              <w:t xml:space="preserve">Enrollment Effective </w:t>
            </w:r>
            <w:r w:rsidR="007A054B">
              <w:rPr>
                <w:sz w:val="20"/>
                <w:szCs w:val="20"/>
              </w:rPr>
              <w:t xml:space="preserve">Begin </w:t>
            </w:r>
            <w:r>
              <w:rPr>
                <w:sz w:val="20"/>
                <w:szCs w:val="20"/>
              </w:rPr>
              <w:t>Date</w:t>
            </w:r>
          </w:p>
        </w:tc>
        <w:tc>
          <w:tcPr>
            <w:tcW w:w="1486" w:type="dxa"/>
          </w:tcPr>
          <w:p w:rsidR="00D27950" w:rsidRPr="002C5733" w:rsidRDefault="00D27950" w:rsidP="00D27950">
            <w:pPr>
              <w:rPr>
                <w:sz w:val="20"/>
                <w:szCs w:val="20"/>
              </w:rPr>
            </w:pPr>
          </w:p>
        </w:tc>
        <w:tc>
          <w:tcPr>
            <w:tcW w:w="1337" w:type="dxa"/>
          </w:tcPr>
          <w:p w:rsidR="00D27950" w:rsidRPr="002C5733" w:rsidRDefault="00BB41B2" w:rsidP="00D27950">
            <w:pPr>
              <w:rPr>
                <w:sz w:val="20"/>
                <w:szCs w:val="20"/>
              </w:rPr>
            </w:pPr>
            <w:r>
              <w:rPr>
                <w:sz w:val="20"/>
                <w:szCs w:val="20"/>
              </w:rPr>
              <w:t>8</w:t>
            </w:r>
          </w:p>
        </w:tc>
        <w:tc>
          <w:tcPr>
            <w:tcW w:w="1683" w:type="dxa"/>
          </w:tcPr>
          <w:p w:rsidR="00D27950" w:rsidRPr="002C5733" w:rsidRDefault="00BB41B2" w:rsidP="00D27950">
            <w:pPr>
              <w:rPr>
                <w:sz w:val="20"/>
                <w:szCs w:val="20"/>
              </w:rPr>
            </w:pPr>
            <w:r>
              <w:rPr>
                <w:sz w:val="20"/>
                <w:szCs w:val="20"/>
              </w:rPr>
              <w:t>Numeric, date value in the format YYYYMMDD</w:t>
            </w:r>
          </w:p>
        </w:tc>
      </w:tr>
      <w:tr w:rsidR="00BB41B2" w:rsidRPr="002C5733" w:rsidTr="003C5096">
        <w:tc>
          <w:tcPr>
            <w:tcW w:w="1493" w:type="dxa"/>
          </w:tcPr>
          <w:p w:rsidR="00BB41B2" w:rsidRPr="002C5733" w:rsidRDefault="00BB41B2" w:rsidP="00D27950">
            <w:pPr>
              <w:rPr>
                <w:sz w:val="20"/>
                <w:szCs w:val="20"/>
              </w:rPr>
            </w:pPr>
            <w:r>
              <w:rPr>
                <w:sz w:val="20"/>
                <w:szCs w:val="20"/>
              </w:rPr>
              <w:t>84</w:t>
            </w:r>
          </w:p>
        </w:tc>
        <w:tc>
          <w:tcPr>
            <w:tcW w:w="1952" w:type="dxa"/>
          </w:tcPr>
          <w:p w:rsidR="00BB41B2" w:rsidRPr="002C5733" w:rsidRDefault="00BB41B2" w:rsidP="00D27950">
            <w:pPr>
              <w:rPr>
                <w:sz w:val="20"/>
                <w:szCs w:val="20"/>
              </w:rPr>
            </w:pPr>
            <w:r w:rsidRPr="002C5733">
              <w:rPr>
                <w:sz w:val="20"/>
                <w:szCs w:val="20"/>
              </w:rPr>
              <w:t>Delimiter</w:t>
            </w:r>
          </w:p>
        </w:tc>
        <w:tc>
          <w:tcPr>
            <w:tcW w:w="1486" w:type="dxa"/>
          </w:tcPr>
          <w:p w:rsidR="00BB41B2" w:rsidRPr="002C5733" w:rsidRDefault="00BB41B2" w:rsidP="00D27950">
            <w:pPr>
              <w:rPr>
                <w:sz w:val="20"/>
                <w:szCs w:val="20"/>
              </w:rPr>
            </w:pPr>
          </w:p>
        </w:tc>
        <w:tc>
          <w:tcPr>
            <w:tcW w:w="1337" w:type="dxa"/>
          </w:tcPr>
          <w:p w:rsidR="00BB41B2" w:rsidRPr="002C5733" w:rsidRDefault="00BB41B2" w:rsidP="00D27950">
            <w:pPr>
              <w:rPr>
                <w:sz w:val="20"/>
                <w:szCs w:val="20"/>
              </w:rPr>
            </w:pPr>
            <w:r w:rsidRPr="002C5733">
              <w:rPr>
                <w:sz w:val="20"/>
                <w:szCs w:val="20"/>
              </w:rPr>
              <w:t>1</w:t>
            </w:r>
          </w:p>
        </w:tc>
        <w:tc>
          <w:tcPr>
            <w:tcW w:w="1683" w:type="dxa"/>
          </w:tcPr>
          <w:p w:rsidR="00BB41B2" w:rsidRPr="002C5733" w:rsidRDefault="00BB41B2" w:rsidP="00D27950">
            <w:pPr>
              <w:rPr>
                <w:sz w:val="20"/>
                <w:szCs w:val="20"/>
              </w:rPr>
            </w:pPr>
            <w:r w:rsidRPr="002C5733">
              <w:rPr>
                <w:sz w:val="20"/>
                <w:szCs w:val="20"/>
              </w:rPr>
              <w:t>Uses the ^ character value</w:t>
            </w:r>
          </w:p>
        </w:tc>
      </w:tr>
      <w:tr w:rsidR="00BB41B2" w:rsidRPr="002C5733" w:rsidTr="003C5096">
        <w:tc>
          <w:tcPr>
            <w:tcW w:w="1493" w:type="dxa"/>
          </w:tcPr>
          <w:p w:rsidR="00E04E0D" w:rsidRDefault="00BB41B2">
            <w:pPr>
              <w:rPr>
                <w:sz w:val="20"/>
                <w:szCs w:val="20"/>
              </w:rPr>
            </w:pPr>
            <w:r>
              <w:rPr>
                <w:sz w:val="20"/>
                <w:szCs w:val="20"/>
              </w:rPr>
              <w:t>85-92</w:t>
            </w:r>
          </w:p>
        </w:tc>
        <w:tc>
          <w:tcPr>
            <w:tcW w:w="1952" w:type="dxa"/>
          </w:tcPr>
          <w:p w:rsidR="007A054B" w:rsidRDefault="00BB41B2" w:rsidP="00D27950">
            <w:pPr>
              <w:rPr>
                <w:sz w:val="20"/>
                <w:szCs w:val="20"/>
              </w:rPr>
            </w:pPr>
            <w:r>
              <w:rPr>
                <w:sz w:val="20"/>
                <w:szCs w:val="20"/>
              </w:rPr>
              <w:t>Enrollment</w:t>
            </w:r>
            <w:r w:rsidR="007A054B">
              <w:rPr>
                <w:sz w:val="20"/>
                <w:szCs w:val="20"/>
              </w:rPr>
              <w:t xml:space="preserve"> </w:t>
            </w:r>
            <w:r w:rsidR="007A054B">
              <w:rPr>
                <w:sz w:val="20"/>
                <w:szCs w:val="20"/>
              </w:rPr>
              <w:lastRenderedPageBreak/>
              <w:t>Effective</w:t>
            </w:r>
            <w:r>
              <w:rPr>
                <w:sz w:val="20"/>
                <w:szCs w:val="20"/>
              </w:rPr>
              <w:t xml:space="preserve"> End </w:t>
            </w:r>
          </w:p>
          <w:p w:rsidR="00BB41B2" w:rsidRPr="002C5733" w:rsidRDefault="00BB41B2" w:rsidP="00D27950">
            <w:pPr>
              <w:rPr>
                <w:sz w:val="20"/>
                <w:szCs w:val="20"/>
              </w:rPr>
            </w:pPr>
            <w:r>
              <w:rPr>
                <w:sz w:val="20"/>
                <w:szCs w:val="20"/>
              </w:rPr>
              <w:t>Date</w:t>
            </w:r>
          </w:p>
        </w:tc>
        <w:tc>
          <w:tcPr>
            <w:tcW w:w="1486" w:type="dxa"/>
          </w:tcPr>
          <w:p w:rsidR="00BB41B2" w:rsidRPr="002C5733" w:rsidRDefault="00BB41B2" w:rsidP="00D27950">
            <w:pPr>
              <w:rPr>
                <w:sz w:val="20"/>
                <w:szCs w:val="20"/>
              </w:rPr>
            </w:pPr>
          </w:p>
        </w:tc>
        <w:tc>
          <w:tcPr>
            <w:tcW w:w="1337" w:type="dxa"/>
          </w:tcPr>
          <w:p w:rsidR="00BB41B2" w:rsidRPr="002C5733" w:rsidRDefault="00BB41B2" w:rsidP="00D27950">
            <w:pPr>
              <w:rPr>
                <w:sz w:val="20"/>
                <w:szCs w:val="20"/>
              </w:rPr>
            </w:pPr>
            <w:r>
              <w:rPr>
                <w:sz w:val="20"/>
                <w:szCs w:val="20"/>
              </w:rPr>
              <w:t>8</w:t>
            </w:r>
          </w:p>
        </w:tc>
        <w:tc>
          <w:tcPr>
            <w:tcW w:w="1683" w:type="dxa"/>
          </w:tcPr>
          <w:p w:rsidR="00BB41B2" w:rsidRPr="002C5733" w:rsidRDefault="00BB41B2" w:rsidP="00D27950">
            <w:pPr>
              <w:rPr>
                <w:sz w:val="20"/>
                <w:szCs w:val="20"/>
              </w:rPr>
            </w:pPr>
            <w:r>
              <w:rPr>
                <w:sz w:val="20"/>
                <w:szCs w:val="20"/>
              </w:rPr>
              <w:t xml:space="preserve">Numeric, date </w:t>
            </w:r>
            <w:r>
              <w:rPr>
                <w:sz w:val="20"/>
                <w:szCs w:val="20"/>
              </w:rPr>
              <w:lastRenderedPageBreak/>
              <w:t>value in the format YYYYMMDD</w:t>
            </w:r>
          </w:p>
        </w:tc>
      </w:tr>
      <w:tr w:rsidR="00BB41B2" w:rsidRPr="002C5733" w:rsidTr="003C5096">
        <w:tc>
          <w:tcPr>
            <w:tcW w:w="1493" w:type="dxa"/>
          </w:tcPr>
          <w:p w:rsidR="00BB41B2" w:rsidRPr="002C5733" w:rsidRDefault="00BB41B2" w:rsidP="00D27950">
            <w:pPr>
              <w:rPr>
                <w:sz w:val="20"/>
                <w:szCs w:val="20"/>
              </w:rPr>
            </w:pPr>
            <w:r>
              <w:rPr>
                <w:sz w:val="20"/>
                <w:szCs w:val="20"/>
              </w:rPr>
              <w:lastRenderedPageBreak/>
              <w:t>93</w:t>
            </w:r>
          </w:p>
        </w:tc>
        <w:tc>
          <w:tcPr>
            <w:tcW w:w="1952" w:type="dxa"/>
          </w:tcPr>
          <w:p w:rsidR="00BB41B2" w:rsidRPr="002C5733" w:rsidRDefault="00BB41B2" w:rsidP="00D27950">
            <w:pPr>
              <w:rPr>
                <w:sz w:val="20"/>
                <w:szCs w:val="20"/>
              </w:rPr>
            </w:pPr>
            <w:r w:rsidRPr="002C5733">
              <w:rPr>
                <w:sz w:val="20"/>
                <w:szCs w:val="20"/>
              </w:rPr>
              <w:t>Delimiter</w:t>
            </w:r>
          </w:p>
        </w:tc>
        <w:tc>
          <w:tcPr>
            <w:tcW w:w="1486" w:type="dxa"/>
          </w:tcPr>
          <w:p w:rsidR="00BB41B2" w:rsidRPr="002C5733" w:rsidRDefault="00BB41B2" w:rsidP="00D27950">
            <w:pPr>
              <w:rPr>
                <w:sz w:val="20"/>
                <w:szCs w:val="20"/>
              </w:rPr>
            </w:pPr>
          </w:p>
        </w:tc>
        <w:tc>
          <w:tcPr>
            <w:tcW w:w="1337" w:type="dxa"/>
          </w:tcPr>
          <w:p w:rsidR="00BB41B2" w:rsidRPr="002C5733" w:rsidRDefault="00BB41B2" w:rsidP="00D27950">
            <w:pPr>
              <w:rPr>
                <w:sz w:val="20"/>
                <w:szCs w:val="20"/>
              </w:rPr>
            </w:pPr>
            <w:r w:rsidRPr="002C5733">
              <w:rPr>
                <w:sz w:val="20"/>
                <w:szCs w:val="20"/>
              </w:rPr>
              <w:t>1</w:t>
            </w:r>
          </w:p>
        </w:tc>
        <w:tc>
          <w:tcPr>
            <w:tcW w:w="1683" w:type="dxa"/>
          </w:tcPr>
          <w:p w:rsidR="00BB41B2" w:rsidRPr="002C5733" w:rsidRDefault="00BB41B2" w:rsidP="00D27950">
            <w:pPr>
              <w:rPr>
                <w:sz w:val="20"/>
                <w:szCs w:val="20"/>
              </w:rPr>
            </w:pPr>
            <w:r w:rsidRPr="002C5733">
              <w:rPr>
                <w:sz w:val="20"/>
                <w:szCs w:val="20"/>
              </w:rPr>
              <w:t>Uses the ^ character value</w:t>
            </w:r>
          </w:p>
        </w:tc>
      </w:tr>
      <w:tr w:rsidR="00BB41B2" w:rsidRPr="002C5733" w:rsidTr="003C5096">
        <w:tc>
          <w:tcPr>
            <w:tcW w:w="1493" w:type="dxa"/>
          </w:tcPr>
          <w:p w:rsidR="00BB41B2" w:rsidRPr="002C5733" w:rsidRDefault="00C44CC0" w:rsidP="00D27950">
            <w:pPr>
              <w:rPr>
                <w:sz w:val="20"/>
                <w:szCs w:val="20"/>
              </w:rPr>
            </w:pPr>
            <w:r>
              <w:rPr>
                <w:sz w:val="20"/>
                <w:szCs w:val="20"/>
              </w:rPr>
              <w:t>94-123</w:t>
            </w:r>
          </w:p>
        </w:tc>
        <w:tc>
          <w:tcPr>
            <w:tcW w:w="1952" w:type="dxa"/>
          </w:tcPr>
          <w:p w:rsidR="00BB41B2" w:rsidRPr="002C5733" w:rsidRDefault="00C44CC0" w:rsidP="00D27950">
            <w:pPr>
              <w:rPr>
                <w:sz w:val="20"/>
                <w:szCs w:val="20"/>
              </w:rPr>
            </w:pPr>
            <w:r>
              <w:rPr>
                <w:sz w:val="20"/>
                <w:szCs w:val="20"/>
              </w:rPr>
              <w:t>Provider Street Address (Servicing)</w:t>
            </w:r>
          </w:p>
        </w:tc>
        <w:tc>
          <w:tcPr>
            <w:tcW w:w="1486" w:type="dxa"/>
          </w:tcPr>
          <w:p w:rsidR="00BB41B2" w:rsidRPr="002C5733" w:rsidRDefault="00BB41B2" w:rsidP="00D27950">
            <w:pPr>
              <w:rPr>
                <w:sz w:val="20"/>
                <w:szCs w:val="20"/>
              </w:rPr>
            </w:pPr>
          </w:p>
        </w:tc>
        <w:tc>
          <w:tcPr>
            <w:tcW w:w="1337" w:type="dxa"/>
          </w:tcPr>
          <w:p w:rsidR="00BB41B2" w:rsidRPr="002C5733" w:rsidRDefault="00C44CC0" w:rsidP="00D27950">
            <w:pPr>
              <w:rPr>
                <w:sz w:val="20"/>
                <w:szCs w:val="20"/>
              </w:rPr>
            </w:pPr>
            <w:r>
              <w:rPr>
                <w:sz w:val="20"/>
                <w:szCs w:val="20"/>
              </w:rPr>
              <w:t>30</w:t>
            </w:r>
          </w:p>
        </w:tc>
        <w:tc>
          <w:tcPr>
            <w:tcW w:w="1683" w:type="dxa"/>
          </w:tcPr>
          <w:p w:rsidR="00BB41B2" w:rsidRPr="002C5733" w:rsidRDefault="00BB41B2" w:rsidP="00D27950">
            <w:pPr>
              <w:rPr>
                <w:sz w:val="20"/>
                <w:szCs w:val="20"/>
              </w:rPr>
            </w:pPr>
          </w:p>
        </w:tc>
      </w:tr>
      <w:tr w:rsidR="00C44CC0" w:rsidRPr="002C5733" w:rsidTr="003C5096">
        <w:tc>
          <w:tcPr>
            <w:tcW w:w="1493" w:type="dxa"/>
          </w:tcPr>
          <w:p w:rsidR="00C44CC0" w:rsidRPr="002C5733" w:rsidRDefault="00C44CC0" w:rsidP="00D27950">
            <w:pPr>
              <w:rPr>
                <w:sz w:val="20"/>
                <w:szCs w:val="20"/>
              </w:rPr>
            </w:pPr>
            <w:r>
              <w:rPr>
                <w:sz w:val="20"/>
                <w:szCs w:val="20"/>
              </w:rPr>
              <w:t>124</w:t>
            </w:r>
          </w:p>
        </w:tc>
        <w:tc>
          <w:tcPr>
            <w:tcW w:w="1952" w:type="dxa"/>
          </w:tcPr>
          <w:p w:rsidR="00C44CC0" w:rsidRPr="002C5733" w:rsidRDefault="00C44CC0" w:rsidP="00D27950">
            <w:pPr>
              <w:rPr>
                <w:sz w:val="20"/>
                <w:szCs w:val="20"/>
              </w:rPr>
            </w:pPr>
            <w:r w:rsidRPr="002C5733">
              <w:rPr>
                <w:sz w:val="20"/>
                <w:szCs w:val="20"/>
              </w:rPr>
              <w:t>Delimiter</w:t>
            </w:r>
          </w:p>
        </w:tc>
        <w:tc>
          <w:tcPr>
            <w:tcW w:w="1486" w:type="dxa"/>
          </w:tcPr>
          <w:p w:rsidR="00C44CC0" w:rsidRPr="002C5733" w:rsidRDefault="00C44CC0" w:rsidP="00D27950">
            <w:pPr>
              <w:rPr>
                <w:sz w:val="20"/>
                <w:szCs w:val="20"/>
              </w:rPr>
            </w:pPr>
          </w:p>
        </w:tc>
        <w:tc>
          <w:tcPr>
            <w:tcW w:w="1337" w:type="dxa"/>
          </w:tcPr>
          <w:p w:rsidR="00C44CC0" w:rsidRPr="002C5733" w:rsidRDefault="00C44CC0" w:rsidP="00D27950">
            <w:pPr>
              <w:rPr>
                <w:sz w:val="20"/>
                <w:szCs w:val="20"/>
              </w:rPr>
            </w:pPr>
            <w:r w:rsidRPr="002C5733">
              <w:rPr>
                <w:sz w:val="20"/>
                <w:szCs w:val="20"/>
              </w:rPr>
              <w:t>1</w:t>
            </w:r>
          </w:p>
        </w:tc>
        <w:tc>
          <w:tcPr>
            <w:tcW w:w="1683" w:type="dxa"/>
          </w:tcPr>
          <w:p w:rsidR="00C44CC0" w:rsidRPr="002C5733" w:rsidRDefault="00C44CC0" w:rsidP="00D27950">
            <w:pPr>
              <w:rPr>
                <w:sz w:val="20"/>
                <w:szCs w:val="20"/>
              </w:rPr>
            </w:pPr>
            <w:r w:rsidRPr="002C5733">
              <w:rPr>
                <w:sz w:val="20"/>
                <w:szCs w:val="20"/>
              </w:rPr>
              <w:t>Uses the ^ character value</w:t>
            </w:r>
          </w:p>
        </w:tc>
      </w:tr>
      <w:tr w:rsidR="00C44CC0" w:rsidRPr="002C5733" w:rsidTr="003C5096">
        <w:tc>
          <w:tcPr>
            <w:tcW w:w="1493" w:type="dxa"/>
          </w:tcPr>
          <w:p w:rsidR="00C44CC0" w:rsidRPr="002C5733" w:rsidRDefault="00C44CC0" w:rsidP="00D27950">
            <w:pPr>
              <w:rPr>
                <w:sz w:val="20"/>
                <w:szCs w:val="20"/>
              </w:rPr>
            </w:pPr>
            <w:r>
              <w:rPr>
                <w:sz w:val="20"/>
                <w:szCs w:val="20"/>
              </w:rPr>
              <w:t>125-154</w:t>
            </w:r>
          </w:p>
        </w:tc>
        <w:tc>
          <w:tcPr>
            <w:tcW w:w="1952" w:type="dxa"/>
          </w:tcPr>
          <w:p w:rsidR="00C44CC0" w:rsidRPr="002C5733" w:rsidRDefault="00C44CC0" w:rsidP="00D27950">
            <w:pPr>
              <w:rPr>
                <w:sz w:val="20"/>
                <w:szCs w:val="20"/>
              </w:rPr>
            </w:pPr>
            <w:r>
              <w:rPr>
                <w:sz w:val="20"/>
                <w:szCs w:val="20"/>
              </w:rPr>
              <w:t>Provider City (Servicing)</w:t>
            </w:r>
          </w:p>
        </w:tc>
        <w:tc>
          <w:tcPr>
            <w:tcW w:w="1486" w:type="dxa"/>
          </w:tcPr>
          <w:p w:rsidR="00C44CC0" w:rsidRPr="002C5733" w:rsidRDefault="00C44CC0" w:rsidP="00D27950">
            <w:pPr>
              <w:rPr>
                <w:sz w:val="20"/>
                <w:szCs w:val="20"/>
              </w:rPr>
            </w:pPr>
          </w:p>
        </w:tc>
        <w:tc>
          <w:tcPr>
            <w:tcW w:w="1337" w:type="dxa"/>
          </w:tcPr>
          <w:p w:rsidR="00C44CC0" w:rsidRPr="002C5733" w:rsidRDefault="00C44CC0" w:rsidP="00D27950">
            <w:pPr>
              <w:rPr>
                <w:sz w:val="20"/>
                <w:szCs w:val="20"/>
              </w:rPr>
            </w:pPr>
            <w:r>
              <w:rPr>
                <w:sz w:val="20"/>
                <w:szCs w:val="20"/>
              </w:rPr>
              <w:t>30</w:t>
            </w:r>
          </w:p>
        </w:tc>
        <w:tc>
          <w:tcPr>
            <w:tcW w:w="1683" w:type="dxa"/>
          </w:tcPr>
          <w:p w:rsidR="00C44CC0" w:rsidRPr="002C5733" w:rsidRDefault="00C44CC0" w:rsidP="00D27950">
            <w:pPr>
              <w:rPr>
                <w:sz w:val="20"/>
                <w:szCs w:val="20"/>
              </w:rPr>
            </w:pPr>
          </w:p>
        </w:tc>
      </w:tr>
      <w:tr w:rsidR="00C44CC0" w:rsidRPr="002C5733" w:rsidTr="003C5096">
        <w:tc>
          <w:tcPr>
            <w:tcW w:w="1493" w:type="dxa"/>
          </w:tcPr>
          <w:p w:rsidR="00C44CC0" w:rsidRPr="002C5733" w:rsidRDefault="00C44CC0" w:rsidP="00D27950">
            <w:pPr>
              <w:rPr>
                <w:sz w:val="20"/>
                <w:szCs w:val="20"/>
              </w:rPr>
            </w:pPr>
            <w:r>
              <w:rPr>
                <w:sz w:val="20"/>
                <w:szCs w:val="20"/>
              </w:rPr>
              <w:t>155</w:t>
            </w:r>
          </w:p>
        </w:tc>
        <w:tc>
          <w:tcPr>
            <w:tcW w:w="1952" w:type="dxa"/>
          </w:tcPr>
          <w:p w:rsidR="00C44CC0" w:rsidRPr="002C5733" w:rsidRDefault="00C44CC0" w:rsidP="00D27950">
            <w:pPr>
              <w:rPr>
                <w:sz w:val="20"/>
                <w:szCs w:val="20"/>
              </w:rPr>
            </w:pPr>
            <w:r w:rsidRPr="002C5733">
              <w:rPr>
                <w:sz w:val="20"/>
                <w:szCs w:val="20"/>
              </w:rPr>
              <w:t>Delimiter</w:t>
            </w:r>
          </w:p>
        </w:tc>
        <w:tc>
          <w:tcPr>
            <w:tcW w:w="1486" w:type="dxa"/>
          </w:tcPr>
          <w:p w:rsidR="00C44CC0" w:rsidRPr="002C5733" w:rsidRDefault="00C44CC0" w:rsidP="00D27950">
            <w:pPr>
              <w:rPr>
                <w:sz w:val="20"/>
                <w:szCs w:val="20"/>
              </w:rPr>
            </w:pPr>
          </w:p>
        </w:tc>
        <w:tc>
          <w:tcPr>
            <w:tcW w:w="1337" w:type="dxa"/>
          </w:tcPr>
          <w:p w:rsidR="00C44CC0" w:rsidRPr="002C5733" w:rsidRDefault="00C44CC0" w:rsidP="00D27950">
            <w:pPr>
              <w:rPr>
                <w:sz w:val="20"/>
                <w:szCs w:val="20"/>
              </w:rPr>
            </w:pPr>
            <w:r w:rsidRPr="002C5733">
              <w:rPr>
                <w:sz w:val="20"/>
                <w:szCs w:val="20"/>
              </w:rPr>
              <w:t>1</w:t>
            </w:r>
          </w:p>
        </w:tc>
        <w:tc>
          <w:tcPr>
            <w:tcW w:w="1683" w:type="dxa"/>
          </w:tcPr>
          <w:p w:rsidR="00C44CC0" w:rsidRPr="002C5733" w:rsidRDefault="00C44CC0" w:rsidP="00D27950">
            <w:pPr>
              <w:rPr>
                <w:sz w:val="20"/>
                <w:szCs w:val="20"/>
              </w:rPr>
            </w:pPr>
            <w:r w:rsidRPr="002C5733">
              <w:rPr>
                <w:sz w:val="20"/>
                <w:szCs w:val="20"/>
              </w:rPr>
              <w:t>Uses the ^ character value</w:t>
            </w:r>
          </w:p>
        </w:tc>
      </w:tr>
      <w:tr w:rsidR="00C44CC0" w:rsidRPr="002C5733" w:rsidTr="003C5096">
        <w:tc>
          <w:tcPr>
            <w:tcW w:w="1493" w:type="dxa"/>
          </w:tcPr>
          <w:p w:rsidR="00C44CC0" w:rsidRPr="002C5733" w:rsidRDefault="00C44CC0" w:rsidP="00D27950">
            <w:pPr>
              <w:rPr>
                <w:sz w:val="20"/>
                <w:szCs w:val="20"/>
              </w:rPr>
            </w:pPr>
            <w:r>
              <w:rPr>
                <w:sz w:val="20"/>
                <w:szCs w:val="20"/>
              </w:rPr>
              <w:t>156-157</w:t>
            </w:r>
          </w:p>
        </w:tc>
        <w:tc>
          <w:tcPr>
            <w:tcW w:w="1952" w:type="dxa"/>
          </w:tcPr>
          <w:p w:rsidR="00C44CC0" w:rsidRPr="002C5733" w:rsidRDefault="00C44CC0" w:rsidP="00D27950">
            <w:pPr>
              <w:rPr>
                <w:sz w:val="20"/>
                <w:szCs w:val="20"/>
              </w:rPr>
            </w:pPr>
            <w:r>
              <w:rPr>
                <w:sz w:val="20"/>
                <w:szCs w:val="20"/>
              </w:rPr>
              <w:t>Provider State</w:t>
            </w:r>
          </w:p>
        </w:tc>
        <w:tc>
          <w:tcPr>
            <w:tcW w:w="1486" w:type="dxa"/>
          </w:tcPr>
          <w:p w:rsidR="00C44CC0" w:rsidRPr="002C5733" w:rsidRDefault="00C44CC0" w:rsidP="00D27950">
            <w:pPr>
              <w:rPr>
                <w:sz w:val="20"/>
                <w:szCs w:val="20"/>
              </w:rPr>
            </w:pPr>
            <w:r>
              <w:rPr>
                <w:sz w:val="20"/>
                <w:szCs w:val="20"/>
              </w:rPr>
              <w:t>USPS abbreviation</w:t>
            </w:r>
          </w:p>
        </w:tc>
        <w:tc>
          <w:tcPr>
            <w:tcW w:w="1337" w:type="dxa"/>
          </w:tcPr>
          <w:p w:rsidR="00C44CC0" w:rsidRPr="002C5733" w:rsidRDefault="00C44CC0" w:rsidP="00D27950">
            <w:pPr>
              <w:rPr>
                <w:sz w:val="20"/>
                <w:szCs w:val="20"/>
              </w:rPr>
            </w:pPr>
            <w:r>
              <w:rPr>
                <w:sz w:val="20"/>
                <w:szCs w:val="20"/>
              </w:rPr>
              <w:t>2</w:t>
            </w:r>
          </w:p>
        </w:tc>
        <w:tc>
          <w:tcPr>
            <w:tcW w:w="1683" w:type="dxa"/>
          </w:tcPr>
          <w:p w:rsidR="00C44CC0" w:rsidRPr="002C5733" w:rsidRDefault="00C44CC0" w:rsidP="00D27950">
            <w:pPr>
              <w:rPr>
                <w:sz w:val="20"/>
                <w:szCs w:val="20"/>
              </w:rPr>
            </w:pPr>
          </w:p>
        </w:tc>
      </w:tr>
      <w:tr w:rsidR="00C44CC0" w:rsidRPr="002C5733" w:rsidTr="003C5096">
        <w:tc>
          <w:tcPr>
            <w:tcW w:w="1493" w:type="dxa"/>
          </w:tcPr>
          <w:p w:rsidR="00C44CC0" w:rsidRPr="002C5733" w:rsidRDefault="00C44CC0" w:rsidP="00D27950">
            <w:pPr>
              <w:rPr>
                <w:sz w:val="20"/>
                <w:szCs w:val="20"/>
              </w:rPr>
            </w:pPr>
            <w:r>
              <w:rPr>
                <w:sz w:val="20"/>
                <w:szCs w:val="20"/>
              </w:rPr>
              <w:t>158</w:t>
            </w:r>
          </w:p>
        </w:tc>
        <w:tc>
          <w:tcPr>
            <w:tcW w:w="1952" w:type="dxa"/>
          </w:tcPr>
          <w:p w:rsidR="00C44CC0" w:rsidRPr="002C5733" w:rsidRDefault="00C44CC0" w:rsidP="00D27950">
            <w:pPr>
              <w:rPr>
                <w:sz w:val="20"/>
                <w:szCs w:val="20"/>
              </w:rPr>
            </w:pPr>
            <w:r w:rsidRPr="002C5733">
              <w:rPr>
                <w:sz w:val="20"/>
                <w:szCs w:val="20"/>
              </w:rPr>
              <w:t>Delimiter</w:t>
            </w:r>
          </w:p>
        </w:tc>
        <w:tc>
          <w:tcPr>
            <w:tcW w:w="1486" w:type="dxa"/>
          </w:tcPr>
          <w:p w:rsidR="00C44CC0" w:rsidRPr="002C5733" w:rsidRDefault="00C44CC0" w:rsidP="00D27950">
            <w:pPr>
              <w:rPr>
                <w:sz w:val="20"/>
                <w:szCs w:val="20"/>
              </w:rPr>
            </w:pPr>
          </w:p>
        </w:tc>
        <w:tc>
          <w:tcPr>
            <w:tcW w:w="1337" w:type="dxa"/>
          </w:tcPr>
          <w:p w:rsidR="00C44CC0" w:rsidRPr="002C5733" w:rsidRDefault="00C44CC0" w:rsidP="00D27950">
            <w:pPr>
              <w:rPr>
                <w:sz w:val="20"/>
                <w:szCs w:val="20"/>
              </w:rPr>
            </w:pPr>
            <w:r w:rsidRPr="002C5733">
              <w:rPr>
                <w:sz w:val="20"/>
                <w:szCs w:val="20"/>
              </w:rPr>
              <w:t>1</w:t>
            </w:r>
          </w:p>
        </w:tc>
        <w:tc>
          <w:tcPr>
            <w:tcW w:w="1683" w:type="dxa"/>
          </w:tcPr>
          <w:p w:rsidR="00C44CC0" w:rsidRPr="002C5733" w:rsidRDefault="00C44CC0" w:rsidP="00D27950">
            <w:pPr>
              <w:rPr>
                <w:sz w:val="20"/>
                <w:szCs w:val="20"/>
              </w:rPr>
            </w:pPr>
            <w:r w:rsidRPr="002C5733">
              <w:rPr>
                <w:sz w:val="20"/>
                <w:szCs w:val="20"/>
              </w:rPr>
              <w:t>Uses the ^ character value</w:t>
            </w:r>
          </w:p>
        </w:tc>
      </w:tr>
      <w:tr w:rsidR="00C44CC0" w:rsidRPr="002C5733" w:rsidTr="003C5096">
        <w:tc>
          <w:tcPr>
            <w:tcW w:w="1493" w:type="dxa"/>
          </w:tcPr>
          <w:p w:rsidR="00C44CC0" w:rsidRPr="002C5733" w:rsidRDefault="00C44CC0" w:rsidP="00D27950">
            <w:pPr>
              <w:rPr>
                <w:sz w:val="20"/>
                <w:szCs w:val="20"/>
              </w:rPr>
            </w:pPr>
            <w:r>
              <w:rPr>
                <w:sz w:val="20"/>
                <w:szCs w:val="20"/>
              </w:rPr>
              <w:t>159-168</w:t>
            </w:r>
          </w:p>
        </w:tc>
        <w:tc>
          <w:tcPr>
            <w:tcW w:w="1952" w:type="dxa"/>
          </w:tcPr>
          <w:p w:rsidR="00C44CC0" w:rsidRPr="002C5733" w:rsidRDefault="00C44CC0" w:rsidP="00D27950">
            <w:pPr>
              <w:rPr>
                <w:sz w:val="20"/>
                <w:szCs w:val="20"/>
              </w:rPr>
            </w:pPr>
            <w:r>
              <w:rPr>
                <w:sz w:val="20"/>
                <w:szCs w:val="20"/>
              </w:rPr>
              <w:t>Provider Phone</w:t>
            </w:r>
          </w:p>
        </w:tc>
        <w:tc>
          <w:tcPr>
            <w:tcW w:w="1486" w:type="dxa"/>
          </w:tcPr>
          <w:p w:rsidR="00C44CC0" w:rsidRPr="002C5733" w:rsidRDefault="00C44CC0" w:rsidP="00D27950">
            <w:pPr>
              <w:rPr>
                <w:sz w:val="20"/>
                <w:szCs w:val="20"/>
              </w:rPr>
            </w:pPr>
          </w:p>
        </w:tc>
        <w:tc>
          <w:tcPr>
            <w:tcW w:w="1337" w:type="dxa"/>
          </w:tcPr>
          <w:p w:rsidR="00C44CC0" w:rsidRPr="002C5733" w:rsidRDefault="00C44CC0" w:rsidP="00D27950">
            <w:pPr>
              <w:rPr>
                <w:sz w:val="20"/>
                <w:szCs w:val="20"/>
              </w:rPr>
            </w:pPr>
            <w:r>
              <w:rPr>
                <w:sz w:val="20"/>
                <w:szCs w:val="20"/>
              </w:rPr>
              <w:t>10</w:t>
            </w:r>
          </w:p>
        </w:tc>
        <w:tc>
          <w:tcPr>
            <w:tcW w:w="1683" w:type="dxa"/>
          </w:tcPr>
          <w:p w:rsidR="00C44CC0" w:rsidRPr="002C5733" w:rsidRDefault="00C44CC0" w:rsidP="00D27950">
            <w:pPr>
              <w:rPr>
                <w:sz w:val="20"/>
                <w:szCs w:val="20"/>
              </w:rPr>
            </w:pPr>
            <w:r>
              <w:rPr>
                <w:sz w:val="20"/>
                <w:szCs w:val="20"/>
              </w:rPr>
              <w:t>Numeric</w:t>
            </w:r>
          </w:p>
        </w:tc>
      </w:tr>
      <w:tr w:rsidR="00C44CC0" w:rsidRPr="002C5733" w:rsidTr="003C5096">
        <w:tc>
          <w:tcPr>
            <w:tcW w:w="1493" w:type="dxa"/>
          </w:tcPr>
          <w:p w:rsidR="00C44CC0" w:rsidRPr="002C5733" w:rsidRDefault="00C44CC0" w:rsidP="00D27950">
            <w:pPr>
              <w:rPr>
                <w:sz w:val="20"/>
                <w:szCs w:val="20"/>
              </w:rPr>
            </w:pPr>
            <w:r>
              <w:rPr>
                <w:sz w:val="20"/>
                <w:szCs w:val="20"/>
              </w:rPr>
              <w:t>169</w:t>
            </w:r>
          </w:p>
        </w:tc>
        <w:tc>
          <w:tcPr>
            <w:tcW w:w="1952" w:type="dxa"/>
          </w:tcPr>
          <w:p w:rsidR="00C44CC0" w:rsidRPr="002C5733" w:rsidRDefault="00C44CC0" w:rsidP="00D27950">
            <w:pPr>
              <w:rPr>
                <w:sz w:val="20"/>
                <w:szCs w:val="20"/>
              </w:rPr>
            </w:pPr>
            <w:r w:rsidRPr="002C5733">
              <w:rPr>
                <w:sz w:val="20"/>
                <w:szCs w:val="20"/>
              </w:rPr>
              <w:t>Delimiter</w:t>
            </w:r>
          </w:p>
        </w:tc>
        <w:tc>
          <w:tcPr>
            <w:tcW w:w="1486" w:type="dxa"/>
          </w:tcPr>
          <w:p w:rsidR="00C44CC0" w:rsidRPr="002C5733" w:rsidRDefault="00C44CC0" w:rsidP="00D27950">
            <w:pPr>
              <w:rPr>
                <w:sz w:val="20"/>
                <w:szCs w:val="20"/>
              </w:rPr>
            </w:pPr>
          </w:p>
        </w:tc>
        <w:tc>
          <w:tcPr>
            <w:tcW w:w="1337" w:type="dxa"/>
          </w:tcPr>
          <w:p w:rsidR="00C44CC0" w:rsidRPr="002C5733" w:rsidRDefault="00C44CC0" w:rsidP="00D27950">
            <w:pPr>
              <w:rPr>
                <w:sz w:val="20"/>
                <w:szCs w:val="20"/>
              </w:rPr>
            </w:pPr>
            <w:r w:rsidRPr="002C5733">
              <w:rPr>
                <w:sz w:val="20"/>
                <w:szCs w:val="20"/>
              </w:rPr>
              <w:t>1</w:t>
            </w:r>
          </w:p>
        </w:tc>
        <w:tc>
          <w:tcPr>
            <w:tcW w:w="1683" w:type="dxa"/>
          </w:tcPr>
          <w:p w:rsidR="00C44CC0" w:rsidRPr="002C5733" w:rsidRDefault="00C44CC0" w:rsidP="00D27950">
            <w:pPr>
              <w:rPr>
                <w:sz w:val="20"/>
                <w:szCs w:val="20"/>
              </w:rPr>
            </w:pPr>
            <w:r w:rsidRPr="002C5733">
              <w:rPr>
                <w:sz w:val="20"/>
                <w:szCs w:val="20"/>
              </w:rPr>
              <w:t>Uses the ^ character value</w:t>
            </w:r>
          </w:p>
        </w:tc>
      </w:tr>
      <w:tr w:rsidR="004A6362" w:rsidRPr="002C5733" w:rsidTr="00045423">
        <w:tc>
          <w:tcPr>
            <w:tcW w:w="1493" w:type="dxa"/>
          </w:tcPr>
          <w:p w:rsidR="004A6362" w:rsidRPr="002C5733" w:rsidRDefault="004A6362" w:rsidP="00045423">
            <w:pPr>
              <w:rPr>
                <w:sz w:val="20"/>
                <w:szCs w:val="20"/>
              </w:rPr>
            </w:pPr>
            <w:r>
              <w:rPr>
                <w:sz w:val="20"/>
                <w:szCs w:val="20"/>
              </w:rPr>
              <w:t>170-171</w:t>
            </w:r>
          </w:p>
        </w:tc>
        <w:tc>
          <w:tcPr>
            <w:tcW w:w="1952" w:type="dxa"/>
          </w:tcPr>
          <w:p w:rsidR="004A6362" w:rsidRPr="002C5733" w:rsidRDefault="004A6362" w:rsidP="00045423">
            <w:pPr>
              <w:rPr>
                <w:sz w:val="20"/>
                <w:szCs w:val="20"/>
              </w:rPr>
            </w:pPr>
            <w:r>
              <w:rPr>
                <w:sz w:val="20"/>
                <w:szCs w:val="20"/>
              </w:rPr>
              <w:t>Provider Parish</w:t>
            </w:r>
          </w:p>
        </w:tc>
        <w:tc>
          <w:tcPr>
            <w:tcW w:w="1486" w:type="dxa"/>
          </w:tcPr>
          <w:p w:rsidR="004A6362" w:rsidRPr="002C5733" w:rsidRDefault="004A6362" w:rsidP="00045423">
            <w:pPr>
              <w:rPr>
                <w:sz w:val="20"/>
                <w:szCs w:val="20"/>
              </w:rPr>
            </w:pPr>
          </w:p>
        </w:tc>
        <w:tc>
          <w:tcPr>
            <w:tcW w:w="1337" w:type="dxa"/>
          </w:tcPr>
          <w:p w:rsidR="004A6362" w:rsidRPr="002C5733" w:rsidRDefault="004A6362" w:rsidP="00045423">
            <w:pPr>
              <w:rPr>
                <w:sz w:val="20"/>
                <w:szCs w:val="20"/>
              </w:rPr>
            </w:pPr>
            <w:r>
              <w:rPr>
                <w:sz w:val="20"/>
                <w:szCs w:val="20"/>
              </w:rPr>
              <w:t>2</w:t>
            </w:r>
          </w:p>
        </w:tc>
        <w:tc>
          <w:tcPr>
            <w:tcW w:w="1683" w:type="dxa"/>
          </w:tcPr>
          <w:p w:rsidR="004A6362" w:rsidRPr="002C5733" w:rsidRDefault="004A6362" w:rsidP="00045423">
            <w:pPr>
              <w:rPr>
                <w:sz w:val="20"/>
                <w:szCs w:val="20"/>
              </w:rPr>
            </w:pPr>
            <w:r>
              <w:rPr>
                <w:sz w:val="20"/>
                <w:szCs w:val="20"/>
              </w:rPr>
              <w:t>See parish code values in Appendix H</w:t>
            </w:r>
          </w:p>
        </w:tc>
      </w:tr>
      <w:tr w:rsidR="004A6362" w:rsidRPr="002C5733" w:rsidTr="00045423">
        <w:tc>
          <w:tcPr>
            <w:tcW w:w="1493" w:type="dxa"/>
          </w:tcPr>
          <w:p w:rsidR="004A6362" w:rsidRPr="002C5733" w:rsidRDefault="004A6362" w:rsidP="00045423">
            <w:pPr>
              <w:rPr>
                <w:sz w:val="20"/>
                <w:szCs w:val="20"/>
              </w:rPr>
            </w:pPr>
            <w:r>
              <w:rPr>
                <w:sz w:val="20"/>
                <w:szCs w:val="20"/>
              </w:rPr>
              <w:t>172</w:t>
            </w:r>
          </w:p>
        </w:tc>
        <w:tc>
          <w:tcPr>
            <w:tcW w:w="1952" w:type="dxa"/>
          </w:tcPr>
          <w:p w:rsidR="004A6362" w:rsidRPr="002C5733" w:rsidRDefault="004A6362" w:rsidP="00045423">
            <w:pPr>
              <w:rPr>
                <w:sz w:val="20"/>
                <w:szCs w:val="20"/>
              </w:rPr>
            </w:pPr>
            <w:r w:rsidRPr="002C5733">
              <w:rPr>
                <w:sz w:val="20"/>
                <w:szCs w:val="20"/>
              </w:rPr>
              <w:t>Delimiter</w:t>
            </w:r>
          </w:p>
        </w:tc>
        <w:tc>
          <w:tcPr>
            <w:tcW w:w="1486" w:type="dxa"/>
          </w:tcPr>
          <w:p w:rsidR="004A6362" w:rsidRPr="002C5733" w:rsidRDefault="004A6362" w:rsidP="00045423">
            <w:pPr>
              <w:rPr>
                <w:sz w:val="20"/>
                <w:szCs w:val="20"/>
              </w:rPr>
            </w:pPr>
          </w:p>
        </w:tc>
        <w:tc>
          <w:tcPr>
            <w:tcW w:w="1337" w:type="dxa"/>
          </w:tcPr>
          <w:p w:rsidR="004A6362" w:rsidRPr="002C5733" w:rsidRDefault="004A6362" w:rsidP="00045423">
            <w:pPr>
              <w:rPr>
                <w:sz w:val="20"/>
                <w:szCs w:val="20"/>
              </w:rPr>
            </w:pPr>
            <w:r w:rsidRPr="002C5733">
              <w:rPr>
                <w:sz w:val="20"/>
                <w:szCs w:val="20"/>
              </w:rPr>
              <w:t>1</w:t>
            </w:r>
          </w:p>
        </w:tc>
        <w:tc>
          <w:tcPr>
            <w:tcW w:w="1683" w:type="dxa"/>
          </w:tcPr>
          <w:p w:rsidR="004A6362" w:rsidRPr="002C5733" w:rsidRDefault="004A6362" w:rsidP="00045423">
            <w:pPr>
              <w:rPr>
                <w:sz w:val="20"/>
                <w:szCs w:val="20"/>
              </w:rPr>
            </w:pPr>
            <w:r w:rsidRPr="002C5733">
              <w:rPr>
                <w:sz w:val="20"/>
                <w:szCs w:val="20"/>
              </w:rPr>
              <w:t>Uses the ^ character value</w:t>
            </w:r>
          </w:p>
        </w:tc>
      </w:tr>
      <w:tr w:rsidR="00A64A5C" w:rsidRPr="002C5733" w:rsidTr="003C5096">
        <w:tc>
          <w:tcPr>
            <w:tcW w:w="1493" w:type="dxa"/>
          </w:tcPr>
          <w:p w:rsidR="00A64A5C" w:rsidRPr="002C5733" w:rsidRDefault="004A6362" w:rsidP="00D27950">
            <w:pPr>
              <w:rPr>
                <w:sz w:val="20"/>
                <w:szCs w:val="20"/>
              </w:rPr>
            </w:pPr>
            <w:r>
              <w:rPr>
                <w:sz w:val="20"/>
                <w:szCs w:val="20"/>
              </w:rPr>
              <w:t>173-181</w:t>
            </w:r>
          </w:p>
        </w:tc>
        <w:tc>
          <w:tcPr>
            <w:tcW w:w="1952" w:type="dxa"/>
          </w:tcPr>
          <w:p w:rsidR="00A64A5C" w:rsidRPr="002C5733" w:rsidRDefault="00A64A5C" w:rsidP="00D27950">
            <w:pPr>
              <w:rPr>
                <w:sz w:val="20"/>
                <w:szCs w:val="20"/>
              </w:rPr>
            </w:pPr>
            <w:r>
              <w:rPr>
                <w:sz w:val="20"/>
                <w:szCs w:val="20"/>
              </w:rPr>
              <w:t xml:space="preserve">Provider </w:t>
            </w:r>
            <w:r w:rsidR="004A6362">
              <w:rPr>
                <w:sz w:val="20"/>
                <w:szCs w:val="20"/>
              </w:rPr>
              <w:t>Zip Code</w:t>
            </w:r>
          </w:p>
        </w:tc>
        <w:tc>
          <w:tcPr>
            <w:tcW w:w="1486" w:type="dxa"/>
          </w:tcPr>
          <w:p w:rsidR="00A64A5C" w:rsidRPr="002C5733" w:rsidRDefault="00A64A5C" w:rsidP="00D27950">
            <w:pPr>
              <w:rPr>
                <w:sz w:val="20"/>
                <w:szCs w:val="20"/>
              </w:rPr>
            </w:pPr>
          </w:p>
        </w:tc>
        <w:tc>
          <w:tcPr>
            <w:tcW w:w="1337" w:type="dxa"/>
          </w:tcPr>
          <w:p w:rsidR="00A64A5C" w:rsidRPr="002C5733" w:rsidRDefault="004A6362" w:rsidP="00D27950">
            <w:pPr>
              <w:rPr>
                <w:sz w:val="20"/>
                <w:szCs w:val="20"/>
              </w:rPr>
            </w:pPr>
            <w:r>
              <w:rPr>
                <w:sz w:val="20"/>
                <w:szCs w:val="20"/>
              </w:rPr>
              <w:t>9</w:t>
            </w:r>
          </w:p>
        </w:tc>
        <w:tc>
          <w:tcPr>
            <w:tcW w:w="1683" w:type="dxa"/>
          </w:tcPr>
          <w:p w:rsidR="00A64A5C" w:rsidRPr="002C5733" w:rsidRDefault="004A6362" w:rsidP="00D27950">
            <w:pPr>
              <w:rPr>
                <w:sz w:val="20"/>
                <w:szCs w:val="20"/>
              </w:rPr>
            </w:pPr>
            <w:r>
              <w:rPr>
                <w:sz w:val="20"/>
                <w:szCs w:val="20"/>
              </w:rPr>
              <w:t>Numeric</w:t>
            </w:r>
          </w:p>
        </w:tc>
      </w:tr>
      <w:tr w:rsidR="00A64A5C" w:rsidRPr="002C5733" w:rsidTr="003C5096">
        <w:tc>
          <w:tcPr>
            <w:tcW w:w="1493" w:type="dxa"/>
          </w:tcPr>
          <w:p w:rsidR="00A64A5C" w:rsidRPr="002C5733" w:rsidRDefault="004A6362" w:rsidP="00D27950">
            <w:pPr>
              <w:rPr>
                <w:sz w:val="20"/>
                <w:szCs w:val="20"/>
              </w:rPr>
            </w:pPr>
            <w:r>
              <w:rPr>
                <w:sz w:val="20"/>
                <w:szCs w:val="20"/>
              </w:rPr>
              <w:t>182</w:t>
            </w:r>
          </w:p>
        </w:tc>
        <w:tc>
          <w:tcPr>
            <w:tcW w:w="1952" w:type="dxa"/>
          </w:tcPr>
          <w:p w:rsidR="00A64A5C" w:rsidRPr="002C5733" w:rsidRDefault="00A64A5C" w:rsidP="00D27950">
            <w:pPr>
              <w:rPr>
                <w:sz w:val="20"/>
                <w:szCs w:val="20"/>
              </w:rPr>
            </w:pPr>
            <w:r w:rsidRPr="002C5733">
              <w:rPr>
                <w:sz w:val="20"/>
                <w:szCs w:val="20"/>
              </w:rPr>
              <w:t>Delimiter</w:t>
            </w:r>
          </w:p>
        </w:tc>
        <w:tc>
          <w:tcPr>
            <w:tcW w:w="1486" w:type="dxa"/>
          </w:tcPr>
          <w:p w:rsidR="00A64A5C" w:rsidRPr="002C5733" w:rsidRDefault="00A64A5C" w:rsidP="00D27950">
            <w:pPr>
              <w:rPr>
                <w:sz w:val="20"/>
                <w:szCs w:val="20"/>
              </w:rPr>
            </w:pPr>
          </w:p>
        </w:tc>
        <w:tc>
          <w:tcPr>
            <w:tcW w:w="1337" w:type="dxa"/>
          </w:tcPr>
          <w:p w:rsidR="00A64A5C" w:rsidRPr="002C5733" w:rsidRDefault="00A64A5C" w:rsidP="00D27950">
            <w:pPr>
              <w:rPr>
                <w:sz w:val="20"/>
                <w:szCs w:val="20"/>
              </w:rPr>
            </w:pPr>
            <w:r w:rsidRPr="002C5733">
              <w:rPr>
                <w:sz w:val="20"/>
                <w:szCs w:val="20"/>
              </w:rPr>
              <w:t>1</w:t>
            </w:r>
          </w:p>
        </w:tc>
        <w:tc>
          <w:tcPr>
            <w:tcW w:w="1683" w:type="dxa"/>
          </w:tcPr>
          <w:p w:rsidR="00A64A5C" w:rsidRPr="002C5733" w:rsidRDefault="00A64A5C" w:rsidP="00D27950">
            <w:pPr>
              <w:rPr>
                <w:sz w:val="20"/>
                <w:szCs w:val="20"/>
              </w:rPr>
            </w:pPr>
            <w:r w:rsidRPr="002C5733">
              <w:rPr>
                <w:sz w:val="20"/>
                <w:szCs w:val="20"/>
              </w:rPr>
              <w:t>Uses the ^ character value</w:t>
            </w:r>
          </w:p>
        </w:tc>
      </w:tr>
      <w:tr w:rsidR="00445D4F" w:rsidRPr="002C5733" w:rsidTr="003C5096">
        <w:tc>
          <w:tcPr>
            <w:tcW w:w="1493" w:type="dxa"/>
          </w:tcPr>
          <w:p w:rsidR="00445D4F" w:rsidRDefault="00445D4F" w:rsidP="00D27950">
            <w:pPr>
              <w:rPr>
                <w:sz w:val="20"/>
                <w:szCs w:val="20"/>
              </w:rPr>
            </w:pPr>
            <w:r>
              <w:rPr>
                <w:sz w:val="20"/>
                <w:szCs w:val="20"/>
              </w:rPr>
              <w:t>183</w:t>
            </w:r>
          </w:p>
        </w:tc>
        <w:tc>
          <w:tcPr>
            <w:tcW w:w="1952" w:type="dxa"/>
          </w:tcPr>
          <w:p w:rsidR="00445D4F" w:rsidRPr="002C5733" w:rsidRDefault="00445D4F" w:rsidP="00D27950">
            <w:pPr>
              <w:rPr>
                <w:sz w:val="20"/>
                <w:szCs w:val="20"/>
              </w:rPr>
            </w:pPr>
            <w:r>
              <w:rPr>
                <w:sz w:val="20"/>
                <w:szCs w:val="20"/>
              </w:rPr>
              <w:t>Urban-Rural Indicator (applicable to hospitals only)</w:t>
            </w:r>
          </w:p>
        </w:tc>
        <w:tc>
          <w:tcPr>
            <w:tcW w:w="1486" w:type="dxa"/>
          </w:tcPr>
          <w:p w:rsidR="00445D4F" w:rsidRPr="002C5733" w:rsidRDefault="00445D4F" w:rsidP="00D27950">
            <w:pPr>
              <w:rPr>
                <w:sz w:val="20"/>
                <w:szCs w:val="20"/>
              </w:rPr>
            </w:pPr>
          </w:p>
        </w:tc>
        <w:tc>
          <w:tcPr>
            <w:tcW w:w="1337" w:type="dxa"/>
          </w:tcPr>
          <w:p w:rsidR="00445D4F" w:rsidRPr="002C5733" w:rsidRDefault="00445D4F" w:rsidP="00D27950">
            <w:pPr>
              <w:rPr>
                <w:sz w:val="20"/>
                <w:szCs w:val="20"/>
              </w:rPr>
            </w:pPr>
            <w:r>
              <w:rPr>
                <w:sz w:val="20"/>
                <w:szCs w:val="20"/>
              </w:rPr>
              <w:t>1</w:t>
            </w:r>
          </w:p>
        </w:tc>
        <w:tc>
          <w:tcPr>
            <w:tcW w:w="1683" w:type="dxa"/>
          </w:tcPr>
          <w:p w:rsidR="00445D4F" w:rsidRDefault="00445D4F" w:rsidP="00445D4F">
            <w:pPr>
              <w:rPr>
                <w:sz w:val="20"/>
                <w:szCs w:val="20"/>
              </w:rPr>
            </w:pPr>
            <w:r>
              <w:rPr>
                <w:sz w:val="20"/>
                <w:szCs w:val="20"/>
              </w:rPr>
              <w:t>Character:</w:t>
            </w:r>
          </w:p>
          <w:p w:rsidR="00445D4F" w:rsidRDefault="00445D4F" w:rsidP="00445D4F">
            <w:pPr>
              <w:rPr>
                <w:sz w:val="20"/>
                <w:szCs w:val="20"/>
              </w:rPr>
            </w:pPr>
            <w:r>
              <w:rPr>
                <w:sz w:val="20"/>
                <w:szCs w:val="20"/>
              </w:rPr>
              <w:t>0=not applicable</w:t>
            </w:r>
          </w:p>
          <w:p w:rsidR="00445D4F" w:rsidRDefault="00445D4F" w:rsidP="00445D4F">
            <w:pPr>
              <w:rPr>
                <w:sz w:val="20"/>
                <w:szCs w:val="20"/>
              </w:rPr>
            </w:pPr>
            <w:r>
              <w:rPr>
                <w:sz w:val="20"/>
                <w:szCs w:val="20"/>
              </w:rPr>
              <w:t>1=urban</w:t>
            </w:r>
          </w:p>
          <w:p w:rsidR="00445D4F" w:rsidRDefault="00445D4F" w:rsidP="00445D4F">
            <w:pPr>
              <w:rPr>
                <w:sz w:val="20"/>
                <w:szCs w:val="20"/>
              </w:rPr>
            </w:pPr>
            <w:r>
              <w:rPr>
                <w:sz w:val="20"/>
                <w:szCs w:val="20"/>
              </w:rPr>
              <w:t>2=rural</w:t>
            </w:r>
          </w:p>
          <w:p w:rsidR="00445D4F" w:rsidRPr="002C5733" w:rsidRDefault="00445D4F" w:rsidP="00D27950">
            <w:pPr>
              <w:rPr>
                <w:sz w:val="20"/>
                <w:szCs w:val="20"/>
              </w:rPr>
            </w:pPr>
            <w:r>
              <w:rPr>
                <w:sz w:val="20"/>
                <w:szCs w:val="20"/>
              </w:rPr>
              <w:t>3=sole community hospital</w:t>
            </w:r>
          </w:p>
        </w:tc>
      </w:tr>
      <w:tr w:rsidR="00445D4F" w:rsidRPr="002C5733" w:rsidTr="003C5096">
        <w:tc>
          <w:tcPr>
            <w:tcW w:w="1493" w:type="dxa"/>
          </w:tcPr>
          <w:p w:rsidR="00445D4F" w:rsidRDefault="00445D4F" w:rsidP="00D27950">
            <w:pPr>
              <w:rPr>
                <w:sz w:val="20"/>
                <w:szCs w:val="20"/>
              </w:rPr>
            </w:pPr>
            <w:r>
              <w:rPr>
                <w:sz w:val="20"/>
                <w:szCs w:val="20"/>
              </w:rPr>
              <w:t>184</w:t>
            </w:r>
          </w:p>
        </w:tc>
        <w:tc>
          <w:tcPr>
            <w:tcW w:w="1952" w:type="dxa"/>
          </w:tcPr>
          <w:p w:rsidR="00445D4F" w:rsidRPr="002C5733" w:rsidRDefault="00445D4F" w:rsidP="00D27950">
            <w:pPr>
              <w:rPr>
                <w:sz w:val="20"/>
                <w:szCs w:val="20"/>
              </w:rPr>
            </w:pPr>
            <w:r w:rsidRPr="002C5733">
              <w:rPr>
                <w:sz w:val="20"/>
                <w:szCs w:val="20"/>
              </w:rPr>
              <w:t>Delimiter</w:t>
            </w:r>
          </w:p>
        </w:tc>
        <w:tc>
          <w:tcPr>
            <w:tcW w:w="1486" w:type="dxa"/>
          </w:tcPr>
          <w:p w:rsidR="00445D4F" w:rsidRPr="002C5733" w:rsidRDefault="00445D4F" w:rsidP="00D27950">
            <w:pPr>
              <w:rPr>
                <w:sz w:val="20"/>
                <w:szCs w:val="20"/>
              </w:rPr>
            </w:pPr>
          </w:p>
        </w:tc>
        <w:tc>
          <w:tcPr>
            <w:tcW w:w="1337" w:type="dxa"/>
          </w:tcPr>
          <w:p w:rsidR="00445D4F" w:rsidRPr="002C5733" w:rsidRDefault="00445D4F" w:rsidP="00D27950">
            <w:pPr>
              <w:rPr>
                <w:sz w:val="20"/>
                <w:szCs w:val="20"/>
              </w:rPr>
            </w:pPr>
            <w:r w:rsidRPr="002C5733">
              <w:rPr>
                <w:sz w:val="20"/>
                <w:szCs w:val="20"/>
              </w:rPr>
              <w:t>1</w:t>
            </w:r>
          </w:p>
        </w:tc>
        <w:tc>
          <w:tcPr>
            <w:tcW w:w="1683" w:type="dxa"/>
          </w:tcPr>
          <w:p w:rsidR="00445D4F" w:rsidRPr="002C5733" w:rsidRDefault="00445D4F" w:rsidP="00D27950">
            <w:pPr>
              <w:rPr>
                <w:sz w:val="20"/>
                <w:szCs w:val="20"/>
              </w:rPr>
            </w:pPr>
            <w:r w:rsidRPr="002C5733">
              <w:rPr>
                <w:sz w:val="20"/>
                <w:szCs w:val="20"/>
              </w:rPr>
              <w:t>Uses the ^ character value</w:t>
            </w:r>
          </w:p>
        </w:tc>
      </w:tr>
      <w:tr w:rsidR="00333800" w:rsidRPr="002C5733" w:rsidTr="000A2937">
        <w:tc>
          <w:tcPr>
            <w:tcW w:w="1493" w:type="dxa"/>
          </w:tcPr>
          <w:p w:rsidR="00333800" w:rsidRPr="002C5733" w:rsidRDefault="00A238ED" w:rsidP="00A238ED">
            <w:pPr>
              <w:rPr>
                <w:sz w:val="20"/>
                <w:szCs w:val="20"/>
              </w:rPr>
            </w:pPr>
            <w:r>
              <w:rPr>
                <w:sz w:val="20"/>
                <w:szCs w:val="20"/>
              </w:rPr>
              <w:t>185</w:t>
            </w:r>
            <w:r w:rsidR="00333800">
              <w:rPr>
                <w:sz w:val="20"/>
                <w:szCs w:val="20"/>
              </w:rPr>
              <w:t>-21</w:t>
            </w:r>
            <w:r>
              <w:rPr>
                <w:sz w:val="20"/>
                <w:szCs w:val="20"/>
              </w:rPr>
              <w:t>4</w:t>
            </w:r>
          </w:p>
        </w:tc>
        <w:tc>
          <w:tcPr>
            <w:tcW w:w="1952" w:type="dxa"/>
          </w:tcPr>
          <w:p w:rsidR="00333800" w:rsidRPr="002C5733" w:rsidRDefault="00333800" w:rsidP="000A2937">
            <w:pPr>
              <w:rPr>
                <w:sz w:val="20"/>
                <w:szCs w:val="20"/>
              </w:rPr>
            </w:pPr>
            <w:r>
              <w:rPr>
                <w:sz w:val="20"/>
                <w:szCs w:val="20"/>
              </w:rPr>
              <w:t>Provider Street Address  (Pay-To)</w:t>
            </w:r>
          </w:p>
        </w:tc>
        <w:tc>
          <w:tcPr>
            <w:tcW w:w="1486" w:type="dxa"/>
          </w:tcPr>
          <w:p w:rsidR="00333800" w:rsidRPr="002C5733" w:rsidRDefault="00333800" w:rsidP="000A2937">
            <w:pPr>
              <w:rPr>
                <w:sz w:val="20"/>
                <w:szCs w:val="20"/>
              </w:rPr>
            </w:pPr>
          </w:p>
        </w:tc>
        <w:tc>
          <w:tcPr>
            <w:tcW w:w="1337" w:type="dxa"/>
          </w:tcPr>
          <w:p w:rsidR="00333800" w:rsidRPr="002C5733" w:rsidRDefault="00333800" w:rsidP="000A2937">
            <w:pPr>
              <w:rPr>
                <w:sz w:val="20"/>
                <w:szCs w:val="20"/>
              </w:rPr>
            </w:pPr>
            <w:r>
              <w:rPr>
                <w:sz w:val="20"/>
                <w:szCs w:val="20"/>
              </w:rPr>
              <w:t>30</w:t>
            </w:r>
          </w:p>
        </w:tc>
        <w:tc>
          <w:tcPr>
            <w:tcW w:w="1683" w:type="dxa"/>
          </w:tcPr>
          <w:p w:rsidR="00333800" w:rsidRPr="002C5733" w:rsidRDefault="00333800" w:rsidP="000A2937">
            <w:pPr>
              <w:rPr>
                <w:sz w:val="20"/>
                <w:szCs w:val="20"/>
              </w:rPr>
            </w:pPr>
          </w:p>
        </w:tc>
      </w:tr>
      <w:tr w:rsidR="00333800" w:rsidRPr="002C5733" w:rsidTr="000A2937">
        <w:tc>
          <w:tcPr>
            <w:tcW w:w="1493" w:type="dxa"/>
          </w:tcPr>
          <w:p w:rsidR="00333800" w:rsidRPr="002C5733" w:rsidRDefault="00333800" w:rsidP="000A2937">
            <w:pPr>
              <w:rPr>
                <w:sz w:val="20"/>
                <w:szCs w:val="20"/>
              </w:rPr>
            </w:pPr>
            <w:r>
              <w:rPr>
                <w:sz w:val="20"/>
                <w:szCs w:val="20"/>
              </w:rPr>
              <w:t>21</w:t>
            </w:r>
            <w:r w:rsidR="00A238ED">
              <w:rPr>
                <w:sz w:val="20"/>
                <w:szCs w:val="20"/>
              </w:rPr>
              <w:t>5</w:t>
            </w:r>
          </w:p>
        </w:tc>
        <w:tc>
          <w:tcPr>
            <w:tcW w:w="1952" w:type="dxa"/>
          </w:tcPr>
          <w:p w:rsidR="00333800" w:rsidRPr="002C5733" w:rsidRDefault="00333800" w:rsidP="000A2937">
            <w:pPr>
              <w:rPr>
                <w:sz w:val="20"/>
                <w:szCs w:val="20"/>
              </w:rPr>
            </w:pPr>
            <w:r w:rsidRPr="002C5733">
              <w:rPr>
                <w:sz w:val="20"/>
                <w:szCs w:val="20"/>
              </w:rPr>
              <w:t>Delimiter</w:t>
            </w:r>
          </w:p>
        </w:tc>
        <w:tc>
          <w:tcPr>
            <w:tcW w:w="1486" w:type="dxa"/>
          </w:tcPr>
          <w:p w:rsidR="00333800" w:rsidRPr="002C5733" w:rsidRDefault="00333800" w:rsidP="000A2937">
            <w:pPr>
              <w:rPr>
                <w:sz w:val="20"/>
                <w:szCs w:val="20"/>
              </w:rPr>
            </w:pPr>
          </w:p>
        </w:tc>
        <w:tc>
          <w:tcPr>
            <w:tcW w:w="1337" w:type="dxa"/>
          </w:tcPr>
          <w:p w:rsidR="00333800" w:rsidRPr="002C5733" w:rsidRDefault="00333800" w:rsidP="000A2937">
            <w:pPr>
              <w:rPr>
                <w:sz w:val="20"/>
                <w:szCs w:val="20"/>
              </w:rPr>
            </w:pPr>
            <w:r w:rsidRPr="002C5733">
              <w:rPr>
                <w:sz w:val="20"/>
                <w:szCs w:val="20"/>
              </w:rPr>
              <w:t>1</w:t>
            </w:r>
          </w:p>
        </w:tc>
        <w:tc>
          <w:tcPr>
            <w:tcW w:w="1683" w:type="dxa"/>
          </w:tcPr>
          <w:p w:rsidR="00333800" w:rsidRPr="002C5733" w:rsidRDefault="00333800" w:rsidP="000A2937">
            <w:pPr>
              <w:rPr>
                <w:sz w:val="20"/>
                <w:szCs w:val="20"/>
              </w:rPr>
            </w:pPr>
            <w:r w:rsidRPr="002C5733">
              <w:rPr>
                <w:sz w:val="20"/>
                <w:szCs w:val="20"/>
              </w:rPr>
              <w:t>Uses the ^ character value</w:t>
            </w:r>
          </w:p>
        </w:tc>
      </w:tr>
      <w:tr w:rsidR="00333800" w:rsidRPr="002C5733" w:rsidTr="000A2937">
        <w:tc>
          <w:tcPr>
            <w:tcW w:w="1493" w:type="dxa"/>
          </w:tcPr>
          <w:p w:rsidR="00333800" w:rsidRPr="002C5733" w:rsidRDefault="00A238ED" w:rsidP="00BC5C38">
            <w:pPr>
              <w:rPr>
                <w:sz w:val="20"/>
                <w:szCs w:val="20"/>
              </w:rPr>
            </w:pPr>
            <w:r>
              <w:rPr>
                <w:sz w:val="20"/>
                <w:szCs w:val="20"/>
              </w:rPr>
              <w:t>216</w:t>
            </w:r>
            <w:r w:rsidR="00333800">
              <w:rPr>
                <w:sz w:val="20"/>
                <w:szCs w:val="20"/>
              </w:rPr>
              <w:t>-2</w:t>
            </w:r>
            <w:r w:rsidR="00BC5C38">
              <w:rPr>
                <w:sz w:val="20"/>
                <w:szCs w:val="20"/>
              </w:rPr>
              <w:t>4</w:t>
            </w:r>
            <w:r>
              <w:rPr>
                <w:sz w:val="20"/>
                <w:szCs w:val="20"/>
              </w:rPr>
              <w:t>5</w:t>
            </w:r>
          </w:p>
        </w:tc>
        <w:tc>
          <w:tcPr>
            <w:tcW w:w="1952" w:type="dxa"/>
          </w:tcPr>
          <w:p w:rsidR="00333800" w:rsidRPr="002C5733" w:rsidRDefault="00333800" w:rsidP="000A2937">
            <w:pPr>
              <w:rPr>
                <w:sz w:val="20"/>
                <w:szCs w:val="20"/>
              </w:rPr>
            </w:pPr>
            <w:r>
              <w:rPr>
                <w:sz w:val="20"/>
                <w:szCs w:val="20"/>
              </w:rPr>
              <w:t>Provider City (Pay-To)</w:t>
            </w:r>
          </w:p>
        </w:tc>
        <w:tc>
          <w:tcPr>
            <w:tcW w:w="1486" w:type="dxa"/>
          </w:tcPr>
          <w:p w:rsidR="00333800" w:rsidRPr="002C5733" w:rsidRDefault="00333800" w:rsidP="000A2937">
            <w:pPr>
              <w:rPr>
                <w:sz w:val="20"/>
                <w:szCs w:val="20"/>
              </w:rPr>
            </w:pPr>
          </w:p>
        </w:tc>
        <w:tc>
          <w:tcPr>
            <w:tcW w:w="1337" w:type="dxa"/>
          </w:tcPr>
          <w:p w:rsidR="00333800" w:rsidRPr="002C5733" w:rsidRDefault="00333800" w:rsidP="000A2937">
            <w:pPr>
              <w:rPr>
                <w:sz w:val="20"/>
                <w:szCs w:val="20"/>
              </w:rPr>
            </w:pPr>
            <w:r>
              <w:rPr>
                <w:sz w:val="20"/>
                <w:szCs w:val="20"/>
              </w:rPr>
              <w:t>30</w:t>
            </w:r>
          </w:p>
        </w:tc>
        <w:tc>
          <w:tcPr>
            <w:tcW w:w="1683" w:type="dxa"/>
          </w:tcPr>
          <w:p w:rsidR="00333800" w:rsidRPr="002C5733" w:rsidRDefault="00333800" w:rsidP="000A2937">
            <w:pPr>
              <w:rPr>
                <w:sz w:val="20"/>
                <w:szCs w:val="20"/>
              </w:rPr>
            </w:pPr>
          </w:p>
        </w:tc>
      </w:tr>
      <w:tr w:rsidR="00333800" w:rsidRPr="002C5733" w:rsidTr="000A2937">
        <w:tc>
          <w:tcPr>
            <w:tcW w:w="1493" w:type="dxa"/>
          </w:tcPr>
          <w:p w:rsidR="00333800" w:rsidRPr="002C5733" w:rsidRDefault="00BC5C38" w:rsidP="000A2937">
            <w:pPr>
              <w:rPr>
                <w:sz w:val="20"/>
                <w:szCs w:val="20"/>
              </w:rPr>
            </w:pPr>
            <w:r>
              <w:rPr>
                <w:sz w:val="20"/>
                <w:szCs w:val="20"/>
              </w:rPr>
              <w:t>24</w:t>
            </w:r>
            <w:r w:rsidR="00A238ED">
              <w:rPr>
                <w:sz w:val="20"/>
                <w:szCs w:val="20"/>
              </w:rPr>
              <w:t>6</w:t>
            </w:r>
          </w:p>
        </w:tc>
        <w:tc>
          <w:tcPr>
            <w:tcW w:w="1952" w:type="dxa"/>
          </w:tcPr>
          <w:p w:rsidR="00333800" w:rsidRPr="002C5733" w:rsidRDefault="00333800" w:rsidP="000A2937">
            <w:pPr>
              <w:rPr>
                <w:sz w:val="20"/>
                <w:szCs w:val="20"/>
              </w:rPr>
            </w:pPr>
            <w:r w:rsidRPr="002C5733">
              <w:rPr>
                <w:sz w:val="20"/>
                <w:szCs w:val="20"/>
              </w:rPr>
              <w:t>Delimiter</w:t>
            </w:r>
          </w:p>
        </w:tc>
        <w:tc>
          <w:tcPr>
            <w:tcW w:w="1486" w:type="dxa"/>
          </w:tcPr>
          <w:p w:rsidR="00333800" w:rsidRPr="002C5733" w:rsidRDefault="00333800" w:rsidP="000A2937">
            <w:pPr>
              <w:rPr>
                <w:sz w:val="20"/>
                <w:szCs w:val="20"/>
              </w:rPr>
            </w:pPr>
          </w:p>
        </w:tc>
        <w:tc>
          <w:tcPr>
            <w:tcW w:w="1337" w:type="dxa"/>
          </w:tcPr>
          <w:p w:rsidR="00333800" w:rsidRPr="002C5733" w:rsidRDefault="00333800" w:rsidP="000A2937">
            <w:pPr>
              <w:rPr>
                <w:sz w:val="20"/>
                <w:szCs w:val="20"/>
              </w:rPr>
            </w:pPr>
            <w:r w:rsidRPr="002C5733">
              <w:rPr>
                <w:sz w:val="20"/>
                <w:szCs w:val="20"/>
              </w:rPr>
              <w:t>1</w:t>
            </w:r>
          </w:p>
        </w:tc>
        <w:tc>
          <w:tcPr>
            <w:tcW w:w="1683" w:type="dxa"/>
          </w:tcPr>
          <w:p w:rsidR="00333800" w:rsidRPr="002C5733" w:rsidRDefault="00333800" w:rsidP="000A2937">
            <w:pPr>
              <w:rPr>
                <w:sz w:val="20"/>
                <w:szCs w:val="20"/>
              </w:rPr>
            </w:pPr>
            <w:r w:rsidRPr="002C5733">
              <w:rPr>
                <w:sz w:val="20"/>
                <w:szCs w:val="20"/>
              </w:rPr>
              <w:t>Uses the ^ character value</w:t>
            </w:r>
          </w:p>
        </w:tc>
      </w:tr>
      <w:tr w:rsidR="00333800" w:rsidRPr="002C5733" w:rsidTr="000A2937">
        <w:tc>
          <w:tcPr>
            <w:tcW w:w="1493" w:type="dxa"/>
          </w:tcPr>
          <w:p w:rsidR="00333800" w:rsidRPr="002C5733" w:rsidRDefault="00BC5C38" w:rsidP="00BC5C38">
            <w:pPr>
              <w:rPr>
                <w:sz w:val="20"/>
                <w:szCs w:val="20"/>
              </w:rPr>
            </w:pPr>
            <w:r>
              <w:rPr>
                <w:sz w:val="20"/>
                <w:szCs w:val="20"/>
              </w:rPr>
              <w:t>24</w:t>
            </w:r>
            <w:r w:rsidR="00A238ED">
              <w:rPr>
                <w:sz w:val="20"/>
                <w:szCs w:val="20"/>
              </w:rPr>
              <w:t>7</w:t>
            </w:r>
            <w:r w:rsidR="00333800">
              <w:rPr>
                <w:sz w:val="20"/>
                <w:szCs w:val="20"/>
              </w:rPr>
              <w:t>-2</w:t>
            </w:r>
            <w:r>
              <w:rPr>
                <w:sz w:val="20"/>
                <w:szCs w:val="20"/>
              </w:rPr>
              <w:t>4</w:t>
            </w:r>
            <w:r w:rsidR="00A238ED">
              <w:rPr>
                <w:sz w:val="20"/>
                <w:szCs w:val="20"/>
              </w:rPr>
              <w:t>8</w:t>
            </w:r>
          </w:p>
        </w:tc>
        <w:tc>
          <w:tcPr>
            <w:tcW w:w="1952" w:type="dxa"/>
          </w:tcPr>
          <w:p w:rsidR="00333800" w:rsidRDefault="00333800" w:rsidP="000A2937">
            <w:pPr>
              <w:rPr>
                <w:sz w:val="20"/>
                <w:szCs w:val="20"/>
              </w:rPr>
            </w:pPr>
            <w:r>
              <w:rPr>
                <w:sz w:val="20"/>
                <w:szCs w:val="20"/>
              </w:rPr>
              <w:t>Provider State</w:t>
            </w:r>
          </w:p>
          <w:p w:rsidR="00333800" w:rsidRPr="002C5733" w:rsidRDefault="00333800" w:rsidP="000A2937">
            <w:pPr>
              <w:rPr>
                <w:sz w:val="20"/>
                <w:szCs w:val="20"/>
              </w:rPr>
            </w:pPr>
            <w:r>
              <w:rPr>
                <w:sz w:val="20"/>
                <w:szCs w:val="20"/>
              </w:rPr>
              <w:t>(Pay-To)</w:t>
            </w:r>
          </w:p>
        </w:tc>
        <w:tc>
          <w:tcPr>
            <w:tcW w:w="1486" w:type="dxa"/>
          </w:tcPr>
          <w:p w:rsidR="00333800" w:rsidRPr="002C5733" w:rsidRDefault="00333800" w:rsidP="000A2937">
            <w:pPr>
              <w:rPr>
                <w:sz w:val="20"/>
                <w:szCs w:val="20"/>
              </w:rPr>
            </w:pPr>
            <w:r>
              <w:rPr>
                <w:sz w:val="20"/>
                <w:szCs w:val="20"/>
              </w:rPr>
              <w:t>USPS abbreviation</w:t>
            </w:r>
          </w:p>
        </w:tc>
        <w:tc>
          <w:tcPr>
            <w:tcW w:w="1337" w:type="dxa"/>
          </w:tcPr>
          <w:p w:rsidR="00333800" w:rsidRPr="002C5733" w:rsidRDefault="00333800" w:rsidP="000A2937">
            <w:pPr>
              <w:rPr>
                <w:sz w:val="20"/>
                <w:szCs w:val="20"/>
              </w:rPr>
            </w:pPr>
            <w:r>
              <w:rPr>
                <w:sz w:val="20"/>
                <w:szCs w:val="20"/>
              </w:rPr>
              <w:t>2</w:t>
            </w:r>
          </w:p>
        </w:tc>
        <w:tc>
          <w:tcPr>
            <w:tcW w:w="1683" w:type="dxa"/>
          </w:tcPr>
          <w:p w:rsidR="00333800" w:rsidRPr="002C5733" w:rsidRDefault="00333800" w:rsidP="000A2937">
            <w:pPr>
              <w:rPr>
                <w:sz w:val="20"/>
                <w:szCs w:val="20"/>
              </w:rPr>
            </w:pPr>
          </w:p>
        </w:tc>
      </w:tr>
      <w:tr w:rsidR="00333800" w:rsidRPr="002C5733" w:rsidTr="000A2937">
        <w:tc>
          <w:tcPr>
            <w:tcW w:w="1493" w:type="dxa"/>
          </w:tcPr>
          <w:p w:rsidR="00333800" w:rsidRPr="002C5733" w:rsidRDefault="00BC5C38" w:rsidP="000A2937">
            <w:pPr>
              <w:rPr>
                <w:sz w:val="20"/>
                <w:szCs w:val="20"/>
              </w:rPr>
            </w:pPr>
            <w:r>
              <w:rPr>
                <w:sz w:val="20"/>
                <w:szCs w:val="20"/>
              </w:rPr>
              <w:t>24</w:t>
            </w:r>
            <w:r w:rsidR="00A238ED">
              <w:rPr>
                <w:sz w:val="20"/>
                <w:szCs w:val="20"/>
              </w:rPr>
              <w:t>9</w:t>
            </w:r>
          </w:p>
        </w:tc>
        <w:tc>
          <w:tcPr>
            <w:tcW w:w="1952" w:type="dxa"/>
          </w:tcPr>
          <w:p w:rsidR="00333800" w:rsidRPr="002C5733" w:rsidRDefault="00333800" w:rsidP="000A2937">
            <w:pPr>
              <w:rPr>
                <w:sz w:val="20"/>
                <w:szCs w:val="20"/>
              </w:rPr>
            </w:pPr>
            <w:r w:rsidRPr="002C5733">
              <w:rPr>
                <w:sz w:val="20"/>
                <w:szCs w:val="20"/>
              </w:rPr>
              <w:t>Delimiter</w:t>
            </w:r>
          </w:p>
        </w:tc>
        <w:tc>
          <w:tcPr>
            <w:tcW w:w="1486" w:type="dxa"/>
          </w:tcPr>
          <w:p w:rsidR="00333800" w:rsidRPr="002C5733" w:rsidRDefault="00333800" w:rsidP="000A2937">
            <w:pPr>
              <w:rPr>
                <w:sz w:val="20"/>
                <w:szCs w:val="20"/>
              </w:rPr>
            </w:pPr>
          </w:p>
        </w:tc>
        <w:tc>
          <w:tcPr>
            <w:tcW w:w="1337" w:type="dxa"/>
          </w:tcPr>
          <w:p w:rsidR="00333800" w:rsidRPr="002C5733" w:rsidRDefault="00333800" w:rsidP="000A2937">
            <w:pPr>
              <w:rPr>
                <w:sz w:val="20"/>
                <w:szCs w:val="20"/>
              </w:rPr>
            </w:pPr>
            <w:r w:rsidRPr="002C5733">
              <w:rPr>
                <w:sz w:val="20"/>
                <w:szCs w:val="20"/>
              </w:rPr>
              <w:t>1</w:t>
            </w:r>
          </w:p>
        </w:tc>
        <w:tc>
          <w:tcPr>
            <w:tcW w:w="1683" w:type="dxa"/>
          </w:tcPr>
          <w:p w:rsidR="00333800" w:rsidRPr="002C5733" w:rsidRDefault="00333800" w:rsidP="000A2937">
            <w:pPr>
              <w:rPr>
                <w:sz w:val="20"/>
                <w:szCs w:val="20"/>
              </w:rPr>
            </w:pPr>
            <w:r w:rsidRPr="002C5733">
              <w:rPr>
                <w:sz w:val="20"/>
                <w:szCs w:val="20"/>
              </w:rPr>
              <w:t>Uses the ^ character value</w:t>
            </w:r>
          </w:p>
        </w:tc>
      </w:tr>
      <w:tr w:rsidR="00333800" w:rsidRPr="002C5733" w:rsidTr="003C5096">
        <w:tc>
          <w:tcPr>
            <w:tcW w:w="1493" w:type="dxa"/>
          </w:tcPr>
          <w:p w:rsidR="00333800" w:rsidRDefault="00A238ED" w:rsidP="00BC5C38">
            <w:pPr>
              <w:rPr>
                <w:sz w:val="20"/>
                <w:szCs w:val="20"/>
              </w:rPr>
            </w:pPr>
            <w:r>
              <w:rPr>
                <w:sz w:val="20"/>
                <w:szCs w:val="20"/>
              </w:rPr>
              <w:t>2</w:t>
            </w:r>
            <w:r w:rsidR="00BC5C38">
              <w:rPr>
                <w:sz w:val="20"/>
                <w:szCs w:val="20"/>
              </w:rPr>
              <w:t>5</w:t>
            </w:r>
            <w:r>
              <w:rPr>
                <w:sz w:val="20"/>
                <w:szCs w:val="20"/>
              </w:rPr>
              <w:t>0</w:t>
            </w:r>
            <w:r w:rsidR="00333800">
              <w:rPr>
                <w:sz w:val="20"/>
                <w:szCs w:val="20"/>
              </w:rPr>
              <w:t>-2</w:t>
            </w:r>
            <w:r w:rsidR="00BC5C38">
              <w:rPr>
                <w:sz w:val="20"/>
                <w:szCs w:val="20"/>
              </w:rPr>
              <w:t>5</w:t>
            </w:r>
            <w:r>
              <w:rPr>
                <w:sz w:val="20"/>
                <w:szCs w:val="20"/>
              </w:rPr>
              <w:t>8</w:t>
            </w:r>
          </w:p>
        </w:tc>
        <w:tc>
          <w:tcPr>
            <w:tcW w:w="1952" w:type="dxa"/>
          </w:tcPr>
          <w:p w:rsidR="00333800" w:rsidRPr="002C5733" w:rsidRDefault="00333800" w:rsidP="00D27950">
            <w:pPr>
              <w:rPr>
                <w:sz w:val="20"/>
                <w:szCs w:val="20"/>
              </w:rPr>
            </w:pPr>
            <w:r>
              <w:rPr>
                <w:sz w:val="20"/>
                <w:szCs w:val="20"/>
              </w:rPr>
              <w:t>Provider Zip (Pay-To)</w:t>
            </w:r>
          </w:p>
        </w:tc>
        <w:tc>
          <w:tcPr>
            <w:tcW w:w="1486" w:type="dxa"/>
          </w:tcPr>
          <w:p w:rsidR="00333800" w:rsidRPr="002C5733" w:rsidRDefault="00333800" w:rsidP="00D27950">
            <w:pPr>
              <w:rPr>
                <w:sz w:val="20"/>
                <w:szCs w:val="20"/>
              </w:rPr>
            </w:pPr>
            <w:r>
              <w:rPr>
                <w:sz w:val="20"/>
                <w:szCs w:val="20"/>
              </w:rPr>
              <w:t>USPS ZIP code+4, if available</w:t>
            </w:r>
          </w:p>
        </w:tc>
        <w:tc>
          <w:tcPr>
            <w:tcW w:w="1337" w:type="dxa"/>
          </w:tcPr>
          <w:p w:rsidR="00333800" w:rsidRPr="002C5733" w:rsidRDefault="00333800" w:rsidP="00D27950">
            <w:pPr>
              <w:rPr>
                <w:sz w:val="20"/>
                <w:szCs w:val="20"/>
              </w:rPr>
            </w:pPr>
            <w:r>
              <w:rPr>
                <w:sz w:val="20"/>
                <w:szCs w:val="20"/>
              </w:rPr>
              <w:t>9</w:t>
            </w:r>
          </w:p>
        </w:tc>
        <w:tc>
          <w:tcPr>
            <w:tcW w:w="1683" w:type="dxa"/>
          </w:tcPr>
          <w:p w:rsidR="00333800" w:rsidRPr="002C5733" w:rsidRDefault="00333800" w:rsidP="00D27950">
            <w:pPr>
              <w:rPr>
                <w:sz w:val="20"/>
                <w:szCs w:val="20"/>
              </w:rPr>
            </w:pPr>
            <w:r>
              <w:rPr>
                <w:sz w:val="20"/>
                <w:szCs w:val="20"/>
              </w:rPr>
              <w:t>Numeric</w:t>
            </w:r>
          </w:p>
        </w:tc>
      </w:tr>
      <w:tr w:rsidR="00072AB7" w:rsidRPr="002C5733" w:rsidTr="003C5096">
        <w:tc>
          <w:tcPr>
            <w:tcW w:w="1493" w:type="dxa"/>
          </w:tcPr>
          <w:p w:rsidR="00072AB7" w:rsidRDefault="00072AB7" w:rsidP="00BC5C38">
            <w:pPr>
              <w:rPr>
                <w:sz w:val="20"/>
                <w:szCs w:val="20"/>
              </w:rPr>
            </w:pPr>
            <w:r>
              <w:rPr>
                <w:sz w:val="20"/>
                <w:szCs w:val="20"/>
              </w:rPr>
              <w:lastRenderedPageBreak/>
              <w:t>259</w:t>
            </w:r>
          </w:p>
        </w:tc>
        <w:tc>
          <w:tcPr>
            <w:tcW w:w="1952" w:type="dxa"/>
          </w:tcPr>
          <w:p w:rsidR="00072AB7" w:rsidRDefault="00072AB7" w:rsidP="00D27950">
            <w:pPr>
              <w:rPr>
                <w:sz w:val="20"/>
                <w:szCs w:val="20"/>
              </w:rPr>
            </w:pPr>
            <w:r>
              <w:rPr>
                <w:sz w:val="20"/>
                <w:szCs w:val="20"/>
              </w:rPr>
              <w:t>Delimiter</w:t>
            </w:r>
          </w:p>
        </w:tc>
        <w:tc>
          <w:tcPr>
            <w:tcW w:w="1486" w:type="dxa"/>
          </w:tcPr>
          <w:p w:rsidR="00072AB7" w:rsidRDefault="00072AB7" w:rsidP="00D27950">
            <w:pPr>
              <w:rPr>
                <w:sz w:val="20"/>
                <w:szCs w:val="20"/>
              </w:rPr>
            </w:pPr>
          </w:p>
        </w:tc>
        <w:tc>
          <w:tcPr>
            <w:tcW w:w="1337" w:type="dxa"/>
          </w:tcPr>
          <w:p w:rsidR="00072AB7" w:rsidRDefault="00072AB7" w:rsidP="00D27950">
            <w:pPr>
              <w:rPr>
                <w:sz w:val="20"/>
                <w:szCs w:val="20"/>
              </w:rPr>
            </w:pPr>
            <w:r>
              <w:rPr>
                <w:sz w:val="20"/>
                <w:szCs w:val="20"/>
              </w:rPr>
              <w:t>1</w:t>
            </w:r>
          </w:p>
        </w:tc>
        <w:tc>
          <w:tcPr>
            <w:tcW w:w="1683" w:type="dxa"/>
          </w:tcPr>
          <w:p w:rsidR="00072AB7" w:rsidRDefault="00072AB7" w:rsidP="00D27950">
            <w:pPr>
              <w:rPr>
                <w:sz w:val="20"/>
                <w:szCs w:val="20"/>
              </w:rPr>
            </w:pPr>
            <w:r>
              <w:rPr>
                <w:sz w:val="20"/>
                <w:szCs w:val="20"/>
              </w:rPr>
              <w:t>Uses the ^ character value</w:t>
            </w:r>
          </w:p>
        </w:tc>
      </w:tr>
      <w:tr w:rsidR="00072AB7" w:rsidRPr="002C5733" w:rsidTr="003C5096">
        <w:tc>
          <w:tcPr>
            <w:tcW w:w="1493" w:type="dxa"/>
          </w:tcPr>
          <w:p w:rsidR="00072AB7" w:rsidRDefault="00072AB7" w:rsidP="00BC5C38">
            <w:pPr>
              <w:rPr>
                <w:sz w:val="20"/>
                <w:szCs w:val="20"/>
              </w:rPr>
            </w:pPr>
            <w:r>
              <w:rPr>
                <w:sz w:val="20"/>
                <w:szCs w:val="20"/>
              </w:rPr>
              <w:t>260</w:t>
            </w:r>
          </w:p>
        </w:tc>
        <w:tc>
          <w:tcPr>
            <w:tcW w:w="1952" w:type="dxa"/>
          </w:tcPr>
          <w:p w:rsidR="00072AB7" w:rsidRDefault="00072AB7" w:rsidP="00D27950">
            <w:pPr>
              <w:rPr>
                <w:sz w:val="20"/>
                <w:szCs w:val="20"/>
              </w:rPr>
            </w:pPr>
            <w:r>
              <w:rPr>
                <w:sz w:val="20"/>
                <w:szCs w:val="20"/>
              </w:rPr>
              <w:t>Tax ID number (TIN) or SSN</w:t>
            </w:r>
          </w:p>
        </w:tc>
        <w:tc>
          <w:tcPr>
            <w:tcW w:w="1486" w:type="dxa"/>
          </w:tcPr>
          <w:p w:rsidR="00072AB7" w:rsidRDefault="00072AB7" w:rsidP="00D27950">
            <w:pPr>
              <w:rPr>
                <w:sz w:val="20"/>
                <w:szCs w:val="20"/>
              </w:rPr>
            </w:pPr>
          </w:p>
        </w:tc>
        <w:tc>
          <w:tcPr>
            <w:tcW w:w="1337" w:type="dxa"/>
          </w:tcPr>
          <w:p w:rsidR="00072AB7" w:rsidRDefault="00072AB7" w:rsidP="00D27950">
            <w:pPr>
              <w:rPr>
                <w:sz w:val="20"/>
                <w:szCs w:val="20"/>
              </w:rPr>
            </w:pPr>
            <w:r>
              <w:rPr>
                <w:sz w:val="20"/>
                <w:szCs w:val="20"/>
              </w:rPr>
              <w:t>9</w:t>
            </w:r>
          </w:p>
        </w:tc>
        <w:tc>
          <w:tcPr>
            <w:tcW w:w="1683" w:type="dxa"/>
          </w:tcPr>
          <w:p w:rsidR="00072AB7" w:rsidRDefault="00072AB7" w:rsidP="00D27950">
            <w:pPr>
              <w:rPr>
                <w:sz w:val="20"/>
                <w:szCs w:val="20"/>
              </w:rPr>
            </w:pPr>
            <w:r>
              <w:rPr>
                <w:sz w:val="20"/>
                <w:szCs w:val="20"/>
              </w:rPr>
              <w:t>Numeric, left fill with zeros</w:t>
            </w:r>
          </w:p>
        </w:tc>
      </w:tr>
      <w:tr w:rsidR="00445D4F" w:rsidRPr="002C5733" w:rsidTr="003C5096">
        <w:tc>
          <w:tcPr>
            <w:tcW w:w="1493" w:type="dxa"/>
          </w:tcPr>
          <w:p w:rsidR="00445D4F" w:rsidRPr="002C5733" w:rsidRDefault="00BC5C38" w:rsidP="00445D4F">
            <w:pPr>
              <w:rPr>
                <w:sz w:val="20"/>
                <w:szCs w:val="20"/>
              </w:rPr>
            </w:pPr>
            <w:r>
              <w:rPr>
                <w:sz w:val="20"/>
                <w:szCs w:val="20"/>
              </w:rPr>
              <w:t>2</w:t>
            </w:r>
            <w:r w:rsidR="00072AB7">
              <w:rPr>
                <w:sz w:val="20"/>
                <w:szCs w:val="20"/>
              </w:rPr>
              <w:t>6</w:t>
            </w:r>
            <w:r w:rsidR="00A238ED">
              <w:rPr>
                <w:sz w:val="20"/>
                <w:szCs w:val="20"/>
              </w:rPr>
              <w:t>9</w:t>
            </w:r>
          </w:p>
        </w:tc>
        <w:tc>
          <w:tcPr>
            <w:tcW w:w="1952" w:type="dxa"/>
          </w:tcPr>
          <w:p w:rsidR="00445D4F" w:rsidRPr="002C5733" w:rsidRDefault="00445D4F" w:rsidP="00D27950">
            <w:pPr>
              <w:rPr>
                <w:sz w:val="20"/>
                <w:szCs w:val="20"/>
              </w:rPr>
            </w:pPr>
            <w:r w:rsidRPr="002C5733">
              <w:rPr>
                <w:sz w:val="20"/>
                <w:szCs w:val="20"/>
              </w:rPr>
              <w:t>End of Record</w:t>
            </w:r>
          </w:p>
        </w:tc>
        <w:tc>
          <w:tcPr>
            <w:tcW w:w="1486" w:type="dxa"/>
          </w:tcPr>
          <w:p w:rsidR="00445D4F" w:rsidRPr="002C5733" w:rsidRDefault="00445D4F" w:rsidP="00D27950">
            <w:pPr>
              <w:rPr>
                <w:sz w:val="20"/>
                <w:szCs w:val="20"/>
              </w:rPr>
            </w:pPr>
          </w:p>
        </w:tc>
        <w:tc>
          <w:tcPr>
            <w:tcW w:w="1337" w:type="dxa"/>
          </w:tcPr>
          <w:p w:rsidR="00445D4F" w:rsidRPr="002C5733" w:rsidRDefault="00445D4F" w:rsidP="00D27950">
            <w:pPr>
              <w:rPr>
                <w:sz w:val="20"/>
                <w:szCs w:val="20"/>
              </w:rPr>
            </w:pPr>
            <w:r w:rsidRPr="002C5733">
              <w:rPr>
                <w:sz w:val="20"/>
                <w:szCs w:val="20"/>
              </w:rPr>
              <w:t>1</w:t>
            </w:r>
          </w:p>
        </w:tc>
        <w:tc>
          <w:tcPr>
            <w:tcW w:w="1683" w:type="dxa"/>
          </w:tcPr>
          <w:p w:rsidR="00445D4F" w:rsidRPr="002C5733" w:rsidRDefault="00445D4F" w:rsidP="00D27950">
            <w:pPr>
              <w:rPr>
                <w:sz w:val="20"/>
                <w:szCs w:val="20"/>
              </w:rPr>
            </w:pPr>
            <w:r w:rsidRPr="002C5733">
              <w:rPr>
                <w:sz w:val="20"/>
                <w:szCs w:val="20"/>
              </w:rPr>
              <w:t>Value is spaces.</w:t>
            </w:r>
          </w:p>
        </w:tc>
      </w:tr>
    </w:tbl>
    <w:p w:rsidR="00E04E0D" w:rsidRDefault="00E04E0D"/>
    <w:p w:rsidR="004B4FA9" w:rsidRDefault="004B4FA9">
      <w:pPr>
        <w:rPr>
          <w:sz w:val="28"/>
        </w:rPr>
      </w:pPr>
      <w:r>
        <w:br w:type="page"/>
      </w:r>
    </w:p>
    <w:p w:rsidR="004B4FA9" w:rsidRDefault="004B4FA9" w:rsidP="004B4FA9">
      <w:pPr>
        <w:pStyle w:val="Heading2"/>
      </w:pPr>
      <w:bookmarkStart w:id="282" w:name="_Toc323018275"/>
      <w:r>
        <w:lastRenderedPageBreak/>
        <w:t xml:space="preserve">Provider </w:t>
      </w:r>
      <w:r w:rsidR="0040607B">
        <w:t xml:space="preserve">Negotiated </w:t>
      </w:r>
      <w:r w:rsidR="003452D7">
        <w:t>Rates File (FI to CCN</w:t>
      </w:r>
      <w:r>
        <w:t>)</w:t>
      </w:r>
      <w:bookmarkEnd w:id="282"/>
    </w:p>
    <w:p w:rsidR="005D391F" w:rsidRPr="005D391F" w:rsidRDefault="005D391F" w:rsidP="005D391F"/>
    <w:tbl>
      <w:tblPr>
        <w:tblW w:w="0" w:type="auto"/>
        <w:tblInd w:w="712" w:type="dxa"/>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493"/>
        <w:gridCol w:w="1952"/>
        <w:gridCol w:w="1486"/>
        <w:gridCol w:w="1337"/>
        <w:gridCol w:w="688"/>
        <w:gridCol w:w="270"/>
        <w:gridCol w:w="253"/>
        <w:gridCol w:w="236"/>
        <w:gridCol w:w="236"/>
      </w:tblGrid>
      <w:tr w:rsidR="005D391F" w:rsidRPr="00BD610C" w:rsidTr="00861003">
        <w:trPr>
          <w:tblHeader/>
        </w:trPr>
        <w:tc>
          <w:tcPr>
            <w:tcW w:w="1493" w:type="dxa"/>
            <w:shd w:val="clear" w:color="auto" w:fill="EAF1DD" w:themeFill="accent3" w:themeFillTint="33"/>
          </w:tcPr>
          <w:p w:rsidR="005D391F" w:rsidRPr="00BD610C" w:rsidRDefault="005D391F" w:rsidP="00861003">
            <w:pPr>
              <w:rPr>
                <w:sz w:val="20"/>
              </w:rPr>
            </w:pPr>
            <w:r w:rsidRPr="00BD610C">
              <w:rPr>
                <w:sz w:val="20"/>
              </w:rPr>
              <w:t>Column(s)</w:t>
            </w:r>
          </w:p>
        </w:tc>
        <w:tc>
          <w:tcPr>
            <w:tcW w:w="1952" w:type="dxa"/>
            <w:shd w:val="clear" w:color="auto" w:fill="EAF1DD" w:themeFill="accent3" w:themeFillTint="33"/>
          </w:tcPr>
          <w:p w:rsidR="005D391F" w:rsidRPr="00BD610C" w:rsidRDefault="005D391F" w:rsidP="00861003">
            <w:pPr>
              <w:rPr>
                <w:sz w:val="20"/>
              </w:rPr>
            </w:pPr>
            <w:r w:rsidRPr="00BD610C">
              <w:rPr>
                <w:sz w:val="20"/>
              </w:rPr>
              <w:t>Item</w:t>
            </w:r>
          </w:p>
        </w:tc>
        <w:tc>
          <w:tcPr>
            <w:tcW w:w="1486" w:type="dxa"/>
            <w:shd w:val="clear" w:color="auto" w:fill="EAF1DD" w:themeFill="accent3" w:themeFillTint="33"/>
          </w:tcPr>
          <w:p w:rsidR="005D391F" w:rsidRPr="00BD610C" w:rsidRDefault="005D391F" w:rsidP="00861003">
            <w:pPr>
              <w:rPr>
                <w:sz w:val="20"/>
              </w:rPr>
            </w:pPr>
            <w:r w:rsidRPr="00BD610C">
              <w:rPr>
                <w:sz w:val="20"/>
              </w:rPr>
              <w:t>Notes</w:t>
            </w:r>
          </w:p>
        </w:tc>
        <w:tc>
          <w:tcPr>
            <w:tcW w:w="1337" w:type="dxa"/>
            <w:shd w:val="clear" w:color="auto" w:fill="EAF1DD" w:themeFill="accent3" w:themeFillTint="33"/>
          </w:tcPr>
          <w:p w:rsidR="005D391F" w:rsidRPr="00BD610C" w:rsidRDefault="005D391F" w:rsidP="00861003">
            <w:pPr>
              <w:rPr>
                <w:sz w:val="20"/>
              </w:rPr>
            </w:pPr>
            <w:r w:rsidRPr="00BD610C">
              <w:rPr>
                <w:sz w:val="20"/>
              </w:rPr>
              <w:t>Length</w:t>
            </w:r>
          </w:p>
        </w:tc>
        <w:tc>
          <w:tcPr>
            <w:tcW w:w="1683" w:type="dxa"/>
            <w:gridSpan w:val="5"/>
            <w:shd w:val="clear" w:color="auto" w:fill="EAF1DD" w:themeFill="accent3" w:themeFillTint="33"/>
          </w:tcPr>
          <w:p w:rsidR="005D391F" w:rsidRPr="00BD610C" w:rsidRDefault="005D391F" w:rsidP="00861003">
            <w:pPr>
              <w:rPr>
                <w:sz w:val="20"/>
              </w:rPr>
            </w:pPr>
            <w:r w:rsidRPr="00BD610C">
              <w:rPr>
                <w:sz w:val="20"/>
              </w:rPr>
              <w:t>Format</w:t>
            </w:r>
          </w:p>
        </w:tc>
      </w:tr>
      <w:tr w:rsidR="005D391F" w:rsidRPr="00BD610C" w:rsidTr="00861003">
        <w:tc>
          <w:tcPr>
            <w:tcW w:w="1493" w:type="dxa"/>
          </w:tcPr>
          <w:p w:rsidR="005D391F" w:rsidRPr="00BD610C" w:rsidRDefault="005D391F" w:rsidP="00861003">
            <w:pPr>
              <w:rPr>
                <w:sz w:val="20"/>
              </w:rPr>
            </w:pPr>
            <w:r w:rsidRPr="00BD610C">
              <w:rPr>
                <w:sz w:val="20"/>
              </w:rPr>
              <w:t>1-7</w:t>
            </w:r>
          </w:p>
        </w:tc>
        <w:tc>
          <w:tcPr>
            <w:tcW w:w="1952" w:type="dxa"/>
          </w:tcPr>
          <w:p w:rsidR="005D391F" w:rsidRPr="00BD610C" w:rsidRDefault="005D391F" w:rsidP="00861003">
            <w:pPr>
              <w:rPr>
                <w:sz w:val="20"/>
              </w:rPr>
            </w:pPr>
            <w:r w:rsidRPr="00BD610C">
              <w:rPr>
                <w:sz w:val="20"/>
              </w:rPr>
              <w:t>Provider ID</w:t>
            </w:r>
          </w:p>
        </w:tc>
        <w:tc>
          <w:tcPr>
            <w:tcW w:w="1486" w:type="dxa"/>
          </w:tcPr>
          <w:p w:rsidR="005D391F" w:rsidRPr="00BD610C" w:rsidRDefault="005D391F" w:rsidP="00861003">
            <w:pPr>
              <w:rPr>
                <w:sz w:val="20"/>
              </w:rPr>
            </w:pPr>
            <w:r w:rsidRPr="00BD610C">
              <w:rPr>
                <w:sz w:val="20"/>
              </w:rPr>
              <w:t>LA-MMIS assigned ID number</w:t>
            </w:r>
          </w:p>
        </w:tc>
        <w:tc>
          <w:tcPr>
            <w:tcW w:w="1337" w:type="dxa"/>
          </w:tcPr>
          <w:p w:rsidR="005D391F" w:rsidRPr="00BD610C" w:rsidRDefault="005D391F" w:rsidP="00861003">
            <w:pPr>
              <w:rPr>
                <w:sz w:val="20"/>
              </w:rPr>
            </w:pPr>
            <w:r w:rsidRPr="00BD610C">
              <w:rPr>
                <w:sz w:val="20"/>
              </w:rPr>
              <w:t>7</w:t>
            </w:r>
          </w:p>
        </w:tc>
        <w:tc>
          <w:tcPr>
            <w:tcW w:w="1683" w:type="dxa"/>
            <w:gridSpan w:val="5"/>
          </w:tcPr>
          <w:p w:rsidR="005D391F" w:rsidRPr="00BD610C" w:rsidRDefault="005D391F" w:rsidP="00861003">
            <w:pPr>
              <w:rPr>
                <w:sz w:val="20"/>
              </w:rPr>
            </w:pPr>
            <w:r w:rsidRPr="00BD610C">
              <w:rPr>
                <w:sz w:val="20"/>
              </w:rPr>
              <w:t>Numeric</w:t>
            </w:r>
          </w:p>
        </w:tc>
      </w:tr>
      <w:tr w:rsidR="005D391F" w:rsidRPr="00BD610C" w:rsidTr="00861003">
        <w:tc>
          <w:tcPr>
            <w:tcW w:w="1493" w:type="dxa"/>
          </w:tcPr>
          <w:p w:rsidR="005D391F" w:rsidRPr="00BD610C" w:rsidRDefault="005D391F" w:rsidP="00861003">
            <w:pPr>
              <w:rPr>
                <w:sz w:val="20"/>
              </w:rPr>
            </w:pPr>
            <w:r w:rsidRPr="00BD610C">
              <w:rPr>
                <w:sz w:val="20"/>
              </w:rPr>
              <w:t>8</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9-15</w:t>
            </w:r>
          </w:p>
        </w:tc>
        <w:tc>
          <w:tcPr>
            <w:tcW w:w="1952" w:type="dxa"/>
          </w:tcPr>
          <w:p w:rsidR="005D391F" w:rsidRPr="00BD610C" w:rsidRDefault="005D391F" w:rsidP="00861003">
            <w:pPr>
              <w:rPr>
                <w:sz w:val="20"/>
              </w:rPr>
            </w:pPr>
            <w:r w:rsidRPr="00BD610C">
              <w:rPr>
                <w:sz w:val="20"/>
              </w:rPr>
              <w:t>Provider Check-Digit ID</w:t>
            </w:r>
          </w:p>
        </w:tc>
        <w:tc>
          <w:tcPr>
            <w:tcW w:w="1486" w:type="dxa"/>
          </w:tcPr>
          <w:p w:rsidR="005D391F" w:rsidRPr="00BD610C" w:rsidRDefault="005D391F" w:rsidP="00861003">
            <w:pPr>
              <w:rPr>
                <w:sz w:val="20"/>
              </w:rPr>
            </w:pPr>
            <w:r w:rsidRPr="00BD610C">
              <w:rPr>
                <w:sz w:val="20"/>
              </w:rPr>
              <w:t>LA-MMIS assigned ID number, check-digit</w:t>
            </w:r>
          </w:p>
        </w:tc>
        <w:tc>
          <w:tcPr>
            <w:tcW w:w="1337" w:type="dxa"/>
          </w:tcPr>
          <w:p w:rsidR="005D391F" w:rsidRPr="00BD610C" w:rsidRDefault="005D391F" w:rsidP="00861003">
            <w:pPr>
              <w:rPr>
                <w:sz w:val="20"/>
              </w:rPr>
            </w:pPr>
            <w:r w:rsidRPr="00BD610C">
              <w:rPr>
                <w:sz w:val="20"/>
              </w:rPr>
              <w:t>7</w:t>
            </w:r>
          </w:p>
        </w:tc>
        <w:tc>
          <w:tcPr>
            <w:tcW w:w="1683" w:type="dxa"/>
            <w:gridSpan w:val="5"/>
          </w:tcPr>
          <w:p w:rsidR="005D391F" w:rsidRPr="00BD610C" w:rsidRDefault="005D391F" w:rsidP="00861003">
            <w:pPr>
              <w:rPr>
                <w:sz w:val="20"/>
              </w:rPr>
            </w:pPr>
            <w:r w:rsidRPr="00BD610C">
              <w:rPr>
                <w:sz w:val="20"/>
              </w:rPr>
              <w:t>Numeric</w:t>
            </w:r>
          </w:p>
        </w:tc>
      </w:tr>
      <w:tr w:rsidR="005D391F" w:rsidRPr="00BD610C" w:rsidTr="00861003">
        <w:tc>
          <w:tcPr>
            <w:tcW w:w="1493" w:type="dxa"/>
          </w:tcPr>
          <w:p w:rsidR="005D391F" w:rsidRPr="00BD610C" w:rsidRDefault="005D391F" w:rsidP="00861003">
            <w:pPr>
              <w:rPr>
                <w:sz w:val="20"/>
              </w:rPr>
            </w:pPr>
            <w:r w:rsidRPr="00BD610C">
              <w:rPr>
                <w:sz w:val="20"/>
              </w:rPr>
              <w:t>16</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17-46</w:t>
            </w:r>
          </w:p>
        </w:tc>
        <w:tc>
          <w:tcPr>
            <w:tcW w:w="1952" w:type="dxa"/>
          </w:tcPr>
          <w:p w:rsidR="005D391F" w:rsidRPr="00BD610C" w:rsidRDefault="005D391F" w:rsidP="00861003">
            <w:pPr>
              <w:rPr>
                <w:sz w:val="20"/>
              </w:rPr>
            </w:pPr>
            <w:r w:rsidRPr="00BD610C">
              <w:rPr>
                <w:sz w:val="20"/>
              </w:rPr>
              <w:t>Provider Name (Servicing)</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30</w:t>
            </w:r>
          </w:p>
        </w:tc>
        <w:tc>
          <w:tcPr>
            <w:tcW w:w="1683" w:type="dxa"/>
            <w:gridSpan w:val="5"/>
          </w:tcPr>
          <w:p w:rsidR="005D391F" w:rsidRPr="00BD610C" w:rsidRDefault="005D391F" w:rsidP="00861003">
            <w:pPr>
              <w:rPr>
                <w:sz w:val="20"/>
              </w:rPr>
            </w:pPr>
            <w:r w:rsidRPr="00BD610C">
              <w:rPr>
                <w:sz w:val="20"/>
              </w:rPr>
              <w:t>Character</w:t>
            </w:r>
          </w:p>
        </w:tc>
      </w:tr>
      <w:tr w:rsidR="005D391F" w:rsidRPr="00BD610C" w:rsidTr="00861003">
        <w:tc>
          <w:tcPr>
            <w:tcW w:w="1493" w:type="dxa"/>
          </w:tcPr>
          <w:p w:rsidR="005D391F" w:rsidRPr="00BD610C" w:rsidRDefault="005D391F" w:rsidP="00861003">
            <w:pPr>
              <w:rPr>
                <w:sz w:val="20"/>
              </w:rPr>
            </w:pPr>
            <w:r w:rsidRPr="00BD610C">
              <w:rPr>
                <w:sz w:val="20"/>
              </w:rPr>
              <w:t>47</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48-57</w:t>
            </w:r>
          </w:p>
        </w:tc>
        <w:tc>
          <w:tcPr>
            <w:tcW w:w="1952" w:type="dxa"/>
          </w:tcPr>
          <w:p w:rsidR="005D391F" w:rsidRPr="00BD610C" w:rsidRDefault="005D391F" w:rsidP="00861003">
            <w:pPr>
              <w:rPr>
                <w:sz w:val="20"/>
              </w:rPr>
            </w:pPr>
            <w:r w:rsidRPr="00BD610C">
              <w:rPr>
                <w:sz w:val="20"/>
              </w:rPr>
              <w:t>Provider NPI</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10</w:t>
            </w:r>
          </w:p>
        </w:tc>
        <w:tc>
          <w:tcPr>
            <w:tcW w:w="1683" w:type="dxa"/>
            <w:gridSpan w:val="5"/>
          </w:tcPr>
          <w:p w:rsidR="005D391F" w:rsidRPr="00BD610C" w:rsidRDefault="005D391F" w:rsidP="00861003">
            <w:pPr>
              <w:rPr>
                <w:sz w:val="20"/>
              </w:rPr>
            </w:pPr>
            <w:r w:rsidRPr="00BD610C">
              <w:rPr>
                <w:sz w:val="20"/>
              </w:rPr>
              <w:t>Character</w:t>
            </w:r>
          </w:p>
        </w:tc>
      </w:tr>
      <w:tr w:rsidR="005D391F" w:rsidRPr="00BD610C" w:rsidTr="00861003">
        <w:tc>
          <w:tcPr>
            <w:tcW w:w="1493" w:type="dxa"/>
          </w:tcPr>
          <w:p w:rsidR="005D391F" w:rsidRPr="00BD610C" w:rsidRDefault="005D391F" w:rsidP="00861003">
            <w:pPr>
              <w:rPr>
                <w:sz w:val="20"/>
              </w:rPr>
            </w:pPr>
            <w:r w:rsidRPr="00BD610C">
              <w:rPr>
                <w:sz w:val="20"/>
              </w:rPr>
              <w:t>58</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59-68</w:t>
            </w:r>
          </w:p>
        </w:tc>
        <w:tc>
          <w:tcPr>
            <w:tcW w:w="1952" w:type="dxa"/>
          </w:tcPr>
          <w:p w:rsidR="005D391F" w:rsidRPr="00BD610C" w:rsidRDefault="005D391F" w:rsidP="00861003">
            <w:pPr>
              <w:rPr>
                <w:sz w:val="20"/>
              </w:rPr>
            </w:pPr>
            <w:r w:rsidRPr="00BD610C">
              <w:rPr>
                <w:sz w:val="20"/>
              </w:rPr>
              <w:t>Tie-Breaker</w:t>
            </w:r>
          </w:p>
        </w:tc>
        <w:tc>
          <w:tcPr>
            <w:tcW w:w="1486" w:type="dxa"/>
          </w:tcPr>
          <w:p w:rsidR="005D391F" w:rsidRPr="00BD610C" w:rsidRDefault="005D391F" w:rsidP="00861003">
            <w:pPr>
              <w:rPr>
                <w:sz w:val="20"/>
              </w:rPr>
            </w:pPr>
            <w:r w:rsidRPr="00BD610C">
              <w:rPr>
                <w:sz w:val="20"/>
              </w:rPr>
              <w:t>Taxonomy or Zip Code</w:t>
            </w:r>
          </w:p>
        </w:tc>
        <w:tc>
          <w:tcPr>
            <w:tcW w:w="1337" w:type="dxa"/>
          </w:tcPr>
          <w:p w:rsidR="005D391F" w:rsidRPr="00BD610C" w:rsidRDefault="005D391F" w:rsidP="00861003">
            <w:pPr>
              <w:rPr>
                <w:sz w:val="20"/>
              </w:rPr>
            </w:pPr>
            <w:r w:rsidRPr="00BD610C">
              <w:rPr>
                <w:sz w:val="20"/>
              </w:rPr>
              <w:t>10</w:t>
            </w:r>
          </w:p>
        </w:tc>
        <w:tc>
          <w:tcPr>
            <w:tcW w:w="1683" w:type="dxa"/>
            <w:gridSpan w:val="5"/>
          </w:tcPr>
          <w:p w:rsidR="005D391F" w:rsidRPr="00BD610C" w:rsidRDefault="005D391F" w:rsidP="00861003">
            <w:pPr>
              <w:rPr>
                <w:sz w:val="20"/>
              </w:rPr>
            </w:pPr>
            <w:r w:rsidRPr="00BD610C">
              <w:rPr>
                <w:sz w:val="20"/>
              </w:rPr>
              <w:t>Character</w:t>
            </w:r>
          </w:p>
        </w:tc>
      </w:tr>
      <w:tr w:rsidR="005D391F" w:rsidRPr="00BD610C" w:rsidTr="00861003">
        <w:tc>
          <w:tcPr>
            <w:tcW w:w="1493" w:type="dxa"/>
          </w:tcPr>
          <w:p w:rsidR="005D391F" w:rsidRPr="00BD610C" w:rsidRDefault="005D391F" w:rsidP="00861003">
            <w:pPr>
              <w:rPr>
                <w:sz w:val="20"/>
              </w:rPr>
            </w:pPr>
            <w:r w:rsidRPr="00BD610C">
              <w:rPr>
                <w:sz w:val="20"/>
              </w:rPr>
              <w:t>69</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70-71</w:t>
            </w:r>
          </w:p>
        </w:tc>
        <w:tc>
          <w:tcPr>
            <w:tcW w:w="1952" w:type="dxa"/>
          </w:tcPr>
          <w:p w:rsidR="005D391F" w:rsidRPr="00BD610C" w:rsidRDefault="005D391F" w:rsidP="00861003">
            <w:pPr>
              <w:rPr>
                <w:sz w:val="20"/>
              </w:rPr>
            </w:pPr>
            <w:r w:rsidRPr="00BD610C">
              <w:rPr>
                <w:sz w:val="20"/>
              </w:rPr>
              <w:t>Provider Type</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2</w:t>
            </w:r>
          </w:p>
        </w:tc>
        <w:tc>
          <w:tcPr>
            <w:tcW w:w="1683" w:type="dxa"/>
            <w:gridSpan w:val="5"/>
          </w:tcPr>
          <w:p w:rsidR="005D391F" w:rsidRPr="00BD610C" w:rsidRDefault="005D391F" w:rsidP="00861003">
            <w:pPr>
              <w:rPr>
                <w:sz w:val="20"/>
              </w:rPr>
            </w:pPr>
            <w:r w:rsidRPr="00BD610C">
              <w:rPr>
                <w:sz w:val="20"/>
              </w:rPr>
              <w:t>See Provider Type codes in Appendix H</w:t>
            </w:r>
          </w:p>
        </w:tc>
      </w:tr>
      <w:tr w:rsidR="005D391F" w:rsidRPr="00BD610C" w:rsidTr="00861003">
        <w:tc>
          <w:tcPr>
            <w:tcW w:w="1493" w:type="dxa"/>
          </w:tcPr>
          <w:p w:rsidR="005D391F" w:rsidRPr="00BD610C" w:rsidRDefault="005D391F" w:rsidP="00861003">
            <w:pPr>
              <w:rPr>
                <w:sz w:val="20"/>
              </w:rPr>
            </w:pPr>
            <w:r w:rsidRPr="00BD610C">
              <w:rPr>
                <w:sz w:val="20"/>
              </w:rPr>
              <w:t>72</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73-74</w:t>
            </w:r>
          </w:p>
        </w:tc>
        <w:tc>
          <w:tcPr>
            <w:tcW w:w="1952" w:type="dxa"/>
          </w:tcPr>
          <w:p w:rsidR="005D391F" w:rsidRPr="00BD610C" w:rsidRDefault="005D391F" w:rsidP="00861003">
            <w:pPr>
              <w:rPr>
                <w:sz w:val="20"/>
              </w:rPr>
            </w:pPr>
            <w:r w:rsidRPr="00BD610C">
              <w:rPr>
                <w:sz w:val="20"/>
              </w:rPr>
              <w:t>Provider Specialty</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2</w:t>
            </w:r>
          </w:p>
        </w:tc>
        <w:tc>
          <w:tcPr>
            <w:tcW w:w="1683" w:type="dxa"/>
            <w:gridSpan w:val="5"/>
          </w:tcPr>
          <w:p w:rsidR="005D391F" w:rsidRPr="00BD610C" w:rsidRDefault="005D391F" w:rsidP="00861003">
            <w:pPr>
              <w:rPr>
                <w:sz w:val="20"/>
              </w:rPr>
            </w:pPr>
            <w:r w:rsidRPr="00BD610C">
              <w:rPr>
                <w:sz w:val="20"/>
              </w:rPr>
              <w:t>See Provider Specialty codes in Appendix H</w:t>
            </w:r>
          </w:p>
        </w:tc>
      </w:tr>
      <w:tr w:rsidR="005D391F" w:rsidRPr="00BD610C" w:rsidTr="00861003">
        <w:tc>
          <w:tcPr>
            <w:tcW w:w="1493" w:type="dxa"/>
          </w:tcPr>
          <w:p w:rsidR="005D391F" w:rsidRPr="00BD610C" w:rsidRDefault="005D391F" w:rsidP="00861003">
            <w:pPr>
              <w:rPr>
                <w:sz w:val="20"/>
              </w:rPr>
            </w:pPr>
            <w:r w:rsidRPr="00BD610C">
              <w:rPr>
                <w:sz w:val="20"/>
              </w:rPr>
              <w:t>75</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76-83</w:t>
            </w:r>
          </w:p>
        </w:tc>
        <w:tc>
          <w:tcPr>
            <w:tcW w:w="1952" w:type="dxa"/>
          </w:tcPr>
          <w:p w:rsidR="005D391F" w:rsidRPr="00BD610C" w:rsidRDefault="005D391F" w:rsidP="00861003">
            <w:pPr>
              <w:rPr>
                <w:sz w:val="20"/>
              </w:rPr>
            </w:pPr>
            <w:r w:rsidRPr="00BD610C">
              <w:rPr>
                <w:sz w:val="20"/>
              </w:rPr>
              <w:t>Enrollment Effective Begin Date</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date value in the format YYYYMMDD</w:t>
            </w:r>
          </w:p>
        </w:tc>
      </w:tr>
      <w:tr w:rsidR="005D391F" w:rsidRPr="00BD610C" w:rsidTr="00861003">
        <w:tc>
          <w:tcPr>
            <w:tcW w:w="1493" w:type="dxa"/>
          </w:tcPr>
          <w:p w:rsidR="005D391F" w:rsidRPr="00BD610C" w:rsidRDefault="005D391F" w:rsidP="00861003">
            <w:pPr>
              <w:rPr>
                <w:sz w:val="20"/>
              </w:rPr>
            </w:pPr>
            <w:r w:rsidRPr="00BD610C">
              <w:rPr>
                <w:sz w:val="20"/>
              </w:rPr>
              <w:t>84</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85-92</w:t>
            </w:r>
          </w:p>
        </w:tc>
        <w:tc>
          <w:tcPr>
            <w:tcW w:w="1952" w:type="dxa"/>
          </w:tcPr>
          <w:p w:rsidR="005D391F" w:rsidRPr="00BD610C" w:rsidRDefault="005D391F" w:rsidP="00861003">
            <w:pPr>
              <w:rPr>
                <w:sz w:val="20"/>
              </w:rPr>
            </w:pPr>
            <w:r w:rsidRPr="00BD610C">
              <w:rPr>
                <w:sz w:val="20"/>
              </w:rPr>
              <w:t xml:space="preserve">Enrollment Effective End </w:t>
            </w:r>
          </w:p>
          <w:p w:rsidR="005D391F" w:rsidRPr="00BD610C" w:rsidRDefault="005D391F" w:rsidP="00861003">
            <w:pPr>
              <w:rPr>
                <w:sz w:val="20"/>
              </w:rPr>
            </w:pPr>
            <w:r w:rsidRPr="00BD610C">
              <w:rPr>
                <w:sz w:val="20"/>
              </w:rPr>
              <w:t>Date</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date value in the format YYYYMMDD</w:t>
            </w:r>
          </w:p>
        </w:tc>
      </w:tr>
      <w:tr w:rsidR="005D391F" w:rsidRPr="00BD610C" w:rsidTr="00861003">
        <w:tc>
          <w:tcPr>
            <w:tcW w:w="1493" w:type="dxa"/>
          </w:tcPr>
          <w:p w:rsidR="005D391F" w:rsidRPr="00BD610C" w:rsidRDefault="005D391F" w:rsidP="00861003">
            <w:pPr>
              <w:rPr>
                <w:sz w:val="20"/>
              </w:rPr>
            </w:pPr>
            <w:r w:rsidRPr="00BD610C">
              <w:rPr>
                <w:sz w:val="20"/>
              </w:rPr>
              <w:t>93</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94-101</w:t>
            </w:r>
          </w:p>
        </w:tc>
        <w:tc>
          <w:tcPr>
            <w:tcW w:w="1952" w:type="dxa"/>
          </w:tcPr>
          <w:p w:rsidR="005D391F" w:rsidRPr="00BD610C" w:rsidRDefault="005D391F" w:rsidP="00861003">
            <w:pPr>
              <w:rPr>
                <w:sz w:val="20"/>
              </w:rPr>
            </w:pPr>
            <w:r w:rsidRPr="00BD610C">
              <w:rPr>
                <w:sz w:val="20"/>
              </w:rPr>
              <w:t>Rate 1</w:t>
            </w:r>
          </w:p>
        </w:tc>
        <w:tc>
          <w:tcPr>
            <w:tcW w:w="1486" w:type="dxa"/>
          </w:tcPr>
          <w:p w:rsidR="005D391F" w:rsidRPr="00BD610C" w:rsidRDefault="005D391F" w:rsidP="00861003">
            <w:pPr>
              <w:rPr>
                <w:sz w:val="20"/>
              </w:rPr>
            </w:pPr>
            <w:r w:rsidRPr="00BD610C">
              <w:rPr>
                <w:sz w:val="20"/>
              </w:rPr>
              <w:t>Inpatient General LOC Per-diem</w:t>
            </w: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with decimal and left-fill with zeros</w:t>
            </w:r>
          </w:p>
        </w:tc>
      </w:tr>
      <w:tr w:rsidR="005D391F" w:rsidRPr="00BD610C" w:rsidTr="00861003">
        <w:tc>
          <w:tcPr>
            <w:tcW w:w="1493" w:type="dxa"/>
          </w:tcPr>
          <w:p w:rsidR="005D391F" w:rsidRPr="00BD610C" w:rsidRDefault="005D391F" w:rsidP="00861003">
            <w:pPr>
              <w:rPr>
                <w:sz w:val="20"/>
              </w:rPr>
            </w:pPr>
            <w:r w:rsidRPr="00BD610C">
              <w:rPr>
                <w:sz w:val="20"/>
              </w:rPr>
              <w:t>102</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103-110</w:t>
            </w:r>
          </w:p>
        </w:tc>
        <w:tc>
          <w:tcPr>
            <w:tcW w:w="1952" w:type="dxa"/>
          </w:tcPr>
          <w:p w:rsidR="005D391F" w:rsidRPr="00BD610C" w:rsidRDefault="005D391F" w:rsidP="00861003">
            <w:pPr>
              <w:rPr>
                <w:sz w:val="20"/>
              </w:rPr>
            </w:pPr>
            <w:r w:rsidRPr="00BD610C">
              <w:rPr>
                <w:sz w:val="20"/>
              </w:rPr>
              <w:t>Effective Date 1</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 xml:space="preserve">Numeric, date </w:t>
            </w:r>
            <w:r w:rsidRPr="00BD610C">
              <w:rPr>
                <w:sz w:val="20"/>
              </w:rPr>
              <w:lastRenderedPageBreak/>
              <w:t>value in the format YYYYMMDD</w:t>
            </w:r>
          </w:p>
        </w:tc>
      </w:tr>
      <w:tr w:rsidR="005D391F" w:rsidRPr="00BD610C" w:rsidTr="00861003">
        <w:tc>
          <w:tcPr>
            <w:tcW w:w="1493" w:type="dxa"/>
          </w:tcPr>
          <w:p w:rsidR="005D391F" w:rsidRPr="00BD610C" w:rsidRDefault="005D391F" w:rsidP="00861003">
            <w:pPr>
              <w:rPr>
                <w:sz w:val="20"/>
              </w:rPr>
            </w:pPr>
            <w:r w:rsidRPr="00BD610C">
              <w:rPr>
                <w:sz w:val="20"/>
              </w:rPr>
              <w:lastRenderedPageBreak/>
              <w:t>111</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112-119</w:t>
            </w:r>
          </w:p>
        </w:tc>
        <w:tc>
          <w:tcPr>
            <w:tcW w:w="1952" w:type="dxa"/>
          </w:tcPr>
          <w:p w:rsidR="005D391F" w:rsidRPr="00BD610C" w:rsidRDefault="005D391F" w:rsidP="00861003">
            <w:pPr>
              <w:rPr>
                <w:sz w:val="20"/>
              </w:rPr>
            </w:pPr>
            <w:r w:rsidRPr="00BD610C">
              <w:rPr>
                <w:sz w:val="20"/>
              </w:rPr>
              <w:t>Rate 2</w:t>
            </w:r>
          </w:p>
        </w:tc>
        <w:tc>
          <w:tcPr>
            <w:tcW w:w="1486" w:type="dxa"/>
          </w:tcPr>
          <w:p w:rsidR="005D391F" w:rsidRPr="00BD610C" w:rsidRDefault="005D391F" w:rsidP="00861003">
            <w:pPr>
              <w:rPr>
                <w:sz w:val="20"/>
              </w:rPr>
            </w:pPr>
            <w:r w:rsidRPr="00BD610C">
              <w:rPr>
                <w:sz w:val="20"/>
              </w:rPr>
              <w:t>Other Inpatient (usually not applicable)</w:t>
            </w: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with decimal and left-fill with zeros</w:t>
            </w:r>
          </w:p>
        </w:tc>
      </w:tr>
      <w:tr w:rsidR="005D391F" w:rsidRPr="00BD610C" w:rsidTr="00861003">
        <w:tc>
          <w:tcPr>
            <w:tcW w:w="1493" w:type="dxa"/>
          </w:tcPr>
          <w:p w:rsidR="005D391F" w:rsidRPr="00BD610C" w:rsidRDefault="005D391F" w:rsidP="00861003">
            <w:pPr>
              <w:rPr>
                <w:sz w:val="20"/>
              </w:rPr>
            </w:pPr>
            <w:r w:rsidRPr="00BD610C">
              <w:rPr>
                <w:sz w:val="20"/>
              </w:rPr>
              <w:t>120</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121-128</w:t>
            </w:r>
          </w:p>
        </w:tc>
        <w:tc>
          <w:tcPr>
            <w:tcW w:w="1952" w:type="dxa"/>
          </w:tcPr>
          <w:p w:rsidR="005D391F" w:rsidRPr="00BD610C" w:rsidRDefault="005D391F" w:rsidP="00861003">
            <w:pPr>
              <w:rPr>
                <w:sz w:val="20"/>
              </w:rPr>
            </w:pPr>
            <w:r w:rsidRPr="00BD610C">
              <w:rPr>
                <w:sz w:val="20"/>
              </w:rPr>
              <w:t>Effective Date 2</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date value in the format YYYYMMDD</w:t>
            </w:r>
          </w:p>
        </w:tc>
      </w:tr>
      <w:tr w:rsidR="005D391F" w:rsidRPr="00BD610C" w:rsidTr="00861003">
        <w:tc>
          <w:tcPr>
            <w:tcW w:w="1493" w:type="dxa"/>
          </w:tcPr>
          <w:p w:rsidR="005D391F" w:rsidRPr="00BD610C" w:rsidRDefault="005D391F" w:rsidP="00861003">
            <w:pPr>
              <w:rPr>
                <w:sz w:val="20"/>
              </w:rPr>
            </w:pPr>
            <w:r w:rsidRPr="00BD610C">
              <w:rPr>
                <w:sz w:val="20"/>
              </w:rPr>
              <w:t>129</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130-137</w:t>
            </w:r>
          </w:p>
        </w:tc>
        <w:tc>
          <w:tcPr>
            <w:tcW w:w="1952" w:type="dxa"/>
          </w:tcPr>
          <w:p w:rsidR="005D391F" w:rsidRPr="00BD610C" w:rsidRDefault="005D391F" w:rsidP="00861003">
            <w:pPr>
              <w:rPr>
                <w:sz w:val="20"/>
              </w:rPr>
            </w:pPr>
            <w:r w:rsidRPr="00BD610C">
              <w:rPr>
                <w:sz w:val="20"/>
              </w:rPr>
              <w:t>Rate 9</w:t>
            </w:r>
          </w:p>
        </w:tc>
        <w:tc>
          <w:tcPr>
            <w:tcW w:w="1486" w:type="dxa"/>
          </w:tcPr>
          <w:p w:rsidR="005D391F" w:rsidRPr="00BD610C" w:rsidRDefault="005D391F" w:rsidP="00861003">
            <w:pPr>
              <w:rPr>
                <w:sz w:val="20"/>
              </w:rPr>
            </w:pPr>
            <w:r w:rsidRPr="00BD610C">
              <w:rPr>
                <w:sz w:val="20"/>
              </w:rPr>
              <w:t>Outpatient Cost-to-Charge Ratio</w:t>
            </w: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with decimal and left-fill with zeros</w:t>
            </w:r>
          </w:p>
        </w:tc>
      </w:tr>
      <w:tr w:rsidR="005D391F" w:rsidRPr="00BD610C" w:rsidTr="00861003">
        <w:tc>
          <w:tcPr>
            <w:tcW w:w="1493" w:type="dxa"/>
          </w:tcPr>
          <w:p w:rsidR="005D391F" w:rsidRPr="00BD610C" w:rsidRDefault="005D391F" w:rsidP="00861003">
            <w:pPr>
              <w:rPr>
                <w:sz w:val="20"/>
              </w:rPr>
            </w:pPr>
            <w:r w:rsidRPr="00BD610C">
              <w:rPr>
                <w:sz w:val="20"/>
              </w:rPr>
              <w:t>138</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Pr>
                <w:sz w:val="20"/>
              </w:rPr>
              <w:t>139-146</w:t>
            </w:r>
          </w:p>
        </w:tc>
        <w:tc>
          <w:tcPr>
            <w:tcW w:w="1952" w:type="dxa"/>
          </w:tcPr>
          <w:p w:rsidR="005D391F" w:rsidRPr="00BD610C" w:rsidRDefault="005D391F" w:rsidP="00861003">
            <w:pPr>
              <w:rPr>
                <w:sz w:val="20"/>
              </w:rPr>
            </w:pPr>
            <w:r w:rsidRPr="00BD610C">
              <w:rPr>
                <w:sz w:val="20"/>
              </w:rPr>
              <w:t xml:space="preserve">Effective Date </w:t>
            </w:r>
            <w:r>
              <w:rPr>
                <w:sz w:val="20"/>
              </w:rPr>
              <w:t>9</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date value in the format YYYYMMDD</w:t>
            </w:r>
          </w:p>
        </w:tc>
      </w:tr>
      <w:tr w:rsidR="005D391F" w:rsidRPr="00BD610C" w:rsidTr="00861003">
        <w:tc>
          <w:tcPr>
            <w:tcW w:w="1493" w:type="dxa"/>
          </w:tcPr>
          <w:p w:rsidR="005D391F" w:rsidRPr="00BD610C" w:rsidRDefault="005D391F" w:rsidP="00861003">
            <w:pPr>
              <w:rPr>
                <w:sz w:val="20"/>
              </w:rPr>
            </w:pPr>
            <w:r w:rsidRPr="00BD610C">
              <w:rPr>
                <w:sz w:val="20"/>
              </w:rPr>
              <w:t>1</w:t>
            </w:r>
            <w:r>
              <w:rPr>
                <w:sz w:val="20"/>
              </w:rPr>
              <w:t>47</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6956" w:type="dxa"/>
            <w:gridSpan w:val="5"/>
          </w:tcPr>
          <w:p w:rsidR="005D391F" w:rsidRPr="00BD610C" w:rsidRDefault="005D391F" w:rsidP="00861003">
            <w:pPr>
              <w:rPr>
                <w:sz w:val="20"/>
              </w:rPr>
            </w:pPr>
            <w:r w:rsidRPr="00BD610C">
              <w:rPr>
                <w:sz w:val="20"/>
              </w:rPr>
              <w:t>The next 40 items depict rates associated with specific revenue codes and/or procedure codes.  There are 4 parts to each item: code value, Type of Service, Effective Begin Date and Rate.  Each item is 27 bytes in length and there are 40 occurrences.  Not all 40 items may be populated… some may contain spaces.</w:t>
            </w:r>
          </w:p>
        </w:tc>
        <w:tc>
          <w:tcPr>
            <w:tcW w:w="270" w:type="dxa"/>
          </w:tcPr>
          <w:p w:rsidR="005D391F" w:rsidRPr="00BD610C" w:rsidRDefault="005D391F" w:rsidP="00861003">
            <w:pPr>
              <w:rPr>
                <w:sz w:val="20"/>
              </w:rPr>
            </w:pPr>
          </w:p>
        </w:tc>
        <w:tc>
          <w:tcPr>
            <w:tcW w:w="253" w:type="dxa"/>
          </w:tcPr>
          <w:p w:rsidR="005D391F" w:rsidRPr="00BD610C" w:rsidRDefault="005D391F" w:rsidP="00861003">
            <w:pPr>
              <w:rPr>
                <w:sz w:val="20"/>
              </w:rPr>
            </w:pPr>
          </w:p>
        </w:tc>
        <w:tc>
          <w:tcPr>
            <w:tcW w:w="236" w:type="dxa"/>
          </w:tcPr>
          <w:p w:rsidR="005D391F" w:rsidRPr="00BD610C" w:rsidRDefault="005D391F" w:rsidP="00861003">
            <w:pPr>
              <w:rPr>
                <w:sz w:val="20"/>
              </w:rPr>
            </w:pPr>
          </w:p>
        </w:tc>
        <w:tc>
          <w:tcPr>
            <w:tcW w:w="236" w:type="dxa"/>
          </w:tcPr>
          <w:p w:rsidR="005D391F" w:rsidRPr="00BD610C" w:rsidRDefault="005D391F" w:rsidP="00861003">
            <w:pPr>
              <w:rPr>
                <w:sz w:val="20"/>
              </w:rPr>
            </w:pPr>
          </w:p>
        </w:tc>
      </w:tr>
      <w:tr w:rsidR="005D391F" w:rsidRPr="00BD610C" w:rsidTr="00861003">
        <w:tc>
          <w:tcPr>
            <w:tcW w:w="1493" w:type="dxa"/>
          </w:tcPr>
          <w:p w:rsidR="005D391F" w:rsidRPr="00BD610C" w:rsidRDefault="005D391F" w:rsidP="00861003">
            <w:pPr>
              <w:rPr>
                <w:sz w:val="20"/>
              </w:rPr>
            </w:pPr>
            <w:r w:rsidRPr="00BD610C">
              <w:rPr>
                <w:sz w:val="20"/>
              </w:rPr>
              <w:t>1</w:t>
            </w:r>
            <w:r>
              <w:rPr>
                <w:sz w:val="20"/>
              </w:rPr>
              <w:t>48</w:t>
            </w:r>
            <w:r w:rsidRPr="00BD610C">
              <w:rPr>
                <w:sz w:val="20"/>
              </w:rPr>
              <w:t>-1</w:t>
            </w:r>
            <w:r>
              <w:rPr>
                <w:sz w:val="20"/>
              </w:rPr>
              <w:t>52</w:t>
            </w:r>
          </w:p>
        </w:tc>
        <w:tc>
          <w:tcPr>
            <w:tcW w:w="1952" w:type="dxa"/>
          </w:tcPr>
          <w:p w:rsidR="005D391F" w:rsidRPr="00BD610C" w:rsidRDefault="005D391F" w:rsidP="00861003">
            <w:pPr>
              <w:rPr>
                <w:sz w:val="20"/>
              </w:rPr>
            </w:pPr>
            <w:r w:rsidRPr="00BD610C">
              <w:rPr>
                <w:sz w:val="20"/>
              </w:rPr>
              <w:t>Procedure or Revenue Code</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5</w:t>
            </w:r>
          </w:p>
        </w:tc>
        <w:tc>
          <w:tcPr>
            <w:tcW w:w="1683" w:type="dxa"/>
            <w:gridSpan w:val="5"/>
          </w:tcPr>
          <w:p w:rsidR="005D391F" w:rsidRPr="00BD610C" w:rsidRDefault="005D391F" w:rsidP="00861003">
            <w:pPr>
              <w:rPr>
                <w:sz w:val="20"/>
              </w:rPr>
            </w:pPr>
            <w:r w:rsidRPr="00BD610C">
              <w:rPr>
                <w:sz w:val="20"/>
              </w:rPr>
              <w:t>Character</w:t>
            </w:r>
          </w:p>
        </w:tc>
      </w:tr>
      <w:tr w:rsidR="005D391F" w:rsidRPr="00BD610C" w:rsidTr="00861003">
        <w:tc>
          <w:tcPr>
            <w:tcW w:w="1493" w:type="dxa"/>
          </w:tcPr>
          <w:p w:rsidR="005D391F" w:rsidRPr="00BD610C" w:rsidRDefault="005D391F" w:rsidP="00861003">
            <w:pPr>
              <w:rPr>
                <w:sz w:val="20"/>
              </w:rPr>
            </w:pPr>
            <w:r>
              <w:rPr>
                <w:sz w:val="20"/>
              </w:rPr>
              <w:t>153</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Pr>
                <w:sz w:val="20"/>
              </w:rPr>
              <w:t>154</w:t>
            </w:r>
            <w:r w:rsidRPr="00BD610C">
              <w:rPr>
                <w:sz w:val="20"/>
              </w:rPr>
              <w:t>-1</w:t>
            </w:r>
            <w:r>
              <w:rPr>
                <w:sz w:val="20"/>
              </w:rPr>
              <w:t>55</w:t>
            </w:r>
          </w:p>
        </w:tc>
        <w:tc>
          <w:tcPr>
            <w:tcW w:w="1952" w:type="dxa"/>
          </w:tcPr>
          <w:p w:rsidR="005D391F" w:rsidRPr="00BD610C" w:rsidRDefault="005D391F" w:rsidP="00861003">
            <w:pPr>
              <w:rPr>
                <w:sz w:val="20"/>
              </w:rPr>
            </w:pPr>
            <w:r w:rsidRPr="00BD610C">
              <w:rPr>
                <w:sz w:val="20"/>
              </w:rPr>
              <w:t>Type of Service</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2</w:t>
            </w:r>
          </w:p>
        </w:tc>
        <w:tc>
          <w:tcPr>
            <w:tcW w:w="1683" w:type="dxa"/>
            <w:gridSpan w:val="5"/>
          </w:tcPr>
          <w:p w:rsidR="005D391F" w:rsidRPr="00BD610C" w:rsidRDefault="005D391F" w:rsidP="00861003">
            <w:pPr>
              <w:rPr>
                <w:sz w:val="20"/>
              </w:rPr>
            </w:pPr>
            <w:r w:rsidRPr="00BD610C">
              <w:rPr>
                <w:sz w:val="20"/>
              </w:rPr>
              <w:t>Character, see Type of Service values in Appendix H.</w:t>
            </w:r>
          </w:p>
        </w:tc>
      </w:tr>
      <w:tr w:rsidR="005D391F" w:rsidRPr="00BD610C" w:rsidTr="00861003">
        <w:tc>
          <w:tcPr>
            <w:tcW w:w="1493" w:type="dxa"/>
          </w:tcPr>
          <w:p w:rsidR="005D391F" w:rsidRPr="00BD610C" w:rsidRDefault="005D391F" w:rsidP="00861003">
            <w:pPr>
              <w:rPr>
                <w:sz w:val="20"/>
              </w:rPr>
            </w:pPr>
            <w:r w:rsidRPr="00BD610C">
              <w:rPr>
                <w:sz w:val="20"/>
              </w:rPr>
              <w:t>1</w:t>
            </w:r>
            <w:r>
              <w:rPr>
                <w:sz w:val="20"/>
              </w:rPr>
              <w:t>56</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1</w:t>
            </w:r>
            <w:r>
              <w:rPr>
                <w:sz w:val="20"/>
              </w:rPr>
              <w:t>57-164</w:t>
            </w:r>
          </w:p>
        </w:tc>
        <w:tc>
          <w:tcPr>
            <w:tcW w:w="1952" w:type="dxa"/>
          </w:tcPr>
          <w:p w:rsidR="005D391F" w:rsidRPr="00BD610C" w:rsidRDefault="005D391F" w:rsidP="00861003">
            <w:pPr>
              <w:rPr>
                <w:sz w:val="20"/>
              </w:rPr>
            </w:pPr>
            <w:r w:rsidRPr="00BD610C">
              <w:rPr>
                <w:sz w:val="20"/>
              </w:rPr>
              <w:t>Effective Begin Date</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date value in the format YYYYMMDD</w:t>
            </w:r>
          </w:p>
        </w:tc>
      </w:tr>
      <w:tr w:rsidR="005D391F" w:rsidRPr="00BD610C" w:rsidTr="00861003">
        <w:tc>
          <w:tcPr>
            <w:tcW w:w="1493" w:type="dxa"/>
          </w:tcPr>
          <w:p w:rsidR="005D391F" w:rsidRPr="00BD610C" w:rsidRDefault="005D391F" w:rsidP="00861003">
            <w:pPr>
              <w:rPr>
                <w:sz w:val="20"/>
              </w:rPr>
            </w:pPr>
            <w:r w:rsidRPr="00BD610C">
              <w:rPr>
                <w:sz w:val="20"/>
              </w:rPr>
              <w:t>1</w:t>
            </w:r>
            <w:r>
              <w:rPr>
                <w:sz w:val="20"/>
              </w:rPr>
              <w:t>65</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Pr>
                <w:sz w:val="20"/>
              </w:rPr>
              <w:t>166-173</w:t>
            </w:r>
          </w:p>
        </w:tc>
        <w:tc>
          <w:tcPr>
            <w:tcW w:w="1952" w:type="dxa"/>
          </w:tcPr>
          <w:p w:rsidR="005D391F" w:rsidRPr="00BD610C" w:rsidRDefault="005D391F" w:rsidP="00861003">
            <w:pPr>
              <w:rPr>
                <w:sz w:val="20"/>
              </w:rPr>
            </w:pPr>
            <w:r w:rsidRPr="00BD610C">
              <w:rPr>
                <w:sz w:val="20"/>
              </w:rPr>
              <w:t>Rate</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8</w:t>
            </w:r>
          </w:p>
        </w:tc>
        <w:tc>
          <w:tcPr>
            <w:tcW w:w="1683" w:type="dxa"/>
            <w:gridSpan w:val="5"/>
          </w:tcPr>
          <w:p w:rsidR="005D391F" w:rsidRPr="00BD610C" w:rsidRDefault="005D391F" w:rsidP="00861003">
            <w:pPr>
              <w:rPr>
                <w:sz w:val="20"/>
              </w:rPr>
            </w:pPr>
            <w:r w:rsidRPr="00BD610C">
              <w:rPr>
                <w:sz w:val="20"/>
              </w:rPr>
              <w:t>Numeric with decimal and left-fill with zeros</w:t>
            </w:r>
          </w:p>
        </w:tc>
      </w:tr>
      <w:tr w:rsidR="005D391F" w:rsidRPr="00BD610C" w:rsidTr="00861003">
        <w:tc>
          <w:tcPr>
            <w:tcW w:w="1493" w:type="dxa"/>
          </w:tcPr>
          <w:p w:rsidR="005D391F" w:rsidRPr="00BD610C" w:rsidRDefault="005D391F" w:rsidP="00861003">
            <w:pPr>
              <w:rPr>
                <w:sz w:val="20"/>
              </w:rPr>
            </w:pPr>
            <w:r>
              <w:rPr>
                <w:sz w:val="20"/>
              </w:rPr>
              <w:lastRenderedPageBreak/>
              <w:t>174</w:t>
            </w:r>
          </w:p>
        </w:tc>
        <w:tc>
          <w:tcPr>
            <w:tcW w:w="1952" w:type="dxa"/>
          </w:tcPr>
          <w:p w:rsidR="005D391F" w:rsidRPr="00BD610C" w:rsidRDefault="005D391F" w:rsidP="00861003">
            <w:pPr>
              <w:rPr>
                <w:sz w:val="20"/>
              </w:rPr>
            </w:pPr>
            <w:r w:rsidRPr="00BD610C">
              <w:rPr>
                <w:sz w:val="20"/>
              </w:rPr>
              <w:t>Delimiter</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Uses the ^ character value</w:t>
            </w:r>
          </w:p>
        </w:tc>
      </w:tr>
      <w:tr w:rsidR="005D391F" w:rsidRPr="00BD610C" w:rsidTr="00861003">
        <w:tc>
          <w:tcPr>
            <w:tcW w:w="1493" w:type="dxa"/>
          </w:tcPr>
          <w:p w:rsidR="005D391F" w:rsidRPr="00BD610C" w:rsidRDefault="005D391F" w:rsidP="00861003">
            <w:pPr>
              <w:rPr>
                <w:sz w:val="20"/>
              </w:rPr>
            </w:pPr>
            <w:r w:rsidRPr="00BD610C">
              <w:rPr>
                <w:sz w:val="20"/>
              </w:rPr>
              <w:t>12</w:t>
            </w:r>
            <w:r>
              <w:rPr>
                <w:sz w:val="20"/>
              </w:rPr>
              <w:t>28</w:t>
            </w:r>
          </w:p>
        </w:tc>
        <w:tc>
          <w:tcPr>
            <w:tcW w:w="1952" w:type="dxa"/>
          </w:tcPr>
          <w:p w:rsidR="005D391F" w:rsidRPr="00BD610C" w:rsidRDefault="005D391F" w:rsidP="00861003">
            <w:pPr>
              <w:rPr>
                <w:sz w:val="20"/>
              </w:rPr>
            </w:pPr>
            <w:r w:rsidRPr="00BD610C">
              <w:rPr>
                <w:sz w:val="20"/>
              </w:rPr>
              <w:t>End of Record</w:t>
            </w:r>
          </w:p>
        </w:tc>
        <w:tc>
          <w:tcPr>
            <w:tcW w:w="1486" w:type="dxa"/>
          </w:tcPr>
          <w:p w:rsidR="005D391F" w:rsidRPr="00BD610C" w:rsidRDefault="005D391F" w:rsidP="00861003">
            <w:pPr>
              <w:rPr>
                <w:sz w:val="20"/>
              </w:rPr>
            </w:pPr>
          </w:p>
        </w:tc>
        <w:tc>
          <w:tcPr>
            <w:tcW w:w="1337" w:type="dxa"/>
          </w:tcPr>
          <w:p w:rsidR="005D391F" w:rsidRPr="00BD610C" w:rsidRDefault="005D391F" w:rsidP="00861003">
            <w:pPr>
              <w:rPr>
                <w:sz w:val="20"/>
              </w:rPr>
            </w:pPr>
            <w:r w:rsidRPr="00BD610C">
              <w:rPr>
                <w:sz w:val="20"/>
              </w:rPr>
              <w:t>1</w:t>
            </w:r>
          </w:p>
        </w:tc>
        <w:tc>
          <w:tcPr>
            <w:tcW w:w="1683" w:type="dxa"/>
            <w:gridSpan w:val="5"/>
          </w:tcPr>
          <w:p w:rsidR="005D391F" w:rsidRPr="00BD610C" w:rsidRDefault="005D391F" w:rsidP="00861003">
            <w:pPr>
              <w:rPr>
                <w:sz w:val="20"/>
              </w:rPr>
            </w:pPr>
            <w:r w:rsidRPr="00BD610C">
              <w:rPr>
                <w:sz w:val="20"/>
              </w:rPr>
              <w:t>Value is spaces.</w:t>
            </w:r>
          </w:p>
        </w:tc>
      </w:tr>
    </w:tbl>
    <w:p w:rsidR="00200226" w:rsidRDefault="00200226">
      <w:pPr>
        <w:rPr>
          <w:sz w:val="28"/>
        </w:rPr>
      </w:pPr>
      <w:r>
        <w:br w:type="page"/>
      </w:r>
    </w:p>
    <w:p w:rsidR="004029B8" w:rsidRDefault="004029B8" w:rsidP="00200226">
      <w:pPr>
        <w:pStyle w:val="Heading2"/>
        <w:sectPr w:rsidR="004029B8" w:rsidSect="00D5382C">
          <w:footerReference w:type="default" r:id="rId20"/>
          <w:pgSz w:w="12240" w:h="15840"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titlePg/>
          <w:docGrid w:linePitch="326"/>
        </w:sectPr>
      </w:pPr>
    </w:p>
    <w:p w:rsidR="00200226" w:rsidRDefault="00200226" w:rsidP="00200226">
      <w:pPr>
        <w:pStyle w:val="Heading2"/>
        <w:rPr>
          <w:color w:val="000000"/>
        </w:rPr>
      </w:pPr>
      <w:bookmarkStart w:id="283" w:name="_Toc323018276"/>
      <w:r>
        <w:lastRenderedPageBreak/>
        <w:t>820 File</w:t>
      </w:r>
      <w:r w:rsidR="004B26A1">
        <w:t xml:space="preserve"> (FI to CCN)</w:t>
      </w:r>
      <w:bookmarkEnd w:id="283"/>
    </w:p>
    <w:p w:rsidR="00E04E0D" w:rsidRDefault="00E04E0D">
      <w:pPr>
        <w:rPr>
          <w:color w:val="000000"/>
        </w:rPr>
      </w:pPr>
    </w:p>
    <w:tbl>
      <w:tblPr>
        <w:tblpPr w:leftFromText="180" w:rightFromText="180" w:vertAnchor="text" w:tblpXSpec="center" w:tblpY="1"/>
        <w:tblOverlap w:val="never"/>
        <w:tblW w:w="12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170"/>
        <w:gridCol w:w="990"/>
        <w:gridCol w:w="4827"/>
        <w:gridCol w:w="70"/>
        <w:gridCol w:w="2587"/>
        <w:gridCol w:w="1426"/>
      </w:tblGrid>
      <w:tr w:rsidR="00E91CD8" w:rsidRPr="0049772B" w:rsidTr="00251C75">
        <w:tc>
          <w:tcPr>
            <w:tcW w:w="1179" w:type="dxa"/>
            <w:tcBorders>
              <w:bottom w:val="single" w:sz="4" w:space="0" w:color="auto"/>
              <w:right w:val="single" w:sz="4" w:space="0" w:color="auto"/>
            </w:tcBorders>
            <w:shd w:val="clear" w:color="auto" w:fill="EAF1DD" w:themeFill="accent3" w:themeFillTint="33"/>
          </w:tcPr>
          <w:p w:rsidR="00E91CD8" w:rsidRPr="0049772B" w:rsidRDefault="00E91CD8" w:rsidP="00251C75">
            <w:pPr>
              <w:rPr>
                <w:sz w:val="20"/>
              </w:rPr>
            </w:pPr>
            <w:r w:rsidRPr="0049772B">
              <w:rPr>
                <w:sz w:val="20"/>
              </w:rPr>
              <w:t>Loop</w:t>
            </w:r>
          </w:p>
        </w:tc>
        <w:tc>
          <w:tcPr>
            <w:tcW w:w="1170" w:type="dxa"/>
            <w:tcBorders>
              <w:left w:val="single" w:sz="4" w:space="0" w:color="auto"/>
              <w:bottom w:val="single" w:sz="4" w:space="0" w:color="auto"/>
              <w:right w:val="single" w:sz="4" w:space="0" w:color="auto"/>
            </w:tcBorders>
            <w:shd w:val="clear" w:color="auto" w:fill="EAF1DD" w:themeFill="accent3" w:themeFillTint="33"/>
          </w:tcPr>
          <w:p w:rsidR="00E91CD8" w:rsidRPr="0049772B" w:rsidRDefault="00E91CD8" w:rsidP="00251C75">
            <w:pPr>
              <w:rPr>
                <w:sz w:val="20"/>
              </w:rPr>
            </w:pPr>
            <w:r w:rsidRPr="0049772B">
              <w:rPr>
                <w:sz w:val="20"/>
              </w:rPr>
              <w:t>Segment</w:t>
            </w:r>
          </w:p>
        </w:tc>
        <w:tc>
          <w:tcPr>
            <w:tcW w:w="990" w:type="dxa"/>
            <w:tcBorders>
              <w:left w:val="single" w:sz="4" w:space="0" w:color="auto"/>
              <w:bottom w:val="single" w:sz="4" w:space="0" w:color="auto"/>
              <w:right w:val="single" w:sz="4" w:space="0" w:color="auto"/>
            </w:tcBorders>
            <w:shd w:val="clear" w:color="auto" w:fill="EAF1DD" w:themeFill="accent3" w:themeFillTint="33"/>
          </w:tcPr>
          <w:p w:rsidR="00E91CD8" w:rsidRPr="0049772B" w:rsidRDefault="00E91CD8" w:rsidP="00251C75">
            <w:pPr>
              <w:rPr>
                <w:sz w:val="20"/>
              </w:rPr>
            </w:pPr>
            <w:r w:rsidRPr="0049772B">
              <w:rPr>
                <w:sz w:val="20"/>
              </w:rPr>
              <w:t>Field</w:t>
            </w:r>
          </w:p>
        </w:tc>
        <w:tc>
          <w:tcPr>
            <w:tcW w:w="4897" w:type="dxa"/>
            <w:gridSpan w:val="2"/>
            <w:tcBorders>
              <w:left w:val="single" w:sz="4" w:space="0" w:color="auto"/>
              <w:bottom w:val="single" w:sz="4" w:space="0" w:color="auto"/>
              <w:right w:val="single" w:sz="4" w:space="0" w:color="auto"/>
            </w:tcBorders>
            <w:shd w:val="clear" w:color="auto" w:fill="EAF1DD" w:themeFill="accent3" w:themeFillTint="33"/>
          </w:tcPr>
          <w:p w:rsidR="00E91CD8" w:rsidRPr="0049772B" w:rsidRDefault="00E91CD8" w:rsidP="00251C75">
            <w:pPr>
              <w:rPr>
                <w:sz w:val="20"/>
              </w:rPr>
            </w:pPr>
            <w:r w:rsidRPr="0049772B">
              <w:rPr>
                <w:sz w:val="20"/>
              </w:rPr>
              <w:t>Description</w:t>
            </w:r>
          </w:p>
        </w:tc>
        <w:tc>
          <w:tcPr>
            <w:tcW w:w="2587" w:type="dxa"/>
            <w:tcBorders>
              <w:left w:val="single" w:sz="4" w:space="0" w:color="auto"/>
              <w:bottom w:val="single" w:sz="4" w:space="0" w:color="auto"/>
              <w:right w:val="single" w:sz="4" w:space="0" w:color="auto"/>
            </w:tcBorders>
            <w:shd w:val="clear" w:color="auto" w:fill="EAF1DD" w:themeFill="accent3" w:themeFillTint="33"/>
          </w:tcPr>
          <w:p w:rsidR="00E91CD8" w:rsidRPr="0049772B" w:rsidRDefault="00E91CD8" w:rsidP="00251C75">
            <w:pPr>
              <w:rPr>
                <w:sz w:val="20"/>
              </w:rPr>
            </w:pPr>
            <w:r w:rsidRPr="0049772B">
              <w:rPr>
                <w:sz w:val="20"/>
              </w:rPr>
              <w:t>Valuation</w:t>
            </w:r>
          </w:p>
        </w:tc>
        <w:tc>
          <w:tcPr>
            <w:tcW w:w="1426" w:type="dxa"/>
            <w:tcBorders>
              <w:left w:val="single" w:sz="4" w:space="0" w:color="auto"/>
              <w:bottom w:val="single" w:sz="4" w:space="0" w:color="auto"/>
            </w:tcBorders>
            <w:shd w:val="clear" w:color="auto" w:fill="EAF1DD" w:themeFill="accent3" w:themeFillTint="33"/>
          </w:tcPr>
          <w:p w:rsidR="00E91CD8" w:rsidRPr="0049772B" w:rsidRDefault="00E91CD8" w:rsidP="00251C75">
            <w:pPr>
              <w:rPr>
                <w:sz w:val="20"/>
              </w:rPr>
            </w:pPr>
            <w:r w:rsidRPr="0049772B">
              <w:rPr>
                <w:sz w:val="20"/>
              </w:rPr>
              <w:t>Derived Value (D), Column Map (M), Static Value (S)</w:t>
            </w: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ST=Transaction Set Header</w:t>
            </w:r>
          </w:p>
        </w:tc>
      </w:tr>
      <w:tr w:rsidR="00E91CD8" w:rsidRPr="0049772B" w:rsidTr="00251C75">
        <w:tc>
          <w:tcPr>
            <w:tcW w:w="12249" w:type="dxa"/>
            <w:gridSpan w:val="7"/>
          </w:tcPr>
          <w:p w:rsidR="00E91CD8" w:rsidRPr="0049772B" w:rsidRDefault="00E91CD8" w:rsidP="00251C75">
            <w:pPr>
              <w:rPr>
                <w:sz w:val="20"/>
              </w:rPr>
            </w:pPr>
            <w:r w:rsidRPr="0049772B">
              <w:rPr>
                <w:sz w:val="20"/>
              </w:rPr>
              <w:t>Sample: ST*820*0001*</w:t>
            </w:r>
            <w:r w:rsidRPr="0049772B">
              <w:rPr>
                <w:rFonts w:eastAsia="Calibri"/>
                <w:sz w:val="20"/>
              </w:rPr>
              <w:t>005010X218~</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r w:rsidRPr="0049772B">
              <w:rPr>
                <w:sz w:val="20"/>
              </w:rPr>
              <w:t>ST</w:t>
            </w:r>
          </w:p>
        </w:tc>
        <w:tc>
          <w:tcPr>
            <w:tcW w:w="990" w:type="dxa"/>
          </w:tcPr>
          <w:p w:rsidR="00E91CD8" w:rsidRPr="0049772B" w:rsidRDefault="00E91CD8" w:rsidP="00251C75">
            <w:pPr>
              <w:rPr>
                <w:sz w:val="20"/>
              </w:rPr>
            </w:pPr>
            <w:r w:rsidRPr="0049772B">
              <w:rPr>
                <w:sz w:val="20"/>
              </w:rPr>
              <w:t>ST01</w:t>
            </w:r>
          </w:p>
        </w:tc>
        <w:tc>
          <w:tcPr>
            <w:tcW w:w="4897" w:type="dxa"/>
            <w:gridSpan w:val="2"/>
          </w:tcPr>
          <w:p w:rsidR="00E91CD8" w:rsidRPr="0049772B" w:rsidRDefault="00E91CD8" w:rsidP="00251C75">
            <w:pPr>
              <w:rPr>
                <w:sz w:val="20"/>
              </w:rPr>
            </w:pPr>
            <w:r w:rsidRPr="0049772B">
              <w:rPr>
                <w:sz w:val="20"/>
              </w:rPr>
              <w:t>Transaction Set Identifier Code</w:t>
            </w:r>
          </w:p>
        </w:tc>
        <w:tc>
          <w:tcPr>
            <w:tcW w:w="2587" w:type="dxa"/>
          </w:tcPr>
          <w:p w:rsidR="00E91CD8" w:rsidRPr="0049772B" w:rsidRDefault="00E91CD8" w:rsidP="00251C75">
            <w:pPr>
              <w:rPr>
                <w:sz w:val="20"/>
              </w:rPr>
            </w:pPr>
            <w:r w:rsidRPr="0049772B">
              <w:rPr>
                <w:sz w:val="20"/>
              </w:rPr>
              <w:t>‘820’</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2249" w:type="dxa"/>
            <w:gridSpan w:val="7"/>
          </w:tcPr>
          <w:p w:rsidR="00E91CD8" w:rsidRPr="0049772B" w:rsidRDefault="00E91CD8" w:rsidP="00251C75">
            <w:pPr>
              <w:rPr>
                <w:sz w:val="20"/>
              </w:rPr>
            </w:pPr>
            <w:r w:rsidRPr="0049772B">
              <w:rPr>
                <w:sz w:val="20"/>
              </w:rPr>
              <w:t>Remark: The transaction set control numbers in ST02 and SE02 must be identical. This number must be unique within a specific group and interchange, but the number can repeat in other groups and interchanges.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ST02</w:t>
            </w:r>
          </w:p>
        </w:tc>
        <w:tc>
          <w:tcPr>
            <w:tcW w:w="4897" w:type="dxa"/>
            <w:gridSpan w:val="2"/>
          </w:tcPr>
          <w:p w:rsidR="00E91CD8" w:rsidRPr="0049772B" w:rsidRDefault="00E91CD8" w:rsidP="00251C75">
            <w:pPr>
              <w:rPr>
                <w:sz w:val="20"/>
              </w:rPr>
            </w:pPr>
            <w:r w:rsidRPr="0049772B">
              <w:rPr>
                <w:sz w:val="20"/>
              </w:rPr>
              <w:t>Transaction Set Control Number</w:t>
            </w:r>
          </w:p>
        </w:tc>
        <w:tc>
          <w:tcPr>
            <w:tcW w:w="2587" w:type="dxa"/>
          </w:tcPr>
          <w:p w:rsidR="00E91CD8" w:rsidRPr="0049772B" w:rsidRDefault="00E91CD8" w:rsidP="00251C75">
            <w:pPr>
              <w:rPr>
                <w:sz w:val="20"/>
              </w:rPr>
            </w:pPr>
          </w:p>
        </w:tc>
        <w:tc>
          <w:tcPr>
            <w:tcW w:w="1426" w:type="dxa"/>
          </w:tcPr>
          <w:p w:rsidR="00E91CD8" w:rsidRPr="0049772B" w:rsidRDefault="00E91CD8" w:rsidP="00251C75">
            <w:pPr>
              <w:rPr>
                <w:sz w:val="20"/>
              </w:rPr>
            </w:pPr>
          </w:p>
        </w:tc>
      </w:tr>
      <w:tr w:rsidR="00E91CD8" w:rsidRPr="0049772B" w:rsidTr="00251C75">
        <w:tc>
          <w:tcPr>
            <w:tcW w:w="12249" w:type="dxa"/>
            <w:gridSpan w:val="7"/>
          </w:tcPr>
          <w:p w:rsidR="00E91CD8" w:rsidRPr="0049772B" w:rsidRDefault="00E91CD8" w:rsidP="00251C75">
            <w:pPr>
              <w:rPr>
                <w:sz w:val="20"/>
              </w:rPr>
            </w:pPr>
            <w:r w:rsidRPr="0049772B">
              <w:rPr>
                <w:sz w:val="20"/>
              </w:rPr>
              <w:t>Remark: Identifying control number that must be unique within the transaction set functional group assigned by the originator for a transaction set.  The Transaction Set Control Number in ST02 and SE02 must be identical. The number must be unique within a specific interchange (ISA-IEA), but can repeat in other interchanges.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ST03</w:t>
            </w:r>
          </w:p>
        </w:tc>
        <w:tc>
          <w:tcPr>
            <w:tcW w:w="4897" w:type="dxa"/>
            <w:gridSpan w:val="2"/>
          </w:tcPr>
          <w:p w:rsidR="00E91CD8" w:rsidRPr="0049772B" w:rsidRDefault="00E91CD8" w:rsidP="00251C75">
            <w:pPr>
              <w:rPr>
                <w:sz w:val="20"/>
              </w:rPr>
            </w:pPr>
            <w:r w:rsidRPr="0049772B">
              <w:rPr>
                <w:sz w:val="20"/>
              </w:rPr>
              <w:t>Implementation Convention Reference</w:t>
            </w:r>
          </w:p>
        </w:tc>
        <w:tc>
          <w:tcPr>
            <w:tcW w:w="2587" w:type="dxa"/>
          </w:tcPr>
          <w:p w:rsidR="00E91CD8" w:rsidRPr="0049772B" w:rsidRDefault="00E91CD8" w:rsidP="00251C75">
            <w:pPr>
              <w:rPr>
                <w:sz w:val="20"/>
              </w:rPr>
            </w:pPr>
            <w:r w:rsidRPr="0049772B">
              <w:rPr>
                <w:sz w:val="20"/>
              </w:rPr>
              <w:t>‘005010X218</w:t>
            </w:r>
            <w:r w:rsidRPr="0049772B">
              <w:rPr>
                <w:rFonts w:eastAsia="Calibri"/>
                <w:sz w:val="20"/>
              </w:rPr>
              <w:t>’</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2249" w:type="dxa"/>
            <w:gridSpan w:val="7"/>
          </w:tcPr>
          <w:p w:rsidR="00E91CD8" w:rsidRPr="0049772B" w:rsidRDefault="00E91CD8" w:rsidP="00251C75">
            <w:pPr>
              <w:rPr>
                <w:sz w:val="20"/>
              </w:rPr>
            </w:pPr>
            <w:r w:rsidRPr="0049772B">
              <w:rPr>
                <w:sz w:val="20"/>
              </w:rPr>
              <w:t>Remark: This element must be populated with the guide identifier named in Section 1.2 of the IG.  The unique Version/Release/Industry Identifier Code for transaction sets that are defined by this implementation guide is 005010X218.  This field contains the same value as GS08. Some translator products strip off the ISA and GS segments prior to application (STSE) processing. Providing the information from the GS08 at this level will ensure that the appropriate application mapping is utilized at translation time.</w:t>
            </w:r>
          </w:p>
        </w:tc>
      </w:tr>
      <w:tr w:rsidR="00E91CD8" w:rsidRPr="0049772B" w:rsidTr="00251C75">
        <w:tc>
          <w:tcPr>
            <w:tcW w:w="12249" w:type="dxa"/>
            <w:gridSpan w:val="7"/>
            <w:tcBorders>
              <w:bottom w:val="single" w:sz="4" w:space="0" w:color="auto"/>
            </w:tcBorders>
          </w:tcPr>
          <w:p w:rsidR="00E91CD8" w:rsidRPr="0049772B" w:rsidRDefault="00E91CD8" w:rsidP="00251C75">
            <w:pPr>
              <w:rPr>
                <w:sz w:val="20"/>
              </w:rPr>
            </w:pP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BPR=Financial Information</w:t>
            </w:r>
          </w:p>
        </w:tc>
      </w:tr>
      <w:tr w:rsidR="00E91CD8" w:rsidRPr="0049772B" w:rsidTr="00251C75">
        <w:tc>
          <w:tcPr>
            <w:tcW w:w="12249" w:type="dxa"/>
            <w:gridSpan w:val="7"/>
          </w:tcPr>
          <w:p w:rsidR="00E91CD8" w:rsidRPr="0049772B" w:rsidRDefault="00E91CD8" w:rsidP="00251C75">
            <w:pPr>
              <w:rPr>
                <w:sz w:val="20"/>
              </w:rPr>
            </w:pPr>
            <w:r w:rsidRPr="0049772B">
              <w:rPr>
                <w:sz w:val="20"/>
              </w:rPr>
              <w:t>Sample: BPR*I*1234567.89*C*ACH*CCP*01*123456789*DA*123456*1123456789**01*987654321*DA*654321*20120103~</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r w:rsidRPr="0049772B">
              <w:rPr>
                <w:sz w:val="20"/>
              </w:rPr>
              <w:t>BPR</w:t>
            </w:r>
          </w:p>
        </w:tc>
        <w:tc>
          <w:tcPr>
            <w:tcW w:w="990" w:type="dxa"/>
          </w:tcPr>
          <w:p w:rsidR="00E91CD8" w:rsidRPr="0049772B" w:rsidRDefault="00E91CD8" w:rsidP="00251C75">
            <w:pPr>
              <w:rPr>
                <w:sz w:val="20"/>
              </w:rPr>
            </w:pPr>
            <w:r w:rsidRPr="0049772B">
              <w:rPr>
                <w:sz w:val="20"/>
              </w:rPr>
              <w:t>BPR01</w:t>
            </w:r>
          </w:p>
        </w:tc>
        <w:tc>
          <w:tcPr>
            <w:tcW w:w="4897" w:type="dxa"/>
            <w:gridSpan w:val="2"/>
          </w:tcPr>
          <w:p w:rsidR="00E91CD8" w:rsidRPr="0049772B" w:rsidRDefault="00E91CD8" w:rsidP="00251C75">
            <w:pPr>
              <w:rPr>
                <w:sz w:val="20"/>
              </w:rPr>
            </w:pPr>
            <w:r w:rsidRPr="0049772B">
              <w:rPr>
                <w:sz w:val="20"/>
              </w:rPr>
              <w:t>Transaction Handling Code</w:t>
            </w:r>
          </w:p>
        </w:tc>
        <w:tc>
          <w:tcPr>
            <w:tcW w:w="2587" w:type="dxa"/>
          </w:tcPr>
          <w:p w:rsidR="00E91CD8" w:rsidRPr="0049772B" w:rsidRDefault="00E91CD8" w:rsidP="00251C75">
            <w:pPr>
              <w:rPr>
                <w:sz w:val="20"/>
              </w:rPr>
            </w:pPr>
            <w:r w:rsidRPr="0049772B">
              <w:rPr>
                <w:sz w:val="20"/>
              </w:rPr>
              <w:t>I=Remittance Information Only</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BPR02</w:t>
            </w:r>
          </w:p>
        </w:tc>
        <w:tc>
          <w:tcPr>
            <w:tcW w:w="4897" w:type="dxa"/>
            <w:gridSpan w:val="2"/>
          </w:tcPr>
          <w:p w:rsidR="00E91CD8" w:rsidRPr="0049772B" w:rsidRDefault="00E91CD8" w:rsidP="00251C75">
            <w:pPr>
              <w:rPr>
                <w:sz w:val="20"/>
              </w:rPr>
            </w:pPr>
            <w:r w:rsidRPr="0049772B">
              <w:rPr>
                <w:sz w:val="20"/>
              </w:rPr>
              <w:t>Monetary Amount</w:t>
            </w:r>
          </w:p>
        </w:tc>
        <w:tc>
          <w:tcPr>
            <w:tcW w:w="2587" w:type="dxa"/>
          </w:tcPr>
          <w:p w:rsidR="00E91CD8" w:rsidRPr="0049772B" w:rsidRDefault="00E91CD8" w:rsidP="00251C75">
            <w:pPr>
              <w:rPr>
                <w:sz w:val="20"/>
              </w:rPr>
            </w:pPr>
            <w:r w:rsidRPr="0049772B">
              <w:rPr>
                <w:sz w:val="20"/>
              </w:rPr>
              <w:t>Total Premium Payment Amount</w:t>
            </w:r>
          </w:p>
        </w:tc>
        <w:tc>
          <w:tcPr>
            <w:tcW w:w="1426" w:type="dxa"/>
          </w:tcPr>
          <w:p w:rsidR="00E91CD8" w:rsidRPr="0049772B" w:rsidRDefault="00E91CD8" w:rsidP="00251C75">
            <w:pPr>
              <w:rPr>
                <w:sz w:val="20"/>
              </w:rPr>
            </w:pPr>
            <w:r w:rsidRPr="0049772B">
              <w:rPr>
                <w:sz w:val="20"/>
              </w:rPr>
              <w:t>D</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BPR03</w:t>
            </w:r>
          </w:p>
        </w:tc>
        <w:tc>
          <w:tcPr>
            <w:tcW w:w="4897" w:type="dxa"/>
            <w:gridSpan w:val="2"/>
          </w:tcPr>
          <w:p w:rsidR="00E91CD8" w:rsidRPr="0049772B" w:rsidRDefault="00E91CD8" w:rsidP="00251C75">
            <w:pPr>
              <w:rPr>
                <w:sz w:val="20"/>
              </w:rPr>
            </w:pPr>
            <w:r w:rsidRPr="0049772B">
              <w:rPr>
                <w:sz w:val="20"/>
              </w:rPr>
              <w:t>Credit/Debit Flag Code</w:t>
            </w:r>
          </w:p>
        </w:tc>
        <w:tc>
          <w:tcPr>
            <w:tcW w:w="2587" w:type="dxa"/>
          </w:tcPr>
          <w:p w:rsidR="00E91CD8" w:rsidRPr="0049772B" w:rsidRDefault="00E91CD8" w:rsidP="00251C75">
            <w:pPr>
              <w:rPr>
                <w:sz w:val="20"/>
              </w:rPr>
            </w:pPr>
            <w:r w:rsidRPr="0049772B">
              <w:rPr>
                <w:sz w:val="20"/>
              </w:rPr>
              <w:t>C=Credit</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BPR04</w:t>
            </w:r>
          </w:p>
        </w:tc>
        <w:tc>
          <w:tcPr>
            <w:tcW w:w="4897" w:type="dxa"/>
            <w:gridSpan w:val="2"/>
          </w:tcPr>
          <w:p w:rsidR="00E91CD8" w:rsidRPr="0049772B" w:rsidRDefault="00E91CD8" w:rsidP="00251C75">
            <w:pPr>
              <w:rPr>
                <w:sz w:val="20"/>
              </w:rPr>
            </w:pPr>
            <w:r w:rsidRPr="0049772B">
              <w:rPr>
                <w:sz w:val="20"/>
              </w:rPr>
              <w:t>Payment Method Code</w:t>
            </w:r>
          </w:p>
        </w:tc>
        <w:tc>
          <w:tcPr>
            <w:tcW w:w="2587" w:type="dxa"/>
          </w:tcPr>
          <w:p w:rsidR="00E91CD8" w:rsidRPr="0049772B" w:rsidRDefault="00E91CD8" w:rsidP="00251C75">
            <w:pPr>
              <w:rPr>
                <w:sz w:val="20"/>
              </w:rPr>
            </w:pPr>
            <w:r w:rsidRPr="0049772B">
              <w:rPr>
                <w:sz w:val="20"/>
              </w:rPr>
              <w:t>ACH=Automated Clearinghouse</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BPR05</w:t>
            </w:r>
          </w:p>
        </w:tc>
        <w:tc>
          <w:tcPr>
            <w:tcW w:w="4897" w:type="dxa"/>
            <w:gridSpan w:val="2"/>
          </w:tcPr>
          <w:p w:rsidR="00E91CD8" w:rsidRPr="0049772B" w:rsidRDefault="00E91CD8" w:rsidP="00251C75">
            <w:pPr>
              <w:rPr>
                <w:sz w:val="20"/>
              </w:rPr>
            </w:pPr>
            <w:r w:rsidRPr="0049772B">
              <w:rPr>
                <w:sz w:val="20"/>
              </w:rPr>
              <w:t>Payment Format Code</w:t>
            </w:r>
          </w:p>
        </w:tc>
        <w:tc>
          <w:tcPr>
            <w:tcW w:w="2587" w:type="dxa"/>
          </w:tcPr>
          <w:p w:rsidR="00E91CD8" w:rsidRPr="0049772B" w:rsidRDefault="00E91CD8" w:rsidP="00251C75">
            <w:pPr>
              <w:rPr>
                <w:sz w:val="20"/>
              </w:rPr>
            </w:pPr>
            <w:r w:rsidRPr="0049772B">
              <w:rPr>
                <w:sz w:val="20"/>
              </w:rPr>
              <w:t>CCP=CCD+ Format</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BPR06</w:t>
            </w:r>
          </w:p>
        </w:tc>
        <w:tc>
          <w:tcPr>
            <w:tcW w:w="4897" w:type="dxa"/>
            <w:gridSpan w:val="2"/>
          </w:tcPr>
          <w:p w:rsidR="00E91CD8" w:rsidRPr="0049772B" w:rsidRDefault="00E91CD8" w:rsidP="00251C75">
            <w:pPr>
              <w:rPr>
                <w:sz w:val="20"/>
              </w:rPr>
            </w:pPr>
            <w:r w:rsidRPr="0049772B">
              <w:rPr>
                <w:sz w:val="20"/>
              </w:rPr>
              <w:t>(DFI) ID Number Qualifier</w:t>
            </w:r>
          </w:p>
        </w:tc>
        <w:tc>
          <w:tcPr>
            <w:tcW w:w="2587" w:type="dxa"/>
          </w:tcPr>
          <w:p w:rsidR="00E91CD8" w:rsidRPr="0049772B" w:rsidRDefault="00E91CD8" w:rsidP="00251C75">
            <w:pPr>
              <w:rPr>
                <w:sz w:val="20"/>
              </w:rPr>
            </w:pPr>
            <w:r w:rsidRPr="0049772B">
              <w:rPr>
                <w:sz w:val="20"/>
              </w:rPr>
              <w:t xml:space="preserve">Depository Financial Institution (DFI) Identification Number Qualifier                             01 – ABA Transit Routing Number Including Check </w:t>
            </w:r>
            <w:r w:rsidRPr="0049772B">
              <w:rPr>
                <w:sz w:val="20"/>
              </w:rPr>
              <w:lastRenderedPageBreak/>
              <w:t>Digits (9 digits)</w:t>
            </w:r>
          </w:p>
        </w:tc>
        <w:tc>
          <w:tcPr>
            <w:tcW w:w="1426" w:type="dxa"/>
          </w:tcPr>
          <w:p w:rsidR="00E91CD8" w:rsidRPr="0049772B" w:rsidRDefault="00E91CD8" w:rsidP="00251C75">
            <w:pPr>
              <w:rPr>
                <w:sz w:val="20"/>
              </w:rPr>
            </w:pPr>
            <w:r w:rsidRPr="0049772B">
              <w:rPr>
                <w:sz w:val="20"/>
              </w:rPr>
              <w:lastRenderedPageBreak/>
              <w:t>S</w:t>
            </w:r>
          </w:p>
        </w:tc>
      </w:tr>
      <w:tr w:rsidR="00E91CD8" w:rsidRPr="0049772B" w:rsidTr="00251C75">
        <w:trPr>
          <w:trHeight w:val="1070"/>
        </w:trPr>
        <w:tc>
          <w:tcPr>
            <w:tcW w:w="12249" w:type="dxa"/>
            <w:gridSpan w:val="7"/>
          </w:tcPr>
          <w:p w:rsidR="00E91CD8" w:rsidRPr="0049772B" w:rsidRDefault="00E91CD8" w:rsidP="00251C75">
            <w:pPr>
              <w:rPr>
                <w:sz w:val="20"/>
              </w:rPr>
            </w:pPr>
            <w:r w:rsidRPr="0049772B">
              <w:rPr>
                <w:sz w:val="20"/>
              </w:rPr>
              <w:lastRenderedPageBreak/>
              <w:t>Remark: Reference information as defined for a particular Transaction Set or as specified by the Reference Identification Qualifier.</w:t>
            </w:r>
          </w:p>
          <w:p w:rsidR="00E91CD8" w:rsidRPr="0049772B" w:rsidRDefault="00E91CD8" w:rsidP="00251C75">
            <w:pPr>
              <w:rPr>
                <w:sz w:val="20"/>
              </w:rPr>
            </w:pPr>
            <w:r w:rsidRPr="0049772B">
              <w:rPr>
                <w:sz w:val="20"/>
              </w:rPr>
              <w:t xml:space="preserve">SEMANTIC: BGN06 is the transaction set reference number of a previously sent transaction affected by the current transaction. </w:t>
            </w:r>
          </w:p>
          <w:p w:rsidR="00E91CD8" w:rsidRPr="0049772B" w:rsidRDefault="00E91CD8" w:rsidP="00251C75">
            <w:pPr>
              <w:rPr>
                <w:sz w:val="20"/>
              </w:rPr>
            </w:pPr>
            <w:r w:rsidRPr="0049772B">
              <w:rPr>
                <w:sz w:val="20"/>
              </w:rPr>
              <w:t>SITUATIONAL RULE: Required when there is a previously sent transaction to cross-reference. If not required by this implementation guide, do not send.</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BPR07</w:t>
            </w:r>
          </w:p>
        </w:tc>
        <w:tc>
          <w:tcPr>
            <w:tcW w:w="4897" w:type="dxa"/>
            <w:gridSpan w:val="2"/>
          </w:tcPr>
          <w:p w:rsidR="00E91CD8" w:rsidRPr="0049772B" w:rsidRDefault="00E91CD8" w:rsidP="00251C75">
            <w:pPr>
              <w:rPr>
                <w:sz w:val="20"/>
              </w:rPr>
            </w:pPr>
            <w:r w:rsidRPr="0049772B">
              <w:rPr>
                <w:sz w:val="20"/>
              </w:rPr>
              <w:t>(DFI) Identification Number</w:t>
            </w:r>
          </w:p>
        </w:tc>
        <w:tc>
          <w:tcPr>
            <w:tcW w:w="2587" w:type="dxa"/>
          </w:tcPr>
          <w:p w:rsidR="00E91CD8" w:rsidRPr="0049772B" w:rsidRDefault="00E91CD8" w:rsidP="00251C75">
            <w:pPr>
              <w:rPr>
                <w:sz w:val="20"/>
              </w:rPr>
            </w:pPr>
            <w:r w:rsidRPr="0049772B">
              <w:rPr>
                <w:sz w:val="20"/>
              </w:rPr>
              <w:t>ID number of originating Depository (DHH)</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BPR08</w:t>
            </w:r>
          </w:p>
        </w:tc>
        <w:tc>
          <w:tcPr>
            <w:tcW w:w="4897" w:type="dxa"/>
            <w:gridSpan w:val="2"/>
          </w:tcPr>
          <w:p w:rsidR="00E91CD8" w:rsidRPr="0049772B" w:rsidRDefault="00E91CD8" w:rsidP="00251C75">
            <w:pPr>
              <w:rPr>
                <w:sz w:val="20"/>
              </w:rPr>
            </w:pPr>
            <w:r w:rsidRPr="0049772B">
              <w:rPr>
                <w:sz w:val="20"/>
              </w:rPr>
              <w:t>Account Number Qualifier</w:t>
            </w:r>
          </w:p>
        </w:tc>
        <w:tc>
          <w:tcPr>
            <w:tcW w:w="2587" w:type="dxa"/>
          </w:tcPr>
          <w:p w:rsidR="00E91CD8" w:rsidRPr="0049772B" w:rsidRDefault="00E91CD8" w:rsidP="00251C75">
            <w:pPr>
              <w:rPr>
                <w:sz w:val="20"/>
              </w:rPr>
            </w:pPr>
            <w:r w:rsidRPr="0049772B">
              <w:rPr>
                <w:sz w:val="20"/>
              </w:rPr>
              <w:t>Code indicating type of account                      “DA”   - Demand Deposit</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BPR09</w:t>
            </w:r>
          </w:p>
        </w:tc>
        <w:tc>
          <w:tcPr>
            <w:tcW w:w="4897" w:type="dxa"/>
            <w:gridSpan w:val="2"/>
          </w:tcPr>
          <w:p w:rsidR="00E91CD8" w:rsidRPr="0049772B" w:rsidRDefault="00E91CD8" w:rsidP="00251C75">
            <w:pPr>
              <w:rPr>
                <w:sz w:val="20"/>
              </w:rPr>
            </w:pPr>
            <w:r w:rsidRPr="0049772B">
              <w:rPr>
                <w:sz w:val="20"/>
              </w:rPr>
              <w:t>Account Number</w:t>
            </w:r>
          </w:p>
        </w:tc>
        <w:tc>
          <w:tcPr>
            <w:tcW w:w="2587" w:type="dxa"/>
          </w:tcPr>
          <w:p w:rsidR="00E91CD8" w:rsidRPr="0049772B" w:rsidRDefault="00E91CD8" w:rsidP="00251C75">
            <w:pPr>
              <w:rPr>
                <w:sz w:val="20"/>
              </w:rPr>
            </w:pPr>
            <w:r w:rsidRPr="0049772B">
              <w:rPr>
                <w:sz w:val="20"/>
              </w:rPr>
              <w:t>Premium payer’s bank account</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BPR10</w:t>
            </w:r>
          </w:p>
        </w:tc>
        <w:tc>
          <w:tcPr>
            <w:tcW w:w="4897" w:type="dxa"/>
            <w:gridSpan w:val="2"/>
          </w:tcPr>
          <w:p w:rsidR="00E91CD8" w:rsidRPr="0049772B" w:rsidRDefault="00E91CD8" w:rsidP="00251C75">
            <w:pPr>
              <w:rPr>
                <w:sz w:val="20"/>
              </w:rPr>
            </w:pPr>
            <w:r w:rsidRPr="0049772B">
              <w:rPr>
                <w:sz w:val="20"/>
              </w:rPr>
              <w:t>Originating Company Identifier</w:t>
            </w:r>
          </w:p>
        </w:tc>
        <w:tc>
          <w:tcPr>
            <w:tcW w:w="2587" w:type="dxa"/>
          </w:tcPr>
          <w:p w:rsidR="00E91CD8" w:rsidRPr="0049772B" w:rsidRDefault="00E91CD8" w:rsidP="00251C75">
            <w:pPr>
              <w:rPr>
                <w:sz w:val="20"/>
              </w:rPr>
            </w:pPr>
            <w:r w:rsidRPr="0049772B">
              <w:rPr>
                <w:sz w:val="20"/>
              </w:rPr>
              <w:t>Federal tax ID number preceded by a 1.</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BPR11</w:t>
            </w:r>
          </w:p>
        </w:tc>
        <w:tc>
          <w:tcPr>
            <w:tcW w:w="4897" w:type="dxa"/>
            <w:gridSpan w:val="2"/>
          </w:tcPr>
          <w:p w:rsidR="00E91CD8" w:rsidRPr="0049772B" w:rsidRDefault="00E91CD8" w:rsidP="00251C75">
            <w:pPr>
              <w:rPr>
                <w:sz w:val="20"/>
              </w:rPr>
            </w:pPr>
            <w:r w:rsidRPr="0049772B">
              <w:rPr>
                <w:sz w:val="20"/>
              </w:rPr>
              <w:t>Originating Company Supplemental Code</w:t>
            </w:r>
          </w:p>
        </w:tc>
        <w:tc>
          <w:tcPr>
            <w:tcW w:w="2587" w:type="dxa"/>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BRP12</w:t>
            </w:r>
          </w:p>
        </w:tc>
        <w:tc>
          <w:tcPr>
            <w:tcW w:w="4897" w:type="dxa"/>
            <w:gridSpan w:val="2"/>
          </w:tcPr>
          <w:p w:rsidR="00E91CD8" w:rsidRPr="0049772B" w:rsidRDefault="00E91CD8" w:rsidP="00251C75">
            <w:pPr>
              <w:rPr>
                <w:sz w:val="20"/>
              </w:rPr>
            </w:pPr>
            <w:r w:rsidRPr="0049772B">
              <w:rPr>
                <w:sz w:val="20"/>
              </w:rPr>
              <w:t>(DFI) ID Number Qualifier</w:t>
            </w:r>
          </w:p>
        </w:tc>
        <w:tc>
          <w:tcPr>
            <w:tcW w:w="2587" w:type="dxa"/>
          </w:tcPr>
          <w:p w:rsidR="00E91CD8" w:rsidRPr="0049772B" w:rsidRDefault="00E91CD8" w:rsidP="00251C75">
            <w:pPr>
              <w:rPr>
                <w:sz w:val="20"/>
              </w:rPr>
            </w:pPr>
            <w:r w:rsidRPr="0049772B">
              <w:rPr>
                <w:sz w:val="20"/>
              </w:rPr>
              <w:t>Depository Financial Institution (DFI) Identification Number Qualifier                                                     “01” – ABA Transit Routing Number Including Check Digits</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BPR13</w:t>
            </w:r>
          </w:p>
        </w:tc>
        <w:tc>
          <w:tcPr>
            <w:tcW w:w="4897" w:type="dxa"/>
            <w:gridSpan w:val="2"/>
          </w:tcPr>
          <w:p w:rsidR="00E91CD8" w:rsidRPr="0049772B" w:rsidRDefault="00E91CD8" w:rsidP="00251C75">
            <w:pPr>
              <w:rPr>
                <w:sz w:val="20"/>
              </w:rPr>
            </w:pPr>
            <w:r w:rsidRPr="0049772B">
              <w:rPr>
                <w:sz w:val="20"/>
              </w:rPr>
              <w:t>(DFI) Identification Number</w:t>
            </w:r>
          </w:p>
        </w:tc>
        <w:tc>
          <w:tcPr>
            <w:tcW w:w="2587" w:type="dxa"/>
          </w:tcPr>
          <w:p w:rsidR="00E91CD8" w:rsidRPr="0049772B" w:rsidRDefault="00E91CD8" w:rsidP="00251C75">
            <w:pPr>
              <w:rPr>
                <w:sz w:val="20"/>
              </w:rPr>
            </w:pPr>
            <w:r w:rsidRPr="0049772B">
              <w:rPr>
                <w:sz w:val="20"/>
              </w:rPr>
              <w:t>This is the identifying number of the Receiving Depository Financial Institution receiving the transaction into the ACH network.  (CCN-S)</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BRP14</w:t>
            </w:r>
          </w:p>
        </w:tc>
        <w:tc>
          <w:tcPr>
            <w:tcW w:w="4897" w:type="dxa"/>
            <w:gridSpan w:val="2"/>
          </w:tcPr>
          <w:p w:rsidR="00E91CD8" w:rsidRPr="0049772B" w:rsidRDefault="00E91CD8" w:rsidP="00251C75">
            <w:pPr>
              <w:rPr>
                <w:sz w:val="20"/>
              </w:rPr>
            </w:pPr>
            <w:r w:rsidRPr="0049772B">
              <w:rPr>
                <w:sz w:val="20"/>
              </w:rPr>
              <w:t>Account Number Qualifier</w:t>
            </w:r>
          </w:p>
        </w:tc>
        <w:tc>
          <w:tcPr>
            <w:tcW w:w="2587" w:type="dxa"/>
          </w:tcPr>
          <w:p w:rsidR="00E91CD8" w:rsidRPr="0049772B" w:rsidRDefault="00E91CD8" w:rsidP="00251C75">
            <w:pPr>
              <w:rPr>
                <w:sz w:val="20"/>
              </w:rPr>
            </w:pPr>
            <w:r w:rsidRPr="0049772B">
              <w:rPr>
                <w:sz w:val="20"/>
              </w:rPr>
              <w:t>Code indicating type of account                      “DA” - Demand Deposit                                  “SG” - Savings</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BPR15</w:t>
            </w:r>
          </w:p>
        </w:tc>
        <w:tc>
          <w:tcPr>
            <w:tcW w:w="4897" w:type="dxa"/>
            <w:gridSpan w:val="2"/>
          </w:tcPr>
          <w:p w:rsidR="00E91CD8" w:rsidRPr="0049772B" w:rsidRDefault="00E91CD8" w:rsidP="00251C75">
            <w:pPr>
              <w:rPr>
                <w:sz w:val="20"/>
              </w:rPr>
            </w:pPr>
            <w:r w:rsidRPr="0049772B">
              <w:rPr>
                <w:sz w:val="20"/>
              </w:rPr>
              <w:t>Account Number</w:t>
            </w:r>
          </w:p>
        </w:tc>
        <w:tc>
          <w:tcPr>
            <w:tcW w:w="2587" w:type="dxa"/>
          </w:tcPr>
          <w:p w:rsidR="00E91CD8" w:rsidRPr="0049772B" w:rsidRDefault="00E91CD8" w:rsidP="000C3D6B">
            <w:pPr>
              <w:rPr>
                <w:sz w:val="20"/>
              </w:rPr>
            </w:pPr>
            <w:r w:rsidRPr="0049772B">
              <w:rPr>
                <w:sz w:val="20"/>
              </w:rPr>
              <w:t>CCN bank account number</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BPR16</w:t>
            </w:r>
          </w:p>
        </w:tc>
        <w:tc>
          <w:tcPr>
            <w:tcW w:w="4897" w:type="dxa"/>
            <w:gridSpan w:val="2"/>
          </w:tcPr>
          <w:p w:rsidR="00E91CD8" w:rsidRPr="0049772B" w:rsidRDefault="00E91CD8" w:rsidP="00251C75">
            <w:pPr>
              <w:rPr>
                <w:sz w:val="20"/>
              </w:rPr>
            </w:pPr>
            <w:r w:rsidRPr="0049772B">
              <w:rPr>
                <w:sz w:val="20"/>
              </w:rPr>
              <w:t>EFT Effective Date</w:t>
            </w:r>
          </w:p>
        </w:tc>
        <w:tc>
          <w:tcPr>
            <w:tcW w:w="2587" w:type="dxa"/>
          </w:tcPr>
          <w:p w:rsidR="00E91CD8" w:rsidRPr="0049772B" w:rsidRDefault="00E91CD8" w:rsidP="00251C75">
            <w:pPr>
              <w:rPr>
                <w:sz w:val="20"/>
              </w:rPr>
            </w:pPr>
            <w:r w:rsidRPr="0049772B">
              <w:rPr>
                <w:sz w:val="20"/>
              </w:rPr>
              <w:t>Expressed CCYYMMDD</w:t>
            </w:r>
          </w:p>
        </w:tc>
        <w:tc>
          <w:tcPr>
            <w:tcW w:w="1426" w:type="dxa"/>
          </w:tcPr>
          <w:p w:rsidR="00E91CD8" w:rsidRPr="0049772B" w:rsidRDefault="00E91CD8" w:rsidP="00251C75">
            <w:pPr>
              <w:rPr>
                <w:sz w:val="20"/>
              </w:rPr>
            </w:pPr>
          </w:p>
        </w:tc>
      </w:tr>
      <w:tr w:rsidR="00E91CD8" w:rsidRPr="0049772B" w:rsidTr="00251C75">
        <w:tc>
          <w:tcPr>
            <w:tcW w:w="12249" w:type="dxa"/>
            <w:gridSpan w:val="7"/>
            <w:tcBorders>
              <w:bottom w:val="single" w:sz="4" w:space="0" w:color="auto"/>
            </w:tcBorders>
          </w:tcPr>
          <w:p w:rsidR="00E91CD8" w:rsidRPr="0049772B" w:rsidRDefault="00E91CD8" w:rsidP="00251C75">
            <w:pPr>
              <w:rPr>
                <w:sz w:val="20"/>
              </w:rPr>
            </w:pP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TRN=Reassociation Trace Number</w:t>
            </w:r>
          </w:p>
        </w:tc>
      </w:tr>
      <w:tr w:rsidR="00E91CD8" w:rsidRPr="0049772B" w:rsidTr="00251C75">
        <w:tc>
          <w:tcPr>
            <w:tcW w:w="12249" w:type="dxa"/>
            <w:gridSpan w:val="7"/>
          </w:tcPr>
          <w:p w:rsidR="00E91CD8" w:rsidRPr="0049772B" w:rsidRDefault="00E91CD8" w:rsidP="00251C75">
            <w:pPr>
              <w:rPr>
                <w:sz w:val="20"/>
              </w:rPr>
            </w:pPr>
            <w:r w:rsidRPr="0049772B">
              <w:rPr>
                <w:sz w:val="20"/>
              </w:rPr>
              <w:t>Sample: TRN*3*1123456789**~</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r w:rsidRPr="0049772B">
              <w:rPr>
                <w:sz w:val="20"/>
              </w:rPr>
              <w:t>TRN</w:t>
            </w:r>
          </w:p>
        </w:tc>
        <w:tc>
          <w:tcPr>
            <w:tcW w:w="990" w:type="dxa"/>
          </w:tcPr>
          <w:p w:rsidR="00E91CD8" w:rsidRPr="0049772B" w:rsidRDefault="00E91CD8" w:rsidP="00251C75">
            <w:pPr>
              <w:rPr>
                <w:sz w:val="20"/>
              </w:rPr>
            </w:pPr>
            <w:r w:rsidRPr="0049772B">
              <w:rPr>
                <w:sz w:val="20"/>
              </w:rPr>
              <w:t>TRN01</w:t>
            </w:r>
          </w:p>
        </w:tc>
        <w:tc>
          <w:tcPr>
            <w:tcW w:w="4897" w:type="dxa"/>
            <w:gridSpan w:val="2"/>
          </w:tcPr>
          <w:p w:rsidR="00E91CD8" w:rsidRPr="0049772B" w:rsidRDefault="00E91CD8" w:rsidP="00251C75">
            <w:pPr>
              <w:rPr>
                <w:sz w:val="20"/>
              </w:rPr>
            </w:pPr>
            <w:r w:rsidRPr="0049772B">
              <w:rPr>
                <w:sz w:val="20"/>
              </w:rPr>
              <w:t>Trace Type Code</w:t>
            </w:r>
          </w:p>
        </w:tc>
        <w:tc>
          <w:tcPr>
            <w:tcW w:w="2587" w:type="dxa"/>
          </w:tcPr>
          <w:p w:rsidR="00E91CD8" w:rsidRPr="0049772B" w:rsidRDefault="00E91CD8" w:rsidP="00251C75">
            <w:pPr>
              <w:rPr>
                <w:sz w:val="20"/>
              </w:rPr>
            </w:pPr>
            <w:r w:rsidRPr="0049772B">
              <w:rPr>
                <w:sz w:val="20"/>
              </w:rPr>
              <w:t>“3” – Financial Reassociation Trace Number.</w:t>
            </w:r>
          </w:p>
          <w:p w:rsidR="00E91CD8" w:rsidRPr="0049772B" w:rsidRDefault="00E91CD8" w:rsidP="00251C75">
            <w:pPr>
              <w:rPr>
                <w:sz w:val="20"/>
              </w:rPr>
            </w:pPr>
            <w:r w:rsidRPr="0049772B">
              <w:rPr>
                <w:sz w:val="20"/>
              </w:rPr>
              <w:t>The payment and remittance information have been separated and need to be reassociated by the receiver.</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TRN02</w:t>
            </w:r>
          </w:p>
        </w:tc>
        <w:tc>
          <w:tcPr>
            <w:tcW w:w="4897" w:type="dxa"/>
            <w:gridSpan w:val="2"/>
          </w:tcPr>
          <w:p w:rsidR="00E91CD8" w:rsidRPr="0049772B" w:rsidRDefault="00E91CD8" w:rsidP="00251C75">
            <w:pPr>
              <w:rPr>
                <w:sz w:val="20"/>
              </w:rPr>
            </w:pPr>
            <w:r w:rsidRPr="0049772B">
              <w:rPr>
                <w:sz w:val="20"/>
              </w:rPr>
              <w:t>Reference Identification</w:t>
            </w:r>
          </w:p>
        </w:tc>
        <w:tc>
          <w:tcPr>
            <w:tcW w:w="2587" w:type="dxa"/>
          </w:tcPr>
          <w:p w:rsidR="00E91CD8" w:rsidRPr="0049772B" w:rsidRDefault="00E91CD8" w:rsidP="00251C75">
            <w:pPr>
              <w:rPr>
                <w:sz w:val="20"/>
              </w:rPr>
            </w:pPr>
            <w:r w:rsidRPr="0049772B">
              <w:rPr>
                <w:sz w:val="20"/>
              </w:rPr>
              <w:t>EFT Trace Number                                        Used to reassociate payment with remittance information.</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TRN03</w:t>
            </w:r>
          </w:p>
        </w:tc>
        <w:tc>
          <w:tcPr>
            <w:tcW w:w="4897" w:type="dxa"/>
            <w:gridSpan w:val="2"/>
          </w:tcPr>
          <w:p w:rsidR="00E91CD8" w:rsidRPr="0049772B" w:rsidRDefault="00E91CD8" w:rsidP="00251C75">
            <w:pPr>
              <w:rPr>
                <w:sz w:val="20"/>
              </w:rPr>
            </w:pPr>
            <w:r w:rsidRPr="0049772B">
              <w:rPr>
                <w:sz w:val="20"/>
              </w:rPr>
              <w:t>Originating Company Identifier</w:t>
            </w:r>
          </w:p>
        </w:tc>
        <w:tc>
          <w:tcPr>
            <w:tcW w:w="2587" w:type="dxa"/>
            <w:vAlign w:val="center"/>
          </w:tcPr>
          <w:p w:rsidR="00E91CD8" w:rsidRPr="0049772B" w:rsidRDefault="00E91CD8" w:rsidP="00251C75">
            <w:pPr>
              <w:rPr>
                <w:sz w:val="20"/>
              </w:rPr>
            </w:pPr>
            <w:r w:rsidRPr="0049772B">
              <w:rPr>
                <w:sz w:val="20"/>
              </w:rPr>
              <w:t>Must contain the Federal Tax ID number preceded by a 1 and must be identical to BPR10</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REF=Premium Receiver’s Identification Key</w:t>
            </w:r>
          </w:p>
        </w:tc>
      </w:tr>
      <w:tr w:rsidR="00E91CD8" w:rsidRPr="0049772B" w:rsidTr="00251C75">
        <w:tc>
          <w:tcPr>
            <w:tcW w:w="12249" w:type="dxa"/>
            <w:gridSpan w:val="7"/>
          </w:tcPr>
          <w:p w:rsidR="00E91CD8" w:rsidRPr="0049772B" w:rsidRDefault="00E91CD8" w:rsidP="00251C75">
            <w:pPr>
              <w:rPr>
                <w:sz w:val="20"/>
              </w:rPr>
            </w:pPr>
            <w:r w:rsidRPr="0049772B">
              <w:rPr>
                <w:sz w:val="20"/>
              </w:rPr>
              <w:t>Sample: REF*18*123456789*CCN Fee Payment~</w:t>
            </w:r>
          </w:p>
        </w:tc>
      </w:tr>
      <w:tr w:rsidR="00E91CD8" w:rsidRPr="0049772B" w:rsidTr="00251C75">
        <w:trPr>
          <w:trHeight w:val="359"/>
        </w:trPr>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REF01</w:t>
            </w:r>
          </w:p>
        </w:tc>
        <w:tc>
          <w:tcPr>
            <w:tcW w:w="4897" w:type="dxa"/>
            <w:gridSpan w:val="2"/>
          </w:tcPr>
          <w:p w:rsidR="00E91CD8" w:rsidRPr="0049772B" w:rsidRDefault="00E91CD8" w:rsidP="00251C75">
            <w:pPr>
              <w:rPr>
                <w:sz w:val="20"/>
              </w:rPr>
            </w:pPr>
            <w:r w:rsidRPr="0049772B">
              <w:rPr>
                <w:sz w:val="20"/>
              </w:rPr>
              <w:t>Reference Identification Qualifier</w:t>
            </w:r>
          </w:p>
        </w:tc>
        <w:tc>
          <w:tcPr>
            <w:tcW w:w="2587" w:type="dxa"/>
          </w:tcPr>
          <w:p w:rsidR="00E91CD8" w:rsidRPr="0049772B" w:rsidRDefault="00E91CD8" w:rsidP="00251C75">
            <w:pPr>
              <w:rPr>
                <w:sz w:val="20"/>
              </w:rPr>
            </w:pPr>
            <w:r w:rsidRPr="0049772B">
              <w:rPr>
                <w:sz w:val="20"/>
              </w:rPr>
              <w:t>‘18’=Plan Number</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REF02</w:t>
            </w:r>
          </w:p>
        </w:tc>
        <w:tc>
          <w:tcPr>
            <w:tcW w:w="4897" w:type="dxa"/>
            <w:gridSpan w:val="2"/>
          </w:tcPr>
          <w:p w:rsidR="00E91CD8" w:rsidRPr="0049772B" w:rsidRDefault="00E91CD8" w:rsidP="00251C75">
            <w:pPr>
              <w:rPr>
                <w:sz w:val="20"/>
              </w:rPr>
            </w:pPr>
            <w:r w:rsidRPr="0049772B">
              <w:rPr>
                <w:sz w:val="20"/>
              </w:rPr>
              <w:t>Reference Identification</w:t>
            </w:r>
          </w:p>
        </w:tc>
        <w:tc>
          <w:tcPr>
            <w:tcW w:w="2587" w:type="dxa"/>
          </w:tcPr>
          <w:p w:rsidR="00E91CD8" w:rsidRPr="0049772B" w:rsidRDefault="00E91CD8" w:rsidP="00251C75">
            <w:pPr>
              <w:rPr>
                <w:sz w:val="20"/>
              </w:rPr>
            </w:pPr>
            <w:r w:rsidRPr="0049772B">
              <w:rPr>
                <w:sz w:val="20"/>
              </w:rPr>
              <w:t>Premium Receiver Reference Identifier</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REF03</w:t>
            </w:r>
          </w:p>
        </w:tc>
        <w:tc>
          <w:tcPr>
            <w:tcW w:w="4897" w:type="dxa"/>
            <w:gridSpan w:val="2"/>
          </w:tcPr>
          <w:p w:rsidR="00E91CD8" w:rsidRPr="0049772B" w:rsidRDefault="00E91CD8" w:rsidP="00251C75">
            <w:pPr>
              <w:rPr>
                <w:sz w:val="20"/>
              </w:rPr>
            </w:pPr>
            <w:r w:rsidRPr="0049772B">
              <w:rPr>
                <w:sz w:val="20"/>
              </w:rPr>
              <w:t>Description</w:t>
            </w:r>
          </w:p>
        </w:tc>
        <w:tc>
          <w:tcPr>
            <w:tcW w:w="2587" w:type="dxa"/>
          </w:tcPr>
          <w:p w:rsidR="00E91CD8" w:rsidRPr="0049772B" w:rsidRDefault="00E91CD8" w:rsidP="00251C75">
            <w:pPr>
              <w:rPr>
                <w:sz w:val="20"/>
              </w:rPr>
            </w:pPr>
            <w:r>
              <w:rPr>
                <w:sz w:val="20"/>
              </w:rPr>
              <w:t>‘CCN</w:t>
            </w:r>
            <w:r w:rsidRPr="0049772B">
              <w:rPr>
                <w:sz w:val="20"/>
              </w:rPr>
              <w:t xml:space="preserve"> Fee Payment’</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DTM=Process Date</w:t>
            </w:r>
          </w:p>
        </w:tc>
      </w:tr>
      <w:tr w:rsidR="00E91CD8" w:rsidRPr="0049772B" w:rsidTr="00251C75">
        <w:tc>
          <w:tcPr>
            <w:tcW w:w="12249" w:type="dxa"/>
            <w:gridSpan w:val="7"/>
          </w:tcPr>
          <w:p w:rsidR="00E91CD8" w:rsidRPr="0049772B" w:rsidRDefault="00E91CD8" w:rsidP="00251C75">
            <w:pPr>
              <w:rPr>
                <w:sz w:val="20"/>
              </w:rPr>
            </w:pPr>
            <w:r w:rsidRPr="0049772B">
              <w:rPr>
                <w:sz w:val="20"/>
              </w:rPr>
              <w:t>Sample: DTM*009*20120103~</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DTM01</w:t>
            </w:r>
          </w:p>
        </w:tc>
        <w:tc>
          <w:tcPr>
            <w:tcW w:w="4897" w:type="dxa"/>
            <w:gridSpan w:val="2"/>
            <w:vAlign w:val="center"/>
          </w:tcPr>
          <w:p w:rsidR="00E91CD8" w:rsidRPr="0049772B" w:rsidRDefault="00E91CD8" w:rsidP="00251C75">
            <w:pPr>
              <w:rPr>
                <w:sz w:val="20"/>
              </w:rPr>
            </w:pPr>
            <w:r w:rsidRPr="0049772B">
              <w:rPr>
                <w:sz w:val="20"/>
              </w:rPr>
              <w:t>Date/Time Qualifier</w:t>
            </w:r>
          </w:p>
        </w:tc>
        <w:tc>
          <w:tcPr>
            <w:tcW w:w="2587" w:type="dxa"/>
            <w:vAlign w:val="center"/>
          </w:tcPr>
          <w:p w:rsidR="00E91CD8" w:rsidRPr="0049772B" w:rsidRDefault="00E91CD8" w:rsidP="00251C75">
            <w:pPr>
              <w:rPr>
                <w:sz w:val="20"/>
              </w:rPr>
            </w:pPr>
            <w:r w:rsidRPr="0049772B">
              <w:rPr>
                <w:sz w:val="20"/>
              </w:rPr>
              <w:t>“009” – Process</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DTM02</w:t>
            </w:r>
          </w:p>
        </w:tc>
        <w:tc>
          <w:tcPr>
            <w:tcW w:w="4897" w:type="dxa"/>
            <w:gridSpan w:val="2"/>
            <w:vAlign w:val="center"/>
          </w:tcPr>
          <w:p w:rsidR="00E91CD8" w:rsidRPr="0049772B" w:rsidRDefault="00E91CD8" w:rsidP="00251C75">
            <w:pPr>
              <w:rPr>
                <w:sz w:val="20"/>
              </w:rPr>
            </w:pPr>
            <w:r w:rsidRPr="0049772B">
              <w:rPr>
                <w:sz w:val="20"/>
              </w:rPr>
              <w:t>Date</w:t>
            </w:r>
          </w:p>
        </w:tc>
        <w:tc>
          <w:tcPr>
            <w:tcW w:w="2587" w:type="dxa"/>
            <w:vAlign w:val="center"/>
          </w:tcPr>
          <w:p w:rsidR="00E91CD8" w:rsidRPr="0049772B" w:rsidRDefault="00E91CD8" w:rsidP="00251C75">
            <w:pPr>
              <w:rPr>
                <w:sz w:val="20"/>
              </w:rPr>
            </w:pPr>
            <w:r w:rsidRPr="0049772B">
              <w:rPr>
                <w:sz w:val="20"/>
              </w:rPr>
              <w:t>Payer Process Date                                     CCYYMMDD</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DTM=Delivery Date</w:t>
            </w:r>
          </w:p>
        </w:tc>
      </w:tr>
      <w:tr w:rsidR="00E91CD8" w:rsidRPr="0049772B" w:rsidTr="00251C75">
        <w:tc>
          <w:tcPr>
            <w:tcW w:w="12249" w:type="dxa"/>
            <w:gridSpan w:val="7"/>
          </w:tcPr>
          <w:p w:rsidR="00E91CD8" w:rsidRPr="0049772B" w:rsidRDefault="00E91CD8" w:rsidP="00251C75">
            <w:pPr>
              <w:rPr>
                <w:sz w:val="20"/>
              </w:rPr>
            </w:pPr>
            <w:r w:rsidRPr="0049772B">
              <w:rPr>
                <w:sz w:val="20"/>
              </w:rPr>
              <w:t>Sample: DTM*035*20120103~</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DTM01</w:t>
            </w:r>
          </w:p>
        </w:tc>
        <w:tc>
          <w:tcPr>
            <w:tcW w:w="4897" w:type="dxa"/>
            <w:gridSpan w:val="2"/>
            <w:vAlign w:val="center"/>
          </w:tcPr>
          <w:p w:rsidR="00E91CD8" w:rsidRPr="0049772B" w:rsidRDefault="00E91CD8" w:rsidP="00251C75">
            <w:pPr>
              <w:rPr>
                <w:sz w:val="20"/>
              </w:rPr>
            </w:pPr>
            <w:r w:rsidRPr="0049772B">
              <w:rPr>
                <w:sz w:val="20"/>
              </w:rPr>
              <w:t>Date/Time Qualifier</w:t>
            </w:r>
          </w:p>
        </w:tc>
        <w:tc>
          <w:tcPr>
            <w:tcW w:w="2587" w:type="dxa"/>
            <w:vAlign w:val="center"/>
          </w:tcPr>
          <w:p w:rsidR="00E91CD8" w:rsidRPr="0049772B" w:rsidRDefault="00E91CD8" w:rsidP="00251C75">
            <w:pPr>
              <w:rPr>
                <w:sz w:val="20"/>
              </w:rPr>
            </w:pPr>
            <w:r w:rsidRPr="0049772B">
              <w:rPr>
                <w:sz w:val="20"/>
              </w:rPr>
              <w:t>“035” – Delivered</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DTM02</w:t>
            </w:r>
          </w:p>
        </w:tc>
        <w:tc>
          <w:tcPr>
            <w:tcW w:w="4897" w:type="dxa"/>
            <w:gridSpan w:val="2"/>
            <w:vAlign w:val="center"/>
          </w:tcPr>
          <w:p w:rsidR="00E91CD8" w:rsidRPr="0049772B" w:rsidRDefault="00E91CD8" w:rsidP="00251C75">
            <w:pPr>
              <w:rPr>
                <w:sz w:val="20"/>
              </w:rPr>
            </w:pPr>
            <w:r w:rsidRPr="0049772B">
              <w:rPr>
                <w:sz w:val="20"/>
              </w:rPr>
              <w:t>Date</w:t>
            </w:r>
          </w:p>
        </w:tc>
        <w:tc>
          <w:tcPr>
            <w:tcW w:w="2587" w:type="dxa"/>
            <w:vAlign w:val="center"/>
          </w:tcPr>
          <w:p w:rsidR="00E91CD8" w:rsidRPr="0049772B" w:rsidRDefault="00E91CD8" w:rsidP="00251C75">
            <w:pPr>
              <w:rPr>
                <w:sz w:val="20"/>
              </w:rPr>
            </w:pPr>
            <w:r w:rsidRPr="0049772B">
              <w:rPr>
                <w:sz w:val="20"/>
              </w:rPr>
              <w:t>Payer Process Date                                     CCYYMMDD</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DTM=Report Period</w:t>
            </w:r>
          </w:p>
        </w:tc>
      </w:tr>
      <w:tr w:rsidR="00E91CD8" w:rsidRPr="0049772B" w:rsidTr="00251C75">
        <w:tc>
          <w:tcPr>
            <w:tcW w:w="12249" w:type="dxa"/>
            <w:gridSpan w:val="7"/>
          </w:tcPr>
          <w:p w:rsidR="00E91CD8" w:rsidRPr="0049772B" w:rsidRDefault="00E91CD8" w:rsidP="00251C75">
            <w:pPr>
              <w:rPr>
                <w:sz w:val="20"/>
              </w:rPr>
            </w:pPr>
            <w:r w:rsidRPr="0049772B">
              <w:rPr>
                <w:sz w:val="20"/>
              </w:rPr>
              <w:t>Sample: DTM*582****RD8*20120101-20120131~</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DTM01</w:t>
            </w:r>
          </w:p>
        </w:tc>
        <w:tc>
          <w:tcPr>
            <w:tcW w:w="4897" w:type="dxa"/>
            <w:gridSpan w:val="2"/>
            <w:vAlign w:val="center"/>
          </w:tcPr>
          <w:p w:rsidR="00E91CD8" w:rsidRPr="0049772B" w:rsidRDefault="00E91CD8" w:rsidP="00251C75">
            <w:pPr>
              <w:rPr>
                <w:sz w:val="20"/>
              </w:rPr>
            </w:pPr>
            <w:r w:rsidRPr="0049772B">
              <w:rPr>
                <w:sz w:val="20"/>
              </w:rPr>
              <w:t>Date/Time Qualifier</w:t>
            </w:r>
          </w:p>
        </w:tc>
        <w:tc>
          <w:tcPr>
            <w:tcW w:w="2587" w:type="dxa"/>
            <w:vAlign w:val="center"/>
          </w:tcPr>
          <w:p w:rsidR="00E91CD8" w:rsidRPr="0049772B" w:rsidRDefault="00E91CD8" w:rsidP="00251C75">
            <w:pPr>
              <w:rPr>
                <w:sz w:val="20"/>
              </w:rPr>
            </w:pPr>
            <w:r w:rsidRPr="0049772B">
              <w:rPr>
                <w:sz w:val="20"/>
              </w:rPr>
              <w:t>“582” – Report Period</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DTM02</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DTM03</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DTM04</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DTM05</w:t>
            </w:r>
          </w:p>
        </w:tc>
        <w:tc>
          <w:tcPr>
            <w:tcW w:w="4897" w:type="dxa"/>
            <w:gridSpan w:val="2"/>
            <w:vAlign w:val="center"/>
          </w:tcPr>
          <w:p w:rsidR="00E91CD8" w:rsidRPr="0049772B" w:rsidRDefault="00E91CD8" w:rsidP="00251C75">
            <w:pPr>
              <w:rPr>
                <w:sz w:val="20"/>
              </w:rPr>
            </w:pPr>
            <w:r w:rsidRPr="0049772B">
              <w:rPr>
                <w:sz w:val="20"/>
              </w:rPr>
              <w:t>Date Time Period Qualifier</w:t>
            </w:r>
          </w:p>
        </w:tc>
        <w:tc>
          <w:tcPr>
            <w:tcW w:w="2587" w:type="dxa"/>
            <w:vAlign w:val="center"/>
          </w:tcPr>
          <w:p w:rsidR="00E91CD8" w:rsidRPr="0049772B" w:rsidRDefault="00E91CD8" w:rsidP="00251C75">
            <w:pPr>
              <w:rPr>
                <w:sz w:val="20"/>
              </w:rPr>
            </w:pPr>
            <w:r w:rsidRPr="0049772B">
              <w:rPr>
                <w:sz w:val="20"/>
              </w:rPr>
              <w:t>‘RD8’</w:t>
            </w:r>
          </w:p>
        </w:tc>
        <w:tc>
          <w:tcPr>
            <w:tcW w:w="1426" w:type="dxa"/>
          </w:tcPr>
          <w:p w:rsidR="00E91CD8" w:rsidRPr="0049772B" w:rsidRDefault="00E91CD8" w:rsidP="00251C75">
            <w:pPr>
              <w:rPr>
                <w:sz w:val="20"/>
              </w:rPr>
            </w:pPr>
            <w:r w:rsidRPr="0049772B">
              <w:rPr>
                <w:sz w:val="20"/>
              </w:rPr>
              <w:t>S</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vAlign w:val="center"/>
          </w:tcPr>
          <w:p w:rsidR="00E91CD8" w:rsidRPr="0049772B" w:rsidRDefault="00E91CD8" w:rsidP="00251C75">
            <w:pPr>
              <w:rPr>
                <w:sz w:val="20"/>
              </w:rPr>
            </w:pPr>
            <w:r w:rsidRPr="0049772B">
              <w:rPr>
                <w:sz w:val="20"/>
              </w:rPr>
              <w:t>DTM06</w:t>
            </w:r>
          </w:p>
        </w:tc>
        <w:tc>
          <w:tcPr>
            <w:tcW w:w="4897" w:type="dxa"/>
            <w:gridSpan w:val="2"/>
            <w:vAlign w:val="center"/>
          </w:tcPr>
          <w:p w:rsidR="00E91CD8" w:rsidRPr="0049772B" w:rsidRDefault="00E91CD8" w:rsidP="00251C75">
            <w:pPr>
              <w:rPr>
                <w:sz w:val="20"/>
              </w:rPr>
            </w:pPr>
            <w:r w:rsidRPr="0049772B">
              <w:rPr>
                <w:sz w:val="20"/>
              </w:rPr>
              <w:t>Date Time Period</w:t>
            </w:r>
          </w:p>
        </w:tc>
        <w:tc>
          <w:tcPr>
            <w:tcW w:w="2587" w:type="dxa"/>
            <w:vAlign w:val="center"/>
          </w:tcPr>
          <w:p w:rsidR="00E91CD8" w:rsidRPr="0049772B" w:rsidRDefault="00E91CD8" w:rsidP="00251C75">
            <w:pPr>
              <w:rPr>
                <w:sz w:val="20"/>
              </w:rPr>
            </w:pPr>
            <w:r w:rsidRPr="0049772B">
              <w:rPr>
                <w:sz w:val="20"/>
              </w:rPr>
              <w:t>Range of Dates Expressed in Format CCYYMMDD-CCYYMMDD</w:t>
            </w:r>
          </w:p>
        </w:tc>
        <w:tc>
          <w:tcPr>
            <w:tcW w:w="1426" w:type="dxa"/>
          </w:tcPr>
          <w:p w:rsidR="00E91CD8" w:rsidRPr="0049772B" w:rsidRDefault="00E91CD8" w:rsidP="00251C75">
            <w:pPr>
              <w:rPr>
                <w:sz w:val="20"/>
              </w:rPr>
            </w:pPr>
            <w:r w:rsidRPr="0049772B">
              <w:rPr>
                <w:sz w:val="20"/>
              </w:rPr>
              <w:t>D</w:t>
            </w:r>
          </w:p>
        </w:tc>
      </w:tr>
      <w:tr w:rsidR="00E91CD8" w:rsidRPr="0049772B" w:rsidTr="00251C75">
        <w:tc>
          <w:tcPr>
            <w:tcW w:w="12249" w:type="dxa"/>
            <w:gridSpan w:val="7"/>
          </w:tcPr>
          <w:p w:rsidR="00E91CD8" w:rsidRPr="0049772B" w:rsidRDefault="00E91CD8" w:rsidP="00251C75">
            <w:pPr>
              <w:rPr>
                <w:sz w:val="20"/>
              </w:rPr>
            </w:pP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 xml:space="preserve">1000A PREMIUM RECEIVER’S NAME </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N1=Premium Receiver’s Name</w:t>
            </w:r>
          </w:p>
        </w:tc>
      </w:tr>
      <w:tr w:rsidR="00E91CD8" w:rsidRPr="0049772B" w:rsidTr="00251C75">
        <w:tc>
          <w:tcPr>
            <w:tcW w:w="12249" w:type="dxa"/>
            <w:gridSpan w:val="7"/>
          </w:tcPr>
          <w:p w:rsidR="00E91CD8" w:rsidRPr="0049772B" w:rsidRDefault="00E91CD8" w:rsidP="00251C75">
            <w:pPr>
              <w:rPr>
                <w:sz w:val="20"/>
              </w:rPr>
            </w:pPr>
            <w:r w:rsidRPr="0049772B">
              <w:rPr>
                <w:sz w:val="20"/>
              </w:rPr>
              <w:t>Sample: N1*PE*CCN-S of Louisiana*FI*1123456789~</w:t>
            </w: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1000A</w:t>
            </w:r>
          </w:p>
        </w:tc>
        <w:tc>
          <w:tcPr>
            <w:tcW w:w="990" w:type="dxa"/>
            <w:vAlign w:val="center"/>
          </w:tcPr>
          <w:p w:rsidR="00E91CD8" w:rsidRPr="0049772B" w:rsidRDefault="00E91CD8" w:rsidP="00251C75">
            <w:pPr>
              <w:rPr>
                <w:sz w:val="20"/>
              </w:rPr>
            </w:pPr>
            <w:r w:rsidRPr="0049772B">
              <w:rPr>
                <w:sz w:val="20"/>
              </w:rPr>
              <w:t>N101</w:t>
            </w:r>
          </w:p>
        </w:tc>
        <w:tc>
          <w:tcPr>
            <w:tcW w:w="4897" w:type="dxa"/>
            <w:gridSpan w:val="2"/>
            <w:vAlign w:val="center"/>
          </w:tcPr>
          <w:p w:rsidR="00E91CD8" w:rsidRPr="0049772B" w:rsidRDefault="00E91CD8" w:rsidP="00251C75">
            <w:pPr>
              <w:rPr>
                <w:sz w:val="20"/>
              </w:rPr>
            </w:pPr>
            <w:r w:rsidRPr="0049772B">
              <w:rPr>
                <w:sz w:val="20"/>
              </w:rPr>
              <w:t>Entity ID Code</w:t>
            </w:r>
          </w:p>
        </w:tc>
        <w:tc>
          <w:tcPr>
            <w:tcW w:w="2587" w:type="dxa"/>
            <w:vAlign w:val="center"/>
          </w:tcPr>
          <w:p w:rsidR="00E91CD8" w:rsidRPr="0049772B" w:rsidRDefault="00E91CD8" w:rsidP="00251C75">
            <w:pPr>
              <w:rPr>
                <w:sz w:val="20"/>
              </w:rPr>
            </w:pPr>
            <w:r w:rsidRPr="0049772B">
              <w:rPr>
                <w:sz w:val="20"/>
              </w:rPr>
              <w:t>“PE” – Payee</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1000A</w:t>
            </w:r>
          </w:p>
        </w:tc>
        <w:tc>
          <w:tcPr>
            <w:tcW w:w="990" w:type="dxa"/>
            <w:vAlign w:val="center"/>
          </w:tcPr>
          <w:p w:rsidR="00E91CD8" w:rsidRPr="0049772B" w:rsidRDefault="00E91CD8" w:rsidP="00251C75">
            <w:pPr>
              <w:rPr>
                <w:sz w:val="20"/>
              </w:rPr>
            </w:pPr>
            <w:r w:rsidRPr="0049772B">
              <w:rPr>
                <w:sz w:val="20"/>
              </w:rPr>
              <w:t>N102</w:t>
            </w:r>
          </w:p>
        </w:tc>
        <w:tc>
          <w:tcPr>
            <w:tcW w:w="4897" w:type="dxa"/>
            <w:gridSpan w:val="2"/>
            <w:vAlign w:val="center"/>
          </w:tcPr>
          <w:p w:rsidR="00E91CD8" w:rsidRPr="0049772B" w:rsidRDefault="00E91CD8" w:rsidP="00251C75">
            <w:pPr>
              <w:rPr>
                <w:sz w:val="20"/>
              </w:rPr>
            </w:pPr>
            <w:r w:rsidRPr="0049772B">
              <w:rPr>
                <w:sz w:val="20"/>
              </w:rPr>
              <w:t>Name</w:t>
            </w:r>
          </w:p>
        </w:tc>
        <w:tc>
          <w:tcPr>
            <w:tcW w:w="2587" w:type="dxa"/>
            <w:vAlign w:val="center"/>
          </w:tcPr>
          <w:p w:rsidR="00E91CD8" w:rsidRPr="0049772B" w:rsidRDefault="00E91CD8" w:rsidP="00251C75">
            <w:pPr>
              <w:rPr>
                <w:sz w:val="20"/>
              </w:rPr>
            </w:pPr>
            <w:r w:rsidRPr="0049772B">
              <w:rPr>
                <w:sz w:val="20"/>
              </w:rPr>
              <w:t>Information Receiver Last or Organization Name</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1000A</w:t>
            </w:r>
          </w:p>
        </w:tc>
        <w:tc>
          <w:tcPr>
            <w:tcW w:w="990" w:type="dxa"/>
            <w:vAlign w:val="center"/>
          </w:tcPr>
          <w:p w:rsidR="00E91CD8" w:rsidRPr="0049772B" w:rsidRDefault="00E91CD8" w:rsidP="00251C75">
            <w:pPr>
              <w:rPr>
                <w:sz w:val="20"/>
              </w:rPr>
            </w:pPr>
            <w:r w:rsidRPr="0049772B">
              <w:rPr>
                <w:sz w:val="20"/>
              </w:rPr>
              <w:t>N103</w:t>
            </w:r>
          </w:p>
        </w:tc>
        <w:tc>
          <w:tcPr>
            <w:tcW w:w="4897" w:type="dxa"/>
            <w:gridSpan w:val="2"/>
            <w:vAlign w:val="center"/>
          </w:tcPr>
          <w:p w:rsidR="00E91CD8" w:rsidRPr="0049772B" w:rsidRDefault="00E91CD8" w:rsidP="00251C75">
            <w:pPr>
              <w:rPr>
                <w:sz w:val="20"/>
              </w:rPr>
            </w:pPr>
            <w:r w:rsidRPr="0049772B">
              <w:rPr>
                <w:sz w:val="20"/>
              </w:rPr>
              <w:t>Identification Code Qualifier</w:t>
            </w:r>
          </w:p>
        </w:tc>
        <w:tc>
          <w:tcPr>
            <w:tcW w:w="2587" w:type="dxa"/>
            <w:vAlign w:val="center"/>
          </w:tcPr>
          <w:p w:rsidR="00E91CD8" w:rsidRPr="0049772B" w:rsidRDefault="00E91CD8" w:rsidP="00251C75">
            <w:pPr>
              <w:rPr>
                <w:sz w:val="20"/>
              </w:rPr>
            </w:pPr>
            <w:r w:rsidRPr="0049772B">
              <w:rPr>
                <w:sz w:val="20"/>
              </w:rPr>
              <w:t xml:space="preserve"> “FI”   – Federal </w:t>
            </w:r>
          </w:p>
          <w:p w:rsidR="00E91CD8" w:rsidRPr="0049772B" w:rsidRDefault="00E91CD8" w:rsidP="00251C75">
            <w:pPr>
              <w:rPr>
                <w:sz w:val="20"/>
              </w:rPr>
            </w:pP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1000A</w:t>
            </w:r>
          </w:p>
        </w:tc>
        <w:tc>
          <w:tcPr>
            <w:tcW w:w="990" w:type="dxa"/>
            <w:vAlign w:val="center"/>
          </w:tcPr>
          <w:p w:rsidR="00E91CD8" w:rsidRPr="0049772B" w:rsidRDefault="00E91CD8" w:rsidP="00251C75">
            <w:pPr>
              <w:rPr>
                <w:sz w:val="20"/>
              </w:rPr>
            </w:pPr>
            <w:r w:rsidRPr="0049772B">
              <w:rPr>
                <w:sz w:val="20"/>
              </w:rPr>
              <w:t>N104</w:t>
            </w:r>
          </w:p>
        </w:tc>
        <w:tc>
          <w:tcPr>
            <w:tcW w:w="4897" w:type="dxa"/>
            <w:gridSpan w:val="2"/>
            <w:vAlign w:val="center"/>
          </w:tcPr>
          <w:p w:rsidR="00E91CD8" w:rsidRPr="0049772B" w:rsidRDefault="00E91CD8" w:rsidP="00251C75">
            <w:pPr>
              <w:rPr>
                <w:sz w:val="20"/>
              </w:rPr>
            </w:pPr>
            <w:r w:rsidRPr="0049772B">
              <w:rPr>
                <w:sz w:val="20"/>
              </w:rPr>
              <w:t>Identification Code</w:t>
            </w:r>
          </w:p>
        </w:tc>
        <w:tc>
          <w:tcPr>
            <w:tcW w:w="2587" w:type="dxa"/>
            <w:vAlign w:val="center"/>
          </w:tcPr>
          <w:p w:rsidR="00E91CD8" w:rsidRPr="0049772B" w:rsidRDefault="00E91CD8" w:rsidP="00251C75">
            <w:pPr>
              <w:rPr>
                <w:sz w:val="20"/>
              </w:rPr>
            </w:pPr>
            <w:r w:rsidRPr="0049772B">
              <w:rPr>
                <w:sz w:val="20"/>
              </w:rPr>
              <w:t>Receiver Identifier</w:t>
            </w:r>
          </w:p>
        </w:tc>
        <w:tc>
          <w:tcPr>
            <w:tcW w:w="1426" w:type="dxa"/>
          </w:tcPr>
          <w:p w:rsidR="00E91CD8" w:rsidRPr="0049772B" w:rsidRDefault="00E91CD8" w:rsidP="00251C75">
            <w:pPr>
              <w:rPr>
                <w:sz w:val="20"/>
              </w:rPr>
            </w:pPr>
          </w:p>
        </w:tc>
      </w:tr>
      <w:tr w:rsidR="00E91CD8" w:rsidRPr="0049772B" w:rsidTr="00251C75">
        <w:tc>
          <w:tcPr>
            <w:tcW w:w="12249" w:type="dxa"/>
            <w:gridSpan w:val="7"/>
          </w:tcPr>
          <w:p w:rsidR="00E91CD8" w:rsidRPr="0049772B" w:rsidRDefault="00E91CD8" w:rsidP="00251C75">
            <w:pPr>
              <w:rPr>
                <w:sz w:val="20"/>
              </w:rPr>
            </w:pP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 xml:space="preserve">1000B PREMIUM PAYER’S NAME </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N1=Premium Payer’s Name</w:t>
            </w:r>
          </w:p>
        </w:tc>
      </w:tr>
      <w:tr w:rsidR="00E91CD8" w:rsidRPr="0049772B" w:rsidTr="00251C75">
        <w:tc>
          <w:tcPr>
            <w:tcW w:w="12249" w:type="dxa"/>
            <w:gridSpan w:val="7"/>
          </w:tcPr>
          <w:p w:rsidR="00E91CD8" w:rsidRPr="0049772B" w:rsidRDefault="00E91CD8" w:rsidP="00251C75">
            <w:pPr>
              <w:rPr>
                <w:sz w:val="20"/>
              </w:rPr>
            </w:pPr>
            <w:r w:rsidRPr="0049772B">
              <w:rPr>
                <w:sz w:val="20"/>
              </w:rPr>
              <w:t>Sample: N1*PR*Louisiana Department of Health and Hospitals*FI*1123456789~</w:t>
            </w: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1000B</w:t>
            </w:r>
          </w:p>
        </w:tc>
        <w:tc>
          <w:tcPr>
            <w:tcW w:w="990" w:type="dxa"/>
            <w:vAlign w:val="center"/>
          </w:tcPr>
          <w:p w:rsidR="00E91CD8" w:rsidRPr="0049772B" w:rsidRDefault="00E91CD8" w:rsidP="00251C75">
            <w:pPr>
              <w:rPr>
                <w:sz w:val="20"/>
              </w:rPr>
            </w:pPr>
            <w:r w:rsidRPr="0049772B">
              <w:rPr>
                <w:sz w:val="20"/>
              </w:rPr>
              <w:t>N101</w:t>
            </w:r>
          </w:p>
        </w:tc>
        <w:tc>
          <w:tcPr>
            <w:tcW w:w="4897" w:type="dxa"/>
            <w:gridSpan w:val="2"/>
            <w:vAlign w:val="center"/>
          </w:tcPr>
          <w:p w:rsidR="00E91CD8" w:rsidRPr="0049772B" w:rsidRDefault="00E91CD8" w:rsidP="00251C75">
            <w:pPr>
              <w:rPr>
                <w:sz w:val="20"/>
              </w:rPr>
            </w:pPr>
            <w:r w:rsidRPr="0049772B">
              <w:rPr>
                <w:sz w:val="20"/>
              </w:rPr>
              <w:t>Entity ID Code</w:t>
            </w:r>
          </w:p>
        </w:tc>
        <w:tc>
          <w:tcPr>
            <w:tcW w:w="2587" w:type="dxa"/>
            <w:vAlign w:val="center"/>
          </w:tcPr>
          <w:p w:rsidR="00E91CD8" w:rsidRPr="0049772B" w:rsidRDefault="00E91CD8" w:rsidP="00251C75">
            <w:pPr>
              <w:rPr>
                <w:sz w:val="20"/>
              </w:rPr>
            </w:pPr>
            <w:r w:rsidRPr="0049772B">
              <w:rPr>
                <w:sz w:val="20"/>
              </w:rPr>
              <w:t>“PR” – Payer</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1000B</w:t>
            </w:r>
          </w:p>
        </w:tc>
        <w:tc>
          <w:tcPr>
            <w:tcW w:w="990" w:type="dxa"/>
            <w:vAlign w:val="center"/>
          </w:tcPr>
          <w:p w:rsidR="00E91CD8" w:rsidRPr="0049772B" w:rsidRDefault="00E91CD8" w:rsidP="00251C75">
            <w:pPr>
              <w:rPr>
                <w:sz w:val="20"/>
              </w:rPr>
            </w:pPr>
            <w:r w:rsidRPr="0049772B">
              <w:rPr>
                <w:sz w:val="20"/>
              </w:rPr>
              <w:t>N102</w:t>
            </w:r>
          </w:p>
        </w:tc>
        <w:tc>
          <w:tcPr>
            <w:tcW w:w="4897" w:type="dxa"/>
            <w:gridSpan w:val="2"/>
            <w:vAlign w:val="center"/>
          </w:tcPr>
          <w:p w:rsidR="00E91CD8" w:rsidRPr="0049772B" w:rsidRDefault="00E91CD8" w:rsidP="00251C75">
            <w:pPr>
              <w:rPr>
                <w:sz w:val="20"/>
              </w:rPr>
            </w:pPr>
            <w:r w:rsidRPr="0049772B">
              <w:rPr>
                <w:sz w:val="20"/>
              </w:rPr>
              <w:t>Name</w:t>
            </w:r>
          </w:p>
        </w:tc>
        <w:tc>
          <w:tcPr>
            <w:tcW w:w="2587" w:type="dxa"/>
            <w:vAlign w:val="center"/>
          </w:tcPr>
          <w:p w:rsidR="00E91CD8" w:rsidRPr="0049772B" w:rsidRDefault="00E91CD8" w:rsidP="00251C75">
            <w:pPr>
              <w:rPr>
                <w:sz w:val="20"/>
              </w:rPr>
            </w:pPr>
            <w:r w:rsidRPr="0049772B">
              <w:rPr>
                <w:sz w:val="20"/>
              </w:rPr>
              <w:t>Premium Payer Name</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1000B</w:t>
            </w:r>
          </w:p>
        </w:tc>
        <w:tc>
          <w:tcPr>
            <w:tcW w:w="990" w:type="dxa"/>
            <w:vAlign w:val="center"/>
          </w:tcPr>
          <w:p w:rsidR="00E91CD8" w:rsidRPr="0049772B" w:rsidRDefault="00E91CD8" w:rsidP="00251C75">
            <w:pPr>
              <w:rPr>
                <w:sz w:val="20"/>
              </w:rPr>
            </w:pPr>
            <w:r w:rsidRPr="0049772B">
              <w:rPr>
                <w:sz w:val="20"/>
              </w:rPr>
              <w:t>N103</w:t>
            </w:r>
          </w:p>
        </w:tc>
        <w:tc>
          <w:tcPr>
            <w:tcW w:w="4897" w:type="dxa"/>
            <w:gridSpan w:val="2"/>
            <w:vAlign w:val="center"/>
          </w:tcPr>
          <w:p w:rsidR="00E91CD8" w:rsidRPr="0049772B" w:rsidRDefault="00E91CD8" w:rsidP="00251C75">
            <w:pPr>
              <w:rPr>
                <w:sz w:val="20"/>
              </w:rPr>
            </w:pPr>
            <w:r w:rsidRPr="0049772B">
              <w:rPr>
                <w:sz w:val="20"/>
              </w:rPr>
              <w:t>ID Code Qualifier</w:t>
            </w:r>
          </w:p>
        </w:tc>
        <w:tc>
          <w:tcPr>
            <w:tcW w:w="2587" w:type="dxa"/>
            <w:vAlign w:val="center"/>
          </w:tcPr>
          <w:p w:rsidR="00E91CD8" w:rsidRPr="0049772B" w:rsidRDefault="00E91CD8" w:rsidP="00251C75">
            <w:pPr>
              <w:rPr>
                <w:sz w:val="20"/>
              </w:rPr>
            </w:pPr>
            <w:r w:rsidRPr="0049772B">
              <w:rPr>
                <w:sz w:val="20"/>
              </w:rPr>
              <w:t>“FI”   - Federal Taxpayer ID number</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1000B</w:t>
            </w:r>
          </w:p>
        </w:tc>
        <w:tc>
          <w:tcPr>
            <w:tcW w:w="990" w:type="dxa"/>
            <w:vAlign w:val="center"/>
          </w:tcPr>
          <w:p w:rsidR="00E91CD8" w:rsidRPr="0049772B" w:rsidRDefault="00E91CD8" w:rsidP="00251C75">
            <w:pPr>
              <w:rPr>
                <w:sz w:val="20"/>
              </w:rPr>
            </w:pPr>
            <w:r w:rsidRPr="0049772B">
              <w:rPr>
                <w:sz w:val="20"/>
              </w:rPr>
              <w:t>N104</w:t>
            </w:r>
          </w:p>
        </w:tc>
        <w:tc>
          <w:tcPr>
            <w:tcW w:w="4897" w:type="dxa"/>
            <w:gridSpan w:val="2"/>
            <w:vAlign w:val="center"/>
          </w:tcPr>
          <w:p w:rsidR="00E91CD8" w:rsidRPr="0049772B" w:rsidRDefault="00E91CD8" w:rsidP="00251C75">
            <w:pPr>
              <w:rPr>
                <w:sz w:val="20"/>
              </w:rPr>
            </w:pPr>
            <w:r w:rsidRPr="0049772B">
              <w:rPr>
                <w:sz w:val="20"/>
              </w:rPr>
              <w:t>Identification Code</w:t>
            </w:r>
          </w:p>
        </w:tc>
        <w:tc>
          <w:tcPr>
            <w:tcW w:w="2587" w:type="dxa"/>
            <w:vAlign w:val="center"/>
          </w:tcPr>
          <w:p w:rsidR="00E91CD8" w:rsidRPr="0049772B" w:rsidRDefault="00E91CD8" w:rsidP="00251C75">
            <w:pPr>
              <w:rPr>
                <w:sz w:val="20"/>
              </w:rPr>
            </w:pPr>
            <w:r w:rsidRPr="0049772B">
              <w:rPr>
                <w:sz w:val="20"/>
              </w:rPr>
              <w:t>Premium Payer ID</w:t>
            </w:r>
          </w:p>
        </w:tc>
        <w:tc>
          <w:tcPr>
            <w:tcW w:w="1426" w:type="dxa"/>
          </w:tcPr>
          <w:p w:rsidR="00E91CD8" w:rsidRPr="0049772B" w:rsidRDefault="00E91CD8" w:rsidP="00251C75">
            <w:pPr>
              <w:rPr>
                <w:sz w:val="20"/>
              </w:rPr>
            </w:pPr>
          </w:p>
        </w:tc>
      </w:tr>
      <w:tr w:rsidR="00E91CD8" w:rsidRPr="0049772B" w:rsidTr="00251C75">
        <w:tc>
          <w:tcPr>
            <w:tcW w:w="12249" w:type="dxa"/>
            <w:gridSpan w:val="7"/>
          </w:tcPr>
          <w:p w:rsidR="00E91CD8" w:rsidRPr="0049772B" w:rsidRDefault="00E91CD8" w:rsidP="00251C75">
            <w:pPr>
              <w:rPr>
                <w:sz w:val="20"/>
              </w:rPr>
            </w:pP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 xml:space="preserve">2000B INDIVIDUAL REMITTANCE </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ENT=Individual Remittance</w:t>
            </w:r>
          </w:p>
        </w:tc>
      </w:tr>
      <w:tr w:rsidR="00E91CD8" w:rsidRPr="0049772B" w:rsidTr="00251C75">
        <w:tc>
          <w:tcPr>
            <w:tcW w:w="12249" w:type="dxa"/>
            <w:gridSpan w:val="7"/>
          </w:tcPr>
          <w:p w:rsidR="00E91CD8" w:rsidRPr="0049772B" w:rsidRDefault="00E91CD8" w:rsidP="00251C75">
            <w:pPr>
              <w:rPr>
                <w:sz w:val="20"/>
              </w:rPr>
            </w:pPr>
            <w:r w:rsidRPr="0049772B">
              <w:rPr>
                <w:sz w:val="20"/>
              </w:rPr>
              <w:t>Sample: ENT*1*2J*34*123456789~</w:t>
            </w: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2000B</w:t>
            </w:r>
          </w:p>
        </w:tc>
        <w:tc>
          <w:tcPr>
            <w:tcW w:w="990" w:type="dxa"/>
            <w:vAlign w:val="center"/>
          </w:tcPr>
          <w:p w:rsidR="00E91CD8" w:rsidRPr="0049772B" w:rsidRDefault="00E91CD8" w:rsidP="00251C75">
            <w:pPr>
              <w:rPr>
                <w:sz w:val="20"/>
              </w:rPr>
            </w:pPr>
            <w:r w:rsidRPr="0049772B">
              <w:rPr>
                <w:sz w:val="20"/>
              </w:rPr>
              <w:t>ENT01</w:t>
            </w:r>
          </w:p>
        </w:tc>
        <w:tc>
          <w:tcPr>
            <w:tcW w:w="4897" w:type="dxa"/>
            <w:gridSpan w:val="2"/>
            <w:vAlign w:val="center"/>
          </w:tcPr>
          <w:p w:rsidR="00E91CD8" w:rsidRPr="0049772B" w:rsidRDefault="00E91CD8" w:rsidP="00251C75">
            <w:pPr>
              <w:rPr>
                <w:sz w:val="20"/>
              </w:rPr>
            </w:pPr>
            <w:r w:rsidRPr="0049772B">
              <w:rPr>
                <w:sz w:val="20"/>
              </w:rPr>
              <w:t>Assigned Number</w:t>
            </w:r>
          </w:p>
        </w:tc>
        <w:tc>
          <w:tcPr>
            <w:tcW w:w="2587" w:type="dxa"/>
            <w:vAlign w:val="center"/>
          </w:tcPr>
          <w:p w:rsidR="00E91CD8" w:rsidRPr="0049772B" w:rsidRDefault="00E91CD8" w:rsidP="00251C75">
            <w:pPr>
              <w:rPr>
                <w:sz w:val="20"/>
              </w:rPr>
            </w:pPr>
            <w:r w:rsidRPr="0049772B">
              <w:rPr>
                <w:sz w:val="20"/>
              </w:rPr>
              <w:t>Sequential Number assigned for differentiation within a transaction set</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2000B</w:t>
            </w:r>
          </w:p>
        </w:tc>
        <w:tc>
          <w:tcPr>
            <w:tcW w:w="990" w:type="dxa"/>
            <w:vAlign w:val="center"/>
          </w:tcPr>
          <w:p w:rsidR="00E91CD8" w:rsidRPr="0049772B" w:rsidRDefault="00E91CD8" w:rsidP="00251C75">
            <w:pPr>
              <w:rPr>
                <w:sz w:val="20"/>
              </w:rPr>
            </w:pPr>
            <w:r w:rsidRPr="0049772B">
              <w:rPr>
                <w:sz w:val="20"/>
              </w:rPr>
              <w:t>ENT02</w:t>
            </w:r>
          </w:p>
        </w:tc>
        <w:tc>
          <w:tcPr>
            <w:tcW w:w="4897" w:type="dxa"/>
            <w:gridSpan w:val="2"/>
            <w:vAlign w:val="center"/>
          </w:tcPr>
          <w:p w:rsidR="00E91CD8" w:rsidRPr="0049772B" w:rsidRDefault="00E91CD8" w:rsidP="00251C75">
            <w:pPr>
              <w:rPr>
                <w:sz w:val="20"/>
              </w:rPr>
            </w:pPr>
            <w:r w:rsidRPr="0049772B">
              <w:rPr>
                <w:sz w:val="20"/>
              </w:rPr>
              <w:t>Entity Identifier Code</w:t>
            </w:r>
          </w:p>
        </w:tc>
        <w:tc>
          <w:tcPr>
            <w:tcW w:w="2587" w:type="dxa"/>
            <w:vAlign w:val="center"/>
          </w:tcPr>
          <w:p w:rsidR="00E91CD8" w:rsidRPr="0049772B" w:rsidRDefault="00E91CD8" w:rsidP="00251C75">
            <w:pPr>
              <w:rPr>
                <w:sz w:val="20"/>
              </w:rPr>
            </w:pPr>
            <w:r w:rsidRPr="0049772B">
              <w:rPr>
                <w:sz w:val="20"/>
              </w:rPr>
              <w:t>“2J” - Individual</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2000B</w:t>
            </w:r>
          </w:p>
        </w:tc>
        <w:tc>
          <w:tcPr>
            <w:tcW w:w="990" w:type="dxa"/>
            <w:vAlign w:val="center"/>
          </w:tcPr>
          <w:p w:rsidR="00E91CD8" w:rsidRPr="0049772B" w:rsidRDefault="00E91CD8" w:rsidP="00251C75">
            <w:pPr>
              <w:rPr>
                <w:sz w:val="20"/>
              </w:rPr>
            </w:pPr>
            <w:r w:rsidRPr="0049772B">
              <w:rPr>
                <w:sz w:val="20"/>
              </w:rPr>
              <w:t>ENT03</w:t>
            </w:r>
          </w:p>
        </w:tc>
        <w:tc>
          <w:tcPr>
            <w:tcW w:w="4897" w:type="dxa"/>
            <w:gridSpan w:val="2"/>
            <w:vAlign w:val="center"/>
          </w:tcPr>
          <w:p w:rsidR="00E91CD8" w:rsidRPr="0049772B" w:rsidRDefault="00E91CD8" w:rsidP="00251C75">
            <w:pPr>
              <w:rPr>
                <w:sz w:val="20"/>
              </w:rPr>
            </w:pPr>
            <w:r w:rsidRPr="0049772B">
              <w:rPr>
                <w:sz w:val="20"/>
              </w:rPr>
              <w:t>Identification Code Qualifier</w:t>
            </w:r>
          </w:p>
        </w:tc>
        <w:tc>
          <w:tcPr>
            <w:tcW w:w="2587" w:type="dxa"/>
            <w:vAlign w:val="center"/>
          </w:tcPr>
          <w:p w:rsidR="00E91CD8" w:rsidRPr="0049772B" w:rsidRDefault="00E91CD8" w:rsidP="00251C75">
            <w:pPr>
              <w:rPr>
                <w:sz w:val="20"/>
              </w:rPr>
            </w:pPr>
            <w:r w:rsidRPr="0049772B">
              <w:rPr>
                <w:sz w:val="20"/>
              </w:rPr>
              <w:t xml:space="preserve">“34” - Social Security Number                              </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2000B</w:t>
            </w:r>
          </w:p>
        </w:tc>
        <w:tc>
          <w:tcPr>
            <w:tcW w:w="990" w:type="dxa"/>
            <w:vAlign w:val="center"/>
          </w:tcPr>
          <w:p w:rsidR="00E91CD8" w:rsidRPr="0049772B" w:rsidRDefault="00E91CD8" w:rsidP="00251C75">
            <w:pPr>
              <w:rPr>
                <w:sz w:val="20"/>
              </w:rPr>
            </w:pPr>
            <w:r w:rsidRPr="0049772B">
              <w:rPr>
                <w:sz w:val="20"/>
              </w:rPr>
              <w:t>ENT04</w:t>
            </w:r>
          </w:p>
        </w:tc>
        <w:tc>
          <w:tcPr>
            <w:tcW w:w="4897" w:type="dxa"/>
            <w:gridSpan w:val="2"/>
            <w:vAlign w:val="center"/>
          </w:tcPr>
          <w:p w:rsidR="00E91CD8" w:rsidRPr="0049772B" w:rsidRDefault="00E91CD8" w:rsidP="00251C75">
            <w:pPr>
              <w:rPr>
                <w:sz w:val="20"/>
              </w:rPr>
            </w:pPr>
            <w:r w:rsidRPr="0049772B">
              <w:rPr>
                <w:sz w:val="20"/>
              </w:rPr>
              <w:t>Identification Code</w:t>
            </w:r>
          </w:p>
        </w:tc>
        <w:tc>
          <w:tcPr>
            <w:tcW w:w="2587" w:type="dxa"/>
            <w:vAlign w:val="center"/>
          </w:tcPr>
          <w:p w:rsidR="00E91CD8" w:rsidRPr="0049772B" w:rsidRDefault="00E91CD8" w:rsidP="00251C75">
            <w:pPr>
              <w:rPr>
                <w:sz w:val="20"/>
              </w:rPr>
            </w:pPr>
            <w:r w:rsidRPr="0049772B">
              <w:rPr>
                <w:sz w:val="20"/>
              </w:rPr>
              <w:t>Individual Identifier - SSN</w:t>
            </w:r>
          </w:p>
        </w:tc>
        <w:tc>
          <w:tcPr>
            <w:tcW w:w="1426" w:type="dxa"/>
          </w:tcPr>
          <w:p w:rsidR="00E91CD8" w:rsidRPr="0049772B" w:rsidRDefault="00E91CD8" w:rsidP="00251C75">
            <w:pPr>
              <w:rPr>
                <w:sz w:val="20"/>
              </w:rPr>
            </w:pPr>
          </w:p>
        </w:tc>
      </w:tr>
      <w:tr w:rsidR="00E91CD8" w:rsidRPr="0049772B" w:rsidTr="00251C75">
        <w:tc>
          <w:tcPr>
            <w:tcW w:w="12249" w:type="dxa"/>
            <w:gridSpan w:val="7"/>
          </w:tcPr>
          <w:p w:rsidR="00E91CD8" w:rsidRPr="0049772B" w:rsidRDefault="00E91CD8" w:rsidP="00251C75">
            <w:pPr>
              <w:rPr>
                <w:sz w:val="20"/>
              </w:rPr>
            </w:pP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 xml:space="preserve">2100B INDIVIDUAL NAME </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NM1=Policyholder Name</w:t>
            </w:r>
          </w:p>
        </w:tc>
      </w:tr>
      <w:tr w:rsidR="00E91CD8" w:rsidRPr="0049772B" w:rsidTr="00251C75">
        <w:tc>
          <w:tcPr>
            <w:tcW w:w="12249" w:type="dxa"/>
            <w:gridSpan w:val="7"/>
          </w:tcPr>
          <w:p w:rsidR="00E91CD8" w:rsidRPr="0049772B" w:rsidRDefault="00E91CD8" w:rsidP="00251C75">
            <w:pPr>
              <w:rPr>
                <w:sz w:val="20"/>
              </w:rPr>
            </w:pPr>
            <w:r w:rsidRPr="0049772B">
              <w:rPr>
                <w:sz w:val="20"/>
              </w:rPr>
              <w:t>Sample: NM1*QE*1*DOE*JOHN*Q***N*1234567890123~</w:t>
            </w: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NM101</w:t>
            </w:r>
          </w:p>
        </w:tc>
        <w:tc>
          <w:tcPr>
            <w:tcW w:w="4897" w:type="dxa"/>
            <w:gridSpan w:val="2"/>
            <w:vAlign w:val="center"/>
          </w:tcPr>
          <w:p w:rsidR="00E91CD8" w:rsidRPr="0049772B" w:rsidRDefault="00E91CD8" w:rsidP="00251C75">
            <w:pPr>
              <w:rPr>
                <w:sz w:val="20"/>
              </w:rPr>
            </w:pPr>
            <w:r w:rsidRPr="0049772B">
              <w:rPr>
                <w:sz w:val="20"/>
              </w:rPr>
              <w:t>Entity Identifier Code</w:t>
            </w:r>
          </w:p>
        </w:tc>
        <w:tc>
          <w:tcPr>
            <w:tcW w:w="2587" w:type="dxa"/>
            <w:vAlign w:val="center"/>
          </w:tcPr>
          <w:p w:rsidR="00E91CD8" w:rsidRPr="0049772B" w:rsidRDefault="00E91CD8" w:rsidP="00251C75">
            <w:pPr>
              <w:rPr>
                <w:sz w:val="20"/>
              </w:rPr>
            </w:pPr>
            <w:r w:rsidRPr="0049772B">
              <w:rPr>
                <w:sz w:val="20"/>
              </w:rPr>
              <w:t>“QE” - Policyholder                                                         (Recipient Name)</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NM102</w:t>
            </w:r>
          </w:p>
        </w:tc>
        <w:tc>
          <w:tcPr>
            <w:tcW w:w="4897" w:type="dxa"/>
            <w:gridSpan w:val="2"/>
            <w:vAlign w:val="center"/>
          </w:tcPr>
          <w:p w:rsidR="00E91CD8" w:rsidRPr="0049772B" w:rsidRDefault="00E91CD8" w:rsidP="00251C75">
            <w:pPr>
              <w:rPr>
                <w:sz w:val="20"/>
              </w:rPr>
            </w:pPr>
            <w:r w:rsidRPr="0049772B">
              <w:rPr>
                <w:sz w:val="20"/>
              </w:rPr>
              <w:t>Policyholder</w:t>
            </w:r>
          </w:p>
        </w:tc>
        <w:tc>
          <w:tcPr>
            <w:tcW w:w="2587" w:type="dxa"/>
            <w:vAlign w:val="center"/>
          </w:tcPr>
          <w:p w:rsidR="00E91CD8" w:rsidRPr="0049772B" w:rsidRDefault="00E91CD8" w:rsidP="00251C75">
            <w:pPr>
              <w:rPr>
                <w:sz w:val="20"/>
              </w:rPr>
            </w:pPr>
            <w:r w:rsidRPr="0049772B">
              <w:rPr>
                <w:sz w:val="20"/>
              </w:rPr>
              <w:t>“1” - Person</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NM103</w:t>
            </w:r>
          </w:p>
        </w:tc>
        <w:tc>
          <w:tcPr>
            <w:tcW w:w="4897" w:type="dxa"/>
            <w:gridSpan w:val="2"/>
            <w:vAlign w:val="center"/>
          </w:tcPr>
          <w:p w:rsidR="00E91CD8" w:rsidRPr="0049772B" w:rsidRDefault="00E91CD8" w:rsidP="00251C75">
            <w:pPr>
              <w:rPr>
                <w:sz w:val="20"/>
              </w:rPr>
            </w:pPr>
            <w:r w:rsidRPr="0049772B">
              <w:rPr>
                <w:sz w:val="20"/>
              </w:rPr>
              <w:t>Name Last</w:t>
            </w:r>
          </w:p>
        </w:tc>
        <w:tc>
          <w:tcPr>
            <w:tcW w:w="2587" w:type="dxa"/>
            <w:vAlign w:val="center"/>
          </w:tcPr>
          <w:p w:rsidR="00E91CD8" w:rsidRPr="0049772B" w:rsidRDefault="00E91CD8" w:rsidP="00251C75">
            <w:pPr>
              <w:rPr>
                <w:sz w:val="20"/>
              </w:rPr>
            </w:pPr>
            <w:r w:rsidRPr="0049772B">
              <w:rPr>
                <w:sz w:val="20"/>
              </w:rPr>
              <w:t>Individual Last Name</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NM104</w:t>
            </w:r>
          </w:p>
        </w:tc>
        <w:tc>
          <w:tcPr>
            <w:tcW w:w="4897" w:type="dxa"/>
            <w:gridSpan w:val="2"/>
            <w:vAlign w:val="center"/>
          </w:tcPr>
          <w:p w:rsidR="00E91CD8" w:rsidRPr="0049772B" w:rsidRDefault="00E91CD8" w:rsidP="00251C75">
            <w:pPr>
              <w:rPr>
                <w:sz w:val="20"/>
              </w:rPr>
            </w:pPr>
            <w:r w:rsidRPr="0049772B">
              <w:rPr>
                <w:sz w:val="20"/>
              </w:rPr>
              <w:t>Name First</w:t>
            </w:r>
          </w:p>
        </w:tc>
        <w:tc>
          <w:tcPr>
            <w:tcW w:w="2587" w:type="dxa"/>
            <w:vAlign w:val="center"/>
          </w:tcPr>
          <w:p w:rsidR="00E91CD8" w:rsidRPr="0049772B" w:rsidRDefault="00E91CD8" w:rsidP="00251C75">
            <w:pPr>
              <w:rPr>
                <w:sz w:val="20"/>
              </w:rPr>
            </w:pPr>
            <w:r w:rsidRPr="0049772B">
              <w:rPr>
                <w:sz w:val="20"/>
              </w:rPr>
              <w:t>Individual First Name</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NM105</w:t>
            </w:r>
          </w:p>
        </w:tc>
        <w:tc>
          <w:tcPr>
            <w:tcW w:w="4897" w:type="dxa"/>
            <w:gridSpan w:val="2"/>
            <w:vAlign w:val="center"/>
          </w:tcPr>
          <w:p w:rsidR="00E91CD8" w:rsidRPr="0049772B" w:rsidRDefault="00E91CD8" w:rsidP="00251C75">
            <w:pPr>
              <w:rPr>
                <w:sz w:val="20"/>
              </w:rPr>
            </w:pPr>
            <w:r w:rsidRPr="0049772B">
              <w:rPr>
                <w:sz w:val="20"/>
              </w:rPr>
              <w:t>Name Middle</w:t>
            </w:r>
          </w:p>
        </w:tc>
        <w:tc>
          <w:tcPr>
            <w:tcW w:w="2587" w:type="dxa"/>
            <w:vAlign w:val="center"/>
          </w:tcPr>
          <w:p w:rsidR="00E91CD8" w:rsidRPr="0049772B" w:rsidRDefault="00E91CD8" w:rsidP="00251C75">
            <w:pPr>
              <w:rPr>
                <w:sz w:val="20"/>
              </w:rPr>
            </w:pPr>
            <w:r w:rsidRPr="0049772B">
              <w:rPr>
                <w:sz w:val="20"/>
              </w:rPr>
              <w:t>Individual Middle Initial</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 xml:space="preserve"> NM106</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 xml:space="preserve"> NM107</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NM108</w:t>
            </w:r>
          </w:p>
        </w:tc>
        <w:tc>
          <w:tcPr>
            <w:tcW w:w="4897" w:type="dxa"/>
            <w:gridSpan w:val="2"/>
            <w:vAlign w:val="center"/>
          </w:tcPr>
          <w:p w:rsidR="00E91CD8" w:rsidRPr="0049772B" w:rsidRDefault="00E91CD8" w:rsidP="00251C75">
            <w:pPr>
              <w:rPr>
                <w:sz w:val="20"/>
              </w:rPr>
            </w:pPr>
            <w:r w:rsidRPr="0049772B">
              <w:rPr>
                <w:sz w:val="20"/>
              </w:rPr>
              <w:t>Identification Code Qualifier</w:t>
            </w:r>
          </w:p>
        </w:tc>
        <w:tc>
          <w:tcPr>
            <w:tcW w:w="2587" w:type="dxa"/>
            <w:vAlign w:val="center"/>
          </w:tcPr>
          <w:p w:rsidR="00E91CD8" w:rsidRPr="0049772B" w:rsidRDefault="00E91CD8" w:rsidP="00DF735D">
            <w:pPr>
              <w:rPr>
                <w:sz w:val="20"/>
              </w:rPr>
            </w:pPr>
            <w:r w:rsidRPr="0049772B">
              <w:rPr>
                <w:sz w:val="20"/>
              </w:rPr>
              <w:t xml:space="preserve">“N” – </w:t>
            </w:r>
            <w:r w:rsidR="00DF735D">
              <w:rPr>
                <w:sz w:val="20"/>
              </w:rPr>
              <w:t>Individual Identifier</w:t>
            </w:r>
            <w:r w:rsidRPr="0049772B">
              <w:rPr>
                <w:sz w:val="20"/>
              </w:rPr>
              <w:t xml:space="preserve">                          </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2100B</w:t>
            </w:r>
          </w:p>
        </w:tc>
        <w:tc>
          <w:tcPr>
            <w:tcW w:w="990" w:type="dxa"/>
            <w:vAlign w:val="center"/>
          </w:tcPr>
          <w:p w:rsidR="00E91CD8" w:rsidRPr="0049772B" w:rsidRDefault="00E91CD8" w:rsidP="00251C75">
            <w:pPr>
              <w:rPr>
                <w:sz w:val="20"/>
              </w:rPr>
            </w:pPr>
            <w:r w:rsidRPr="0049772B">
              <w:rPr>
                <w:sz w:val="20"/>
              </w:rPr>
              <w:t>NM109</w:t>
            </w:r>
          </w:p>
        </w:tc>
        <w:tc>
          <w:tcPr>
            <w:tcW w:w="4897" w:type="dxa"/>
            <w:gridSpan w:val="2"/>
            <w:vAlign w:val="center"/>
          </w:tcPr>
          <w:p w:rsidR="00E91CD8" w:rsidRPr="0049772B" w:rsidRDefault="00E91CD8" w:rsidP="00251C75">
            <w:pPr>
              <w:rPr>
                <w:sz w:val="20"/>
              </w:rPr>
            </w:pPr>
            <w:r w:rsidRPr="0049772B">
              <w:rPr>
                <w:sz w:val="20"/>
              </w:rPr>
              <w:t>Identification Code</w:t>
            </w:r>
          </w:p>
        </w:tc>
        <w:tc>
          <w:tcPr>
            <w:tcW w:w="2587" w:type="dxa"/>
            <w:vAlign w:val="center"/>
          </w:tcPr>
          <w:p w:rsidR="00E91CD8" w:rsidRPr="0049772B" w:rsidRDefault="00E91CD8" w:rsidP="000C3D6B">
            <w:pPr>
              <w:rPr>
                <w:sz w:val="20"/>
              </w:rPr>
            </w:pPr>
            <w:r w:rsidRPr="0049772B">
              <w:rPr>
                <w:sz w:val="20"/>
              </w:rPr>
              <w:t xml:space="preserve">Individual Identifier – </w:t>
            </w:r>
            <w:r w:rsidR="00DF735D">
              <w:rPr>
                <w:sz w:val="20"/>
              </w:rPr>
              <w:t>Recipient ID number</w:t>
            </w:r>
          </w:p>
        </w:tc>
        <w:tc>
          <w:tcPr>
            <w:tcW w:w="1426" w:type="dxa"/>
          </w:tcPr>
          <w:p w:rsidR="00E91CD8" w:rsidRPr="0049772B" w:rsidRDefault="00E91CD8" w:rsidP="00251C75">
            <w:pPr>
              <w:rPr>
                <w:sz w:val="20"/>
              </w:rPr>
            </w:pPr>
          </w:p>
        </w:tc>
      </w:tr>
      <w:tr w:rsidR="00E91CD8" w:rsidRPr="0049772B" w:rsidTr="00251C75">
        <w:tc>
          <w:tcPr>
            <w:tcW w:w="12249" w:type="dxa"/>
            <w:gridSpan w:val="7"/>
          </w:tcPr>
          <w:p w:rsidR="00E91CD8" w:rsidRPr="0049772B" w:rsidRDefault="00E91CD8" w:rsidP="00251C75">
            <w:pPr>
              <w:rPr>
                <w:sz w:val="20"/>
              </w:rPr>
            </w:pP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2300B INDIVIDUAL PREMIUM REMITTANCE DETAIL</w:t>
            </w: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RMR=Organization Summary Remittance Detail</w:t>
            </w:r>
          </w:p>
        </w:tc>
      </w:tr>
      <w:tr w:rsidR="00E91CD8" w:rsidRPr="0049772B" w:rsidTr="00251C75">
        <w:tc>
          <w:tcPr>
            <w:tcW w:w="12249" w:type="dxa"/>
            <w:gridSpan w:val="7"/>
          </w:tcPr>
          <w:p w:rsidR="00E91CD8" w:rsidRPr="0049772B" w:rsidRDefault="00E91CD8" w:rsidP="00251C75">
            <w:pPr>
              <w:rPr>
                <w:sz w:val="20"/>
              </w:rPr>
            </w:pPr>
            <w:r w:rsidRPr="0049772B">
              <w:rPr>
                <w:sz w:val="20"/>
              </w:rPr>
              <w:t>Sample: RMR*11*1234567890123</w:t>
            </w:r>
            <w:r>
              <w:rPr>
                <w:sz w:val="20"/>
              </w:rPr>
              <w:t>*</w:t>
            </w:r>
            <w:r w:rsidRPr="0049772B">
              <w:rPr>
                <w:sz w:val="20"/>
              </w:rPr>
              <w:t>*400.00~</w:t>
            </w:r>
          </w:p>
        </w:tc>
      </w:tr>
      <w:tr w:rsidR="00E91CD8" w:rsidRPr="0049772B" w:rsidTr="00251C75">
        <w:tc>
          <w:tcPr>
            <w:tcW w:w="1179" w:type="dxa"/>
            <w:vAlign w:val="center"/>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w:t>
            </w:r>
            <w:r>
              <w:rPr>
                <w:sz w:val="20"/>
              </w:rPr>
              <w:t>B</w:t>
            </w:r>
          </w:p>
        </w:tc>
        <w:tc>
          <w:tcPr>
            <w:tcW w:w="990" w:type="dxa"/>
            <w:vAlign w:val="center"/>
          </w:tcPr>
          <w:p w:rsidR="00E91CD8" w:rsidRPr="0049772B" w:rsidRDefault="00E91CD8" w:rsidP="00251C75">
            <w:pPr>
              <w:rPr>
                <w:sz w:val="20"/>
              </w:rPr>
            </w:pPr>
            <w:r w:rsidRPr="0049772B">
              <w:rPr>
                <w:sz w:val="20"/>
              </w:rPr>
              <w:t>RMR01</w:t>
            </w:r>
          </w:p>
        </w:tc>
        <w:tc>
          <w:tcPr>
            <w:tcW w:w="4897" w:type="dxa"/>
            <w:gridSpan w:val="2"/>
            <w:vAlign w:val="center"/>
          </w:tcPr>
          <w:p w:rsidR="00E91CD8" w:rsidRPr="0049772B" w:rsidRDefault="00E91CD8" w:rsidP="00251C75">
            <w:pPr>
              <w:rPr>
                <w:sz w:val="20"/>
              </w:rPr>
            </w:pPr>
            <w:r w:rsidRPr="0049772B">
              <w:rPr>
                <w:sz w:val="20"/>
              </w:rPr>
              <w:t>Reference Identification Qualifier</w:t>
            </w:r>
          </w:p>
        </w:tc>
        <w:tc>
          <w:tcPr>
            <w:tcW w:w="2587" w:type="dxa"/>
            <w:vAlign w:val="center"/>
          </w:tcPr>
          <w:p w:rsidR="00E91CD8" w:rsidRPr="0049772B" w:rsidRDefault="00E91CD8" w:rsidP="00251C75">
            <w:pPr>
              <w:rPr>
                <w:sz w:val="20"/>
              </w:rPr>
            </w:pPr>
            <w:r w:rsidRPr="0049772B">
              <w:rPr>
                <w:sz w:val="20"/>
              </w:rPr>
              <w:t xml:space="preserve">“11”  - Account Number                                             </w:t>
            </w:r>
          </w:p>
        </w:tc>
        <w:tc>
          <w:tcPr>
            <w:tcW w:w="1426" w:type="dxa"/>
          </w:tcPr>
          <w:p w:rsidR="00E91CD8" w:rsidRPr="0049772B" w:rsidRDefault="00E91CD8" w:rsidP="00251C75">
            <w:pPr>
              <w:rPr>
                <w:sz w:val="20"/>
              </w:rPr>
            </w:pPr>
          </w:p>
        </w:tc>
      </w:tr>
      <w:tr w:rsidR="00E91CD8" w:rsidRPr="0049772B" w:rsidTr="00251C75">
        <w:tc>
          <w:tcPr>
            <w:tcW w:w="1179" w:type="dxa"/>
            <w:vAlign w:val="center"/>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w:t>
            </w:r>
            <w:r>
              <w:rPr>
                <w:sz w:val="20"/>
              </w:rPr>
              <w:t>B</w:t>
            </w:r>
          </w:p>
        </w:tc>
        <w:tc>
          <w:tcPr>
            <w:tcW w:w="990" w:type="dxa"/>
            <w:vAlign w:val="center"/>
          </w:tcPr>
          <w:p w:rsidR="00E91CD8" w:rsidRPr="0049772B" w:rsidRDefault="00E91CD8" w:rsidP="00251C75">
            <w:pPr>
              <w:rPr>
                <w:sz w:val="20"/>
              </w:rPr>
            </w:pPr>
            <w:r w:rsidRPr="0049772B">
              <w:rPr>
                <w:sz w:val="20"/>
              </w:rPr>
              <w:t>RMR02</w:t>
            </w:r>
          </w:p>
        </w:tc>
        <w:tc>
          <w:tcPr>
            <w:tcW w:w="4897" w:type="dxa"/>
            <w:gridSpan w:val="2"/>
            <w:vAlign w:val="center"/>
          </w:tcPr>
          <w:p w:rsidR="00E91CD8" w:rsidRPr="0049772B" w:rsidRDefault="00E91CD8" w:rsidP="00251C75">
            <w:pPr>
              <w:rPr>
                <w:sz w:val="20"/>
              </w:rPr>
            </w:pPr>
            <w:r w:rsidRPr="0049772B">
              <w:rPr>
                <w:sz w:val="20"/>
              </w:rPr>
              <w:t>Reference Identification</w:t>
            </w:r>
          </w:p>
        </w:tc>
        <w:tc>
          <w:tcPr>
            <w:tcW w:w="2587" w:type="dxa"/>
            <w:vAlign w:val="center"/>
          </w:tcPr>
          <w:p w:rsidR="00E91CD8" w:rsidRPr="0049772B" w:rsidRDefault="00DF735D" w:rsidP="00251C75">
            <w:pPr>
              <w:rPr>
                <w:sz w:val="20"/>
              </w:rPr>
            </w:pPr>
            <w:r>
              <w:rPr>
                <w:sz w:val="20"/>
              </w:rPr>
              <w:t>Claim ICN (Molina internal claims number).</w:t>
            </w:r>
          </w:p>
        </w:tc>
        <w:tc>
          <w:tcPr>
            <w:tcW w:w="1426" w:type="dxa"/>
          </w:tcPr>
          <w:p w:rsidR="00E91CD8" w:rsidRPr="0049772B" w:rsidRDefault="00E91CD8" w:rsidP="00251C75">
            <w:pPr>
              <w:rPr>
                <w:sz w:val="20"/>
              </w:rPr>
            </w:pPr>
          </w:p>
        </w:tc>
      </w:tr>
      <w:tr w:rsidR="00E91CD8" w:rsidRPr="0049772B" w:rsidTr="00251C75">
        <w:tc>
          <w:tcPr>
            <w:tcW w:w="1179" w:type="dxa"/>
            <w:vAlign w:val="center"/>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w:t>
            </w:r>
            <w:r>
              <w:rPr>
                <w:sz w:val="20"/>
              </w:rPr>
              <w:t>B</w:t>
            </w:r>
          </w:p>
        </w:tc>
        <w:tc>
          <w:tcPr>
            <w:tcW w:w="990" w:type="dxa"/>
            <w:vAlign w:val="center"/>
          </w:tcPr>
          <w:p w:rsidR="00E91CD8" w:rsidRPr="0049772B" w:rsidRDefault="00E91CD8" w:rsidP="00251C75">
            <w:pPr>
              <w:rPr>
                <w:sz w:val="20"/>
              </w:rPr>
            </w:pPr>
            <w:r w:rsidRPr="0049772B">
              <w:rPr>
                <w:sz w:val="20"/>
              </w:rPr>
              <w:t>RMR04</w:t>
            </w:r>
          </w:p>
        </w:tc>
        <w:tc>
          <w:tcPr>
            <w:tcW w:w="4897" w:type="dxa"/>
            <w:gridSpan w:val="2"/>
            <w:vAlign w:val="center"/>
          </w:tcPr>
          <w:p w:rsidR="00E91CD8" w:rsidRPr="0049772B" w:rsidRDefault="00E91CD8" w:rsidP="00251C75">
            <w:pPr>
              <w:rPr>
                <w:sz w:val="20"/>
              </w:rPr>
            </w:pPr>
            <w:r w:rsidRPr="0049772B">
              <w:rPr>
                <w:sz w:val="20"/>
              </w:rPr>
              <w:t>Monetary Amount</w:t>
            </w:r>
          </w:p>
        </w:tc>
        <w:tc>
          <w:tcPr>
            <w:tcW w:w="2587" w:type="dxa"/>
            <w:vAlign w:val="center"/>
          </w:tcPr>
          <w:p w:rsidR="00E91CD8" w:rsidRPr="0049772B" w:rsidRDefault="00E91CD8" w:rsidP="00251C75">
            <w:pPr>
              <w:rPr>
                <w:sz w:val="20"/>
              </w:rPr>
            </w:pPr>
            <w:r w:rsidRPr="0049772B">
              <w:rPr>
                <w:sz w:val="20"/>
              </w:rPr>
              <w:t>Detail Premium Payment Amount</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p>
        </w:tc>
        <w:tc>
          <w:tcPr>
            <w:tcW w:w="990" w:type="dxa"/>
            <w:vAlign w:val="center"/>
          </w:tcPr>
          <w:p w:rsidR="00E91CD8" w:rsidRPr="0049772B" w:rsidRDefault="00E91CD8" w:rsidP="00251C75">
            <w:pPr>
              <w:rPr>
                <w:sz w:val="20"/>
              </w:rPr>
            </w:pPr>
          </w:p>
        </w:tc>
        <w:tc>
          <w:tcPr>
            <w:tcW w:w="4897" w:type="dxa"/>
            <w:gridSpan w:val="2"/>
            <w:vAlign w:val="center"/>
          </w:tcPr>
          <w:p w:rsidR="00E91CD8" w:rsidRPr="0049772B" w:rsidRDefault="00E91CD8" w:rsidP="00251C75">
            <w:pPr>
              <w:rPr>
                <w:sz w:val="20"/>
              </w:rPr>
            </w:pPr>
          </w:p>
        </w:tc>
        <w:tc>
          <w:tcPr>
            <w:tcW w:w="2587" w:type="dxa"/>
            <w:vAlign w:val="center"/>
          </w:tcPr>
          <w:p w:rsidR="00E91CD8" w:rsidRPr="0049772B" w:rsidRDefault="00E91CD8" w:rsidP="00251C75">
            <w:pPr>
              <w:rPr>
                <w:sz w:val="20"/>
              </w:rPr>
            </w:pPr>
          </w:p>
        </w:tc>
        <w:tc>
          <w:tcPr>
            <w:tcW w:w="1426" w:type="dxa"/>
          </w:tcPr>
          <w:p w:rsidR="00E91CD8" w:rsidRPr="0049772B" w:rsidRDefault="00E91CD8" w:rsidP="00251C75">
            <w:pPr>
              <w:rPr>
                <w:sz w:val="20"/>
              </w:rPr>
            </w:pPr>
          </w:p>
        </w:tc>
      </w:tr>
      <w:tr w:rsidR="00E91CD8" w:rsidRPr="0049772B" w:rsidTr="00251C75">
        <w:tc>
          <w:tcPr>
            <w:tcW w:w="12249" w:type="dxa"/>
            <w:gridSpan w:val="7"/>
            <w:tcBorders>
              <w:bottom w:val="single" w:sz="4" w:space="0" w:color="auto"/>
            </w:tcBorders>
          </w:tcPr>
          <w:p w:rsidR="00E91CD8" w:rsidRPr="0049772B" w:rsidRDefault="00E91CD8" w:rsidP="00251C75">
            <w:pPr>
              <w:rPr>
                <w:sz w:val="20"/>
              </w:rPr>
            </w:pPr>
          </w:p>
        </w:tc>
      </w:tr>
      <w:tr w:rsidR="00E91CD8" w:rsidRPr="0049772B" w:rsidTr="00251C75">
        <w:tc>
          <w:tcPr>
            <w:tcW w:w="12249" w:type="dxa"/>
            <w:gridSpan w:val="7"/>
            <w:shd w:val="clear" w:color="auto" w:fill="FFFF99"/>
          </w:tcPr>
          <w:p w:rsidR="00E91CD8" w:rsidRPr="0049772B" w:rsidRDefault="00E91CD8" w:rsidP="00251C75">
            <w:pPr>
              <w:rPr>
                <w:sz w:val="20"/>
              </w:rPr>
            </w:pPr>
            <w:r w:rsidRPr="00C01A5F">
              <w:rPr>
                <w:sz w:val="20"/>
              </w:rPr>
              <w:t>REF=Reference Information</w:t>
            </w:r>
          </w:p>
        </w:tc>
      </w:tr>
      <w:tr w:rsidR="00E91CD8" w:rsidRPr="0049772B" w:rsidTr="00251C75">
        <w:tc>
          <w:tcPr>
            <w:tcW w:w="12249" w:type="dxa"/>
            <w:gridSpan w:val="7"/>
            <w:shd w:val="clear" w:color="auto" w:fill="auto"/>
          </w:tcPr>
          <w:p w:rsidR="00E91CD8" w:rsidRPr="004828C7" w:rsidRDefault="00E91CD8" w:rsidP="00251C75">
            <w:pPr>
              <w:rPr>
                <w:sz w:val="20"/>
              </w:rPr>
            </w:pPr>
            <w:r w:rsidRPr="004828C7">
              <w:rPr>
                <w:sz w:val="20"/>
              </w:rPr>
              <w:t>Sample: REF*ZZ*0101C~</w:t>
            </w:r>
          </w:p>
        </w:tc>
      </w:tr>
      <w:tr w:rsidR="00E91CD8" w:rsidRPr="0049772B" w:rsidTr="00251C75">
        <w:tc>
          <w:tcPr>
            <w:tcW w:w="1179" w:type="dxa"/>
            <w:shd w:val="clear" w:color="auto" w:fill="auto"/>
          </w:tcPr>
          <w:p w:rsidR="00E91CD8" w:rsidRPr="0049772B" w:rsidRDefault="00E91CD8" w:rsidP="00251C75">
            <w:pPr>
              <w:rPr>
                <w:sz w:val="20"/>
              </w:rPr>
            </w:pPr>
          </w:p>
        </w:tc>
        <w:tc>
          <w:tcPr>
            <w:tcW w:w="1170" w:type="dxa"/>
            <w:shd w:val="clear" w:color="auto" w:fill="auto"/>
            <w:vAlign w:val="center"/>
          </w:tcPr>
          <w:p w:rsidR="00E91CD8" w:rsidRPr="004828C7" w:rsidRDefault="00E91CD8" w:rsidP="00251C75">
            <w:pPr>
              <w:rPr>
                <w:sz w:val="20"/>
              </w:rPr>
            </w:pPr>
            <w:r w:rsidRPr="004828C7">
              <w:rPr>
                <w:sz w:val="20"/>
              </w:rPr>
              <w:t>2300</w:t>
            </w:r>
            <w:r>
              <w:rPr>
                <w:sz w:val="20"/>
              </w:rPr>
              <w:t>B</w:t>
            </w:r>
          </w:p>
        </w:tc>
        <w:tc>
          <w:tcPr>
            <w:tcW w:w="990" w:type="dxa"/>
            <w:shd w:val="clear" w:color="auto" w:fill="auto"/>
            <w:vAlign w:val="center"/>
          </w:tcPr>
          <w:p w:rsidR="00E91CD8" w:rsidRPr="004828C7" w:rsidRDefault="00E91CD8" w:rsidP="00251C75">
            <w:pPr>
              <w:rPr>
                <w:sz w:val="20"/>
              </w:rPr>
            </w:pPr>
            <w:r w:rsidRPr="004828C7">
              <w:rPr>
                <w:sz w:val="20"/>
              </w:rPr>
              <w:t>REF01</w:t>
            </w:r>
          </w:p>
        </w:tc>
        <w:tc>
          <w:tcPr>
            <w:tcW w:w="4827" w:type="dxa"/>
            <w:shd w:val="clear" w:color="auto" w:fill="auto"/>
            <w:vAlign w:val="center"/>
          </w:tcPr>
          <w:p w:rsidR="00E91CD8" w:rsidRPr="004828C7" w:rsidRDefault="00E91CD8" w:rsidP="00251C75">
            <w:pPr>
              <w:rPr>
                <w:sz w:val="20"/>
              </w:rPr>
            </w:pPr>
            <w:r w:rsidRPr="004828C7">
              <w:rPr>
                <w:sz w:val="20"/>
              </w:rPr>
              <w:t>Reference Identification Qualifier</w:t>
            </w:r>
          </w:p>
        </w:tc>
        <w:tc>
          <w:tcPr>
            <w:tcW w:w="2657" w:type="dxa"/>
            <w:gridSpan w:val="2"/>
            <w:shd w:val="clear" w:color="auto" w:fill="auto"/>
            <w:vAlign w:val="center"/>
          </w:tcPr>
          <w:p w:rsidR="00E91CD8" w:rsidRPr="004828C7" w:rsidRDefault="00E91CD8" w:rsidP="00251C75">
            <w:pPr>
              <w:rPr>
                <w:sz w:val="20"/>
              </w:rPr>
            </w:pPr>
            <w:r w:rsidRPr="004828C7">
              <w:rPr>
                <w:sz w:val="20"/>
              </w:rPr>
              <w:t>“ZZ”  - Mutually Identified</w:t>
            </w:r>
          </w:p>
        </w:tc>
        <w:tc>
          <w:tcPr>
            <w:tcW w:w="1426" w:type="dxa"/>
            <w:shd w:val="clear" w:color="auto" w:fill="auto"/>
          </w:tcPr>
          <w:p w:rsidR="00E91CD8" w:rsidRPr="004828C7" w:rsidRDefault="00E91CD8" w:rsidP="00251C75">
            <w:pPr>
              <w:rPr>
                <w:sz w:val="20"/>
              </w:rPr>
            </w:pPr>
          </w:p>
        </w:tc>
      </w:tr>
      <w:tr w:rsidR="00E91CD8" w:rsidRPr="0049772B" w:rsidTr="00251C75">
        <w:trPr>
          <w:trHeight w:val="128"/>
        </w:trPr>
        <w:tc>
          <w:tcPr>
            <w:tcW w:w="1179" w:type="dxa"/>
            <w:shd w:val="clear" w:color="auto" w:fill="auto"/>
          </w:tcPr>
          <w:p w:rsidR="00E91CD8" w:rsidRPr="0049772B" w:rsidRDefault="00E91CD8" w:rsidP="00251C75">
            <w:pPr>
              <w:rPr>
                <w:sz w:val="20"/>
              </w:rPr>
            </w:pPr>
          </w:p>
        </w:tc>
        <w:tc>
          <w:tcPr>
            <w:tcW w:w="1170" w:type="dxa"/>
            <w:shd w:val="clear" w:color="auto" w:fill="auto"/>
            <w:vAlign w:val="center"/>
          </w:tcPr>
          <w:p w:rsidR="00E91CD8" w:rsidRPr="004828C7" w:rsidRDefault="00E91CD8" w:rsidP="00251C75">
            <w:pPr>
              <w:rPr>
                <w:sz w:val="20"/>
              </w:rPr>
            </w:pPr>
            <w:r w:rsidRPr="004828C7">
              <w:rPr>
                <w:sz w:val="20"/>
              </w:rPr>
              <w:t>2300</w:t>
            </w:r>
            <w:r>
              <w:rPr>
                <w:sz w:val="20"/>
              </w:rPr>
              <w:t>B</w:t>
            </w:r>
          </w:p>
        </w:tc>
        <w:tc>
          <w:tcPr>
            <w:tcW w:w="990" w:type="dxa"/>
            <w:shd w:val="clear" w:color="auto" w:fill="auto"/>
            <w:vAlign w:val="center"/>
          </w:tcPr>
          <w:p w:rsidR="00E91CD8" w:rsidRPr="004828C7" w:rsidRDefault="00E91CD8" w:rsidP="00251C75">
            <w:pPr>
              <w:rPr>
                <w:sz w:val="20"/>
              </w:rPr>
            </w:pPr>
            <w:r w:rsidRPr="004828C7">
              <w:rPr>
                <w:sz w:val="20"/>
              </w:rPr>
              <w:t>REF02</w:t>
            </w:r>
          </w:p>
        </w:tc>
        <w:tc>
          <w:tcPr>
            <w:tcW w:w="4827" w:type="dxa"/>
            <w:shd w:val="clear" w:color="auto" w:fill="auto"/>
            <w:vAlign w:val="center"/>
          </w:tcPr>
          <w:p w:rsidR="00E91CD8" w:rsidRPr="004828C7" w:rsidRDefault="00E91CD8" w:rsidP="00251C75">
            <w:pPr>
              <w:rPr>
                <w:sz w:val="20"/>
              </w:rPr>
            </w:pPr>
            <w:r w:rsidRPr="004828C7">
              <w:rPr>
                <w:sz w:val="20"/>
              </w:rPr>
              <w:t>Reference Identification</w:t>
            </w:r>
          </w:p>
        </w:tc>
        <w:tc>
          <w:tcPr>
            <w:tcW w:w="2657" w:type="dxa"/>
            <w:gridSpan w:val="2"/>
            <w:shd w:val="clear" w:color="auto" w:fill="auto"/>
            <w:vAlign w:val="center"/>
          </w:tcPr>
          <w:p w:rsidR="00E91CD8" w:rsidRDefault="000C3D6B" w:rsidP="00251C75">
            <w:pPr>
              <w:rPr>
                <w:sz w:val="20"/>
              </w:rPr>
            </w:pPr>
            <w:r>
              <w:rPr>
                <w:sz w:val="20"/>
              </w:rPr>
              <w:t>Administrative Fee</w:t>
            </w:r>
            <w:r w:rsidR="00E91CD8" w:rsidRPr="004828C7">
              <w:rPr>
                <w:sz w:val="20"/>
              </w:rPr>
              <w:t xml:space="preserve"> Code</w:t>
            </w:r>
          </w:p>
          <w:p w:rsidR="000C3D6B" w:rsidRPr="004828C7" w:rsidRDefault="000C3D6B" w:rsidP="00251C75">
            <w:pPr>
              <w:rPr>
                <w:sz w:val="20"/>
              </w:rPr>
            </w:pPr>
            <w:r>
              <w:rPr>
                <w:sz w:val="20"/>
              </w:rPr>
              <w:t>(CCNS1 or CCNS2)</w:t>
            </w:r>
          </w:p>
        </w:tc>
        <w:tc>
          <w:tcPr>
            <w:tcW w:w="1426" w:type="dxa"/>
            <w:shd w:val="clear" w:color="auto" w:fill="auto"/>
          </w:tcPr>
          <w:p w:rsidR="00E91CD8" w:rsidRPr="004828C7" w:rsidRDefault="00E91CD8" w:rsidP="00251C75">
            <w:pPr>
              <w:rPr>
                <w:sz w:val="20"/>
              </w:rPr>
            </w:pPr>
          </w:p>
        </w:tc>
      </w:tr>
      <w:tr w:rsidR="00E91CD8" w:rsidRPr="0049772B" w:rsidTr="00251C75">
        <w:tc>
          <w:tcPr>
            <w:tcW w:w="1179" w:type="dxa"/>
            <w:shd w:val="clear" w:color="auto" w:fill="auto"/>
          </w:tcPr>
          <w:p w:rsidR="00E91CD8" w:rsidRPr="0049772B" w:rsidRDefault="00E91CD8" w:rsidP="00251C75">
            <w:pPr>
              <w:rPr>
                <w:sz w:val="20"/>
              </w:rPr>
            </w:pPr>
          </w:p>
        </w:tc>
        <w:tc>
          <w:tcPr>
            <w:tcW w:w="1170" w:type="dxa"/>
            <w:shd w:val="clear" w:color="auto" w:fill="auto"/>
            <w:vAlign w:val="center"/>
          </w:tcPr>
          <w:p w:rsidR="00E91CD8" w:rsidRPr="004828C7" w:rsidRDefault="00E91CD8" w:rsidP="00251C75">
            <w:pPr>
              <w:rPr>
                <w:sz w:val="20"/>
              </w:rPr>
            </w:pPr>
            <w:r w:rsidRPr="004828C7">
              <w:rPr>
                <w:sz w:val="20"/>
              </w:rPr>
              <w:t>2300</w:t>
            </w:r>
            <w:r>
              <w:rPr>
                <w:sz w:val="20"/>
              </w:rPr>
              <w:t>B</w:t>
            </w:r>
          </w:p>
        </w:tc>
        <w:tc>
          <w:tcPr>
            <w:tcW w:w="990" w:type="dxa"/>
            <w:shd w:val="clear" w:color="auto" w:fill="auto"/>
            <w:vAlign w:val="center"/>
          </w:tcPr>
          <w:p w:rsidR="00E91CD8" w:rsidRPr="004828C7" w:rsidRDefault="00E91CD8" w:rsidP="00251C75">
            <w:pPr>
              <w:rPr>
                <w:sz w:val="20"/>
              </w:rPr>
            </w:pPr>
            <w:r w:rsidRPr="004828C7">
              <w:rPr>
                <w:sz w:val="20"/>
              </w:rPr>
              <w:t>REF03</w:t>
            </w:r>
          </w:p>
        </w:tc>
        <w:tc>
          <w:tcPr>
            <w:tcW w:w="4827" w:type="dxa"/>
            <w:shd w:val="clear" w:color="auto" w:fill="auto"/>
            <w:vAlign w:val="center"/>
          </w:tcPr>
          <w:p w:rsidR="00E91CD8" w:rsidRPr="004828C7" w:rsidRDefault="00E91CD8" w:rsidP="00251C75">
            <w:pPr>
              <w:rPr>
                <w:sz w:val="20"/>
              </w:rPr>
            </w:pPr>
            <w:r w:rsidRPr="004828C7">
              <w:rPr>
                <w:sz w:val="20"/>
              </w:rPr>
              <w:t>Not Used</w:t>
            </w:r>
          </w:p>
        </w:tc>
        <w:tc>
          <w:tcPr>
            <w:tcW w:w="2657" w:type="dxa"/>
            <w:gridSpan w:val="2"/>
            <w:shd w:val="clear" w:color="auto" w:fill="auto"/>
          </w:tcPr>
          <w:p w:rsidR="00E91CD8" w:rsidRPr="004828C7" w:rsidRDefault="00E91CD8" w:rsidP="00251C75">
            <w:pPr>
              <w:rPr>
                <w:sz w:val="20"/>
              </w:rPr>
            </w:pPr>
          </w:p>
        </w:tc>
        <w:tc>
          <w:tcPr>
            <w:tcW w:w="1426" w:type="dxa"/>
            <w:shd w:val="clear" w:color="auto" w:fill="auto"/>
          </w:tcPr>
          <w:p w:rsidR="00E91CD8" w:rsidRPr="004828C7" w:rsidRDefault="00E91CD8" w:rsidP="00251C75">
            <w:pPr>
              <w:rPr>
                <w:sz w:val="20"/>
              </w:rPr>
            </w:pPr>
          </w:p>
        </w:tc>
      </w:tr>
      <w:tr w:rsidR="00E91CD8" w:rsidRPr="0049772B" w:rsidTr="00251C75">
        <w:tc>
          <w:tcPr>
            <w:tcW w:w="1179" w:type="dxa"/>
            <w:shd w:val="clear" w:color="auto" w:fill="auto"/>
          </w:tcPr>
          <w:p w:rsidR="00E91CD8" w:rsidRPr="0049772B" w:rsidRDefault="00E91CD8" w:rsidP="00251C75">
            <w:pPr>
              <w:rPr>
                <w:sz w:val="20"/>
              </w:rPr>
            </w:pPr>
          </w:p>
        </w:tc>
        <w:tc>
          <w:tcPr>
            <w:tcW w:w="1170" w:type="dxa"/>
            <w:shd w:val="clear" w:color="auto" w:fill="auto"/>
            <w:vAlign w:val="center"/>
          </w:tcPr>
          <w:p w:rsidR="00E91CD8" w:rsidRPr="004828C7" w:rsidRDefault="00E91CD8" w:rsidP="00251C75">
            <w:pPr>
              <w:rPr>
                <w:sz w:val="20"/>
              </w:rPr>
            </w:pPr>
            <w:r w:rsidRPr="004828C7">
              <w:rPr>
                <w:sz w:val="20"/>
              </w:rPr>
              <w:t>2300</w:t>
            </w:r>
            <w:r>
              <w:rPr>
                <w:sz w:val="20"/>
              </w:rPr>
              <w:t>B</w:t>
            </w:r>
          </w:p>
        </w:tc>
        <w:tc>
          <w:tcPr>
            <w:tcW w:w="990" w:type="dxa"/>
            <w:shd w:val="clear" w:color="auto" w:fill="auto"/>
            <w:vAlign w:val="center"/>
          </w:tcPr>
          <w:p w:rsidR="00E91CD8" w:rsidRPr="004828C7" w:rsidRDefault="00E91CD8" w:rsidP="00251C75">
            <w:pPr>
              <w:rPr>
                <w:sz w:val="20"/>
              </w:rPr>
            </w:pPr>
            <w:r w:rsidRPr="004828C7">
              <w:rPr>
                <w:sz w:val="20"/>
              </w:rPr>
              <w:t>REF04</w:t>
            </w:r>
          </w:p>
        </w:tc>
        <w:tc>
          <w:tcPr>
            <w:tcW w:w="4827" w:type="dxa"/>
            <w:shd w:val="clear" w:color="auto" w:fill="auto"/>
            <w:vAlign w:val="center"/>
          </w:tcPr>
          <w:p w:rsidR="00E91CD8" w:rsidRPr="004828C7" w:rsidRDefault="00E91CD8" w:rsidP="00251C75">
            <w:pPr>
              <w:rPr>
                <w:sz w:val="20"/>
              </w:rPr>
            </w:pPr>
            <w:r w:rsidRPr="004828C7">
              <w:rPr>
                <w:sz w:val="20"/>
              </w:rPr>
              <w:t>Not Used</w:t>
            </w:r>
          </w:p>
        </w:tc>
        <w:tc>
          <w:tcPr>
            <w:tcW w:w="2657" w:type="dxa"/>
            <w:gridSpan w:val="2"/>
            <w:shd w:val="clear" w:color="auto" w:fill="auto"/>
          </w:tcPr>
          <w:p w:rsidR="00E91CD8" w:rsidRPr="004828C7" w:rsidRDefault="00E91CD8" w:rsidP="00251C75">
            <w:pPr>
              <w:rPr>
                <w:sz w:val="20"/>
              </w:rPr>
            </w:pPr>
          </w:p>
        </w:tc>
        <w:tc>
          <w:tcPr>
            <w:tcW w:w="1426" w:type="dxa"/>
            <w:shd w:val="clear" w:color="auto" w:fill="auto"/>
          </w:tcPr>
          <w:p w:rsidR="00E91CD8" w:rsidRPr="004828C7" w:rsidRDefault="00E91CD8" w:rsidP="00251C75">
            <w:pPr>
              <w:rPr>
                <w:sz w:val="20"/>
              </w:rPr>
            </w:pPr>
          </w:p>
        </w:tc>
      </w:tr>
      <w:tr w:rsidR="000C3D6B" w:rsidRPr="0049772B" w:rsidTr="00251C75">
        <w:tc>
          <w:tcPr>
            <w:tcW w:w="12249" w:type="dxa"/>
            <w:gridSpan w:val="7"/>
            <w:tcBorders>
              <w:bottom w:val="single" w:sz="4" w:space="0" w:color="auto"/>
            </w:tcBorders>
          </w:tcPr>
          <w:p w:rsidR="000C3D6B" w:rsidRPr="0049772B" w:rsidRDefault="000C3D6B" w:rsidP="000C3D6B">
            <w:pPr>
              <w:rPr>
                <w:sz w:val="20"/>
              </w:rPr>
            </w:pPr>
          </w:p>
        </w:tc>
      </w:tr>
      <w:tr w:rsidR="00E91CD8" w:rsidRPr="0049772B" w:rsidTr="00251C75">
        <w:tc>
          <w:tcPr>
            <w:tcW w:w="12249" w:type="dxa"/>
            <w:gridSpan w:val="7"/>
            <w:shd w:val="clear" w:color="auto" w:fill="FFFF99"/>
          </w:tcPr>
          <w:p w:rsidR="00E91CD8" w:rsidRPr="0049772B" w:rsidRDefault="00E91CD8" w:rsidP="00251C75">
            <w:pPr>
              <w:rPr>
                <w:sz w:val="20"/>
              </w:rPr>
            </w:pPr>
            <w:r w:rsidRPr="0049772B">
              <w:rPr>
                <w:sz w:val="20"/>
              </w:rPr>
              <w:t>DTM=Individual Coverage Period</w:t>
            </w:r>
          </w:p>
        </w:tc>
      </w:tr>
      <w:tr w:rsidR="00E91CD8" w:rsidRPr="0049772B" w:rsidTr="00251C75">
        <w:tc>
          <w:tcPr>
            <w:tcW w:w="12249" w:type="dxa"/>
            <w:gridSpan w:val="7"/>
          </w:tcPr>
          <w:p w:rsidR="00E91CD8" w:rsidRPr="0049772B" w:rsidRDefault="00E91CD8" w:rsidP="00251C75">
            <w:pPr>
              <w:rPr>
                <w:sz w:val="20"/>
              </w:rPr>
            </w:pPr>
            <w:r w:rsidRPr="0049772B">
              <w:rPr>
                <w:sz w:val="20"/>
              </w:rPr>
              <w:t>Sample: DTM*582****RD8*20120101-20120131~</w:t>
            </w: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2300B</w:t>
            </w:r>
          </w:p>
        </w:tc>
        <w:tc>
          <w:tcPr>
            <w:tcW w:w="990" w:type="dxa"/>
            <w:vAlign w:val="center"/>
          </w:tcPr>
          <w:p w:rsidR="00E91CD8" w:rsidRPr="0049772B" w:rsidRDefault="00E91CD8" w:rsidP="00251C75">
            <w:pPr>
              <w:rPr>
                <w:sz w:val="20"/>
              </w:rPr>
            </w:pPr>
            <w:r w:rsidRPr="0049772B">
              <w:rPr>
                <w:sz w:val="20"/>
              </w:rPr>
              <w:t>DTM01</w:t>
            </w:r>
          </w:p>
        </w:tc>
        <w:tc>
          <w:tcPr>
            <w:tcW w:w="4897" w:type="dxa"/>
            <w:gridSpan w:val="2"/>
            <w:vAlign w:val="center"/>
          </w:tcPr>
          <w:p w:rsidR="00E91CD8" w:rsidRPr="0049772B" w:rsidRDefault="00E91CD8" w:rsidP="00251C75">
            <w:pPr>
              <w:rPr>
                <w:sz w:val="20"/>
              </w:rPr>
            </w:pPr>
            <w:r w:rsidRPr="0049772B">
              <w:rPr>
                <w:sz w:val="20"/>
              </w:rPr>
              <w:t>Date/Time Qualifier</w:t>
            </w:r>
          </w:p>
        </w:tc>
        <w:tc>
          <w:tcPr>
            <w:tcW w:w="2587" w:type="dxa"/>
            <w:vAlign w:val="center"/>
          </w:tcPr>
          <w:p w:rsidR="00E91CD8" w:rsidRPr="0049772B" w:rsidRDefault="00E91CD8" w:rsidP="00251C75">
            <w:pPr>
              <w:rPr>
                <w:sz w:val="20"/>
              </w:rPr>
            </w:pPr>
            <w:r w:rsidRPr="0049772B">
              <w:rPr>
                <w:sz w:val="20"/>
              </w:rPr>
              <w:t>“582” - Report Period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2300B</w:t>
            </w:r>
          </w:p>
        </w:tc>
        <w:tc>
          <w:tcPr>
            <w:tcW w:w="990" w:type="dxa"/>
            <w:vAlign w:val="center"/>
          </w:tcPr>
          <w:p w:rsidR="00E91CD8" w:rsidRPr="0049772B" w:rsidRDefault="00E91CD8" w:rsidP="00251C75">
            <w:pPr>
              <w:rPr>
                <w:sz w:val="20"/>
              </w:rPr>
            </w:pPr>
            <w:r w:rsidRPr="0049772B">
              <w:rPr>
                <w:sz w:val="20"/>
              </w:rPr>
              <w:t>DTM02</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2300B</w:t>
            </w:r>
          </w:p>
        </w:tc>
        <w:tc>
          <w:tcPr>
            <w:tcW w:w="990" w:type="dxa"/>
            <w:vAlign w:val="center"/>
          </w:tcPr>
          <w:p w:rsidR="00E91CD8" w:rsidRPr="0049772B" w:rsidRDefault="00E91CD8" w:rsidP="00251C75">
            <w:pPr>
              <w:rPr>
                <w:sz w:val="20"/>
              </w:rPr>
            </w:pPr>
            <w:r w:rsidRPr="0049772B">
              <w:rPr>
                <w:sz w:val="20"/>
              </w:rPr>
              <w:t>DTM03</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2300B</w:t>
            </w:r>
          </w:p>
        </w:tc>
        <w:tc>
          <w:tcPr>
            <w:tcW w:w="990" w:type="dxa"/>
            <w:vAlign w:val="center"/>
          </w:tcPr>
          <w:p w:rsidR="00E91CD8" w:rsidRPr="0049772B" w:rsidRDefault="00E91CD8" w:rsidP="00251C75">
            <w:pPr>
              <w:rPr>
                <w:sz w:val="20"/>
              </w:rPr>
            </w:pPr>
            <w:r w:rsidRPr="0049772B">
              <w:rPr>
                <w:sz w:val="20"/>
              </w:rPr>
              <w:t>DTM04</w:t>
            </w:r>
          </w:p>
        </w:tc>
        <w:tc>
          <w:tcPr>
            <w:tcW w:w="4897" w:type="dxa"/>
            <w:gridSpan w:val="2"/>
            <w:vAlign w:val="center"/>
          </w:tcPr>
          <w:p w:rsidR="00E91CD8" w:rsidRPr="0049772B" w:rsidRDefault="00E91CD8" w:rsidP="00251C75">
            <w:pPr>
              <w:rPr>
                <w:sz w:val="20"/>
              </w:rPr>
            </w:pPr>
            <w:r w:rsidRPr="0049772B">
              <w:rPr>
                <w:sz w:val="20"/>
              </w:rPr>
              <w:t>NOT USED</w:t>
            </w:r>
          </w:p>
        </w:tc>
        <w:tc>
          <w:tcPr>
            <w:tcW w:w="2587" w:type="dxa"/>
            <w:vAlign w:val="center"/>
          </w:tcPr>
          <w:p w:rsidR="00E91CD8" w:rsidRPr="0049772B" w:rsidRDefault="00E91CD8" w:rsidP="00251C75">
            <w:pPr>
              <w:rPr>
                <w:sz w:val="20"/>
              </w:rPr>
            </w:pPr>
            <w:r w:rsidRPr="0049772B">
              <w:rPr>
                <w:sz w:val="20"/>
              </w:rPr>
              <w:t>NOT USED</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2300B</w:t>
            </w:r>
          </w:p>
        </w:tc>
        <w:tc>
          <w:tcPr>
            <w:tcW w:w="990" w:type="dxa"/>
            <w:vAlign w:val="center"/>
          </w:tcPr>
          <w:p w:rsidR="00E91CD8" w:rsidRPr="0049772B" w:rsidRDefault="00E91CD8" w:rsidP="00251C75">
            <w:pPr>
              <w:rPr>
                <w:sz w:val="20"/>
              </w:rPr>
            </w:pPr>
            <w:r w:rsidRPr="0049772B">
              <w:rPr>
                <w:sz w:val="20"/>
              </w:rPr>
              <w:t>DTM05</w:t>
            </w:r>
          </w:p>
        </w:tc>
        <w:tc>
          <w:tcPr>
            <w:tcW w:w="4897" w:type="dxa"/>
            <w:gridSpan w:val="2"/>
            <w:vAlign w:val="center"/>
          </w:tcPr>
          <w:p w:rsidR="00E91CD8" w:rsidRPr="0049772B" w:rsidRDefault="00E91CD8" w:rsidP="00251C75">
            <w:pPr>
              <w:rPr>
                <w:sz w:val="20"/>
              </w:rPr>
            </w:pPr>
            <w:r w:rsidRPr="0049772B">
              <w:rPr>
                <w:sz w:val="20"/>
              </w:rPr>
              <w:t>Date Time Period Format Qualifier</w:t>
            </w:r>
          </w:p>
        </w:tc>
        <w:tc>
          <w:tcPr>
            <w:tcW w:w="2587" w:type="dxa"/>
            <w:vAlign w:val="center"/>
          </w:tcPr>
          <w:p w:rsidR="00E91CD8" w:rsidRPr="0049772B" w:rsidRDefault="00E91CD8" w:rsidP="00251C75">
            <w:pPr>
              <w:rPr>
                <w:sz w:val="20"/>
              </w:rPr>
            </w:pPr>
            <w:r w:rsidRPr="0049772B">
              <w:rPr>
                <w:sz w:val="20"/>
              </w:rPr>
              <w:t xml:space="preserve">“RD8” – Range of Dates                     </w:t>
            </w: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vAlign w:val="center"/>
          </w:tcPr>
          <w:p w:rsidR="00E91CD8" w:rsidRPr="0049772B" w:rsidRDefault="00E91CD8" w:rsidP="00251C75">
            <w:pPr>
              <w:rPr>
                <w:sz w:val="20"/>
              </w:rPr>
            </w:pPr>
            <w:r w:rsidRPr="0049772B">
              <w:rPr>
                <w:sz w:val="20"/>
              </w:rPr>
              <w:t>2300B</w:t>
            </w:r>
          </w:p>
        </w:tc>
        <w:tc>
          <w:tcPr>
            <w:tcW w:w="990" w:type="dxa"/>
            <w:vAlign w:val="center"/>
          </w:tcPr>
          <w:p w:rsidR="00E91CD8" w:rsidRPr="0049772B" w:rsidRDefault="00E91CD8" w:rsidP="00251C75">
            <w:pPr>
              <w:rPr>
                <w:sz w:val="20"/>
              </w:rPr>
            </w:pPr>
            <w:r w:rsidRPr="0049772B">
              <w:rPr>
                <w:sz w:val="20"/>
              </w:rPr>
              <w:t>DTM06</w:t>
            </w:r>
          </w:p>
        </w:tc>
        <w:tc>
          <w:tcPr>
            <w:tcW w:w="4897" w:type="dxa"/>
            <w:gridSpan w:val="2"/>
            <w:vAlign w:val="center"/>
          </w:tcPr>
          <w:p w:rsidR="00E91CD8" w:rsidRPr="0049772B" w:rsidRDefault="00E91CD8" w:rsidP="00251C75">
            <w:pPr>
              <w:rPr>
                <w:sz w:val="20"/>
              </w:rPr>
            </w:pPr>
            <w:r w:rsidRPr="0049772B">
              <w:rPr>
                <w:sz w:val="20"/>
              </w:rPr>
              <w:t>Date Time Period</w:t>
            </w:r>
          </w:p>
        </w:tc>
        <w:tc>
          <w:tcPr>
            <w:tcW w:w="2587" w:type="dxa"/>
            <w:vAlign w:val="center"/>
          </w:tcPr>
          <w:p w:rsidR="00E91CD8" w:rsidRPr="0049772B" w:rsidRDefault="00E91CD8" w:rsidP="00251C75">
            <w:pPr>
              <w:rPr>
                <w:sz w:val="20"/>
              </w:rPr>
            </w:pPr>
            <w:r w:rsidRPr="0049772B">
              <w:rPr>
                <w:sz w:val="20"/>
              </w:rPr>
              <w:t xml:space="preserve">Coverage Period, </w:t>
            </w:r>
            <w:r w:rsidRPr="0049772B">
              <w:rPr>
                <w:sz w:val="20"/>
              </w:rPr>
              <w:lastRenderedPageBreak/>
              <w:t>expressed as  CCYYMMDD-CCYYMMDD</w:t>
            </w:r>
          </w:p>
        </w:tc>
        <w:tc>
          <w:tcPr>
            <w:tcW w:w="1426" w:type="dxa"/>
          </w:tcPr>
          <w:p w:rsidR="00E91CD8" w:rsidRPr="0049772B" w:rsidRDefault="00E91CD8" w:rsidP="00251C75">
            <w:pPr>
              <w:rPr>
                <w:sz w:val="20"/>
              </w:rPr>
            </w:pPr>
          </w:p>
        </w:tc>
      </w:tr>
      <w:tr w:rsidR="00E91CD8" w:rsidRPr="0049772B" w:rsidTr="00251C75">
        <w:tc>
          <w:tcPr>
            <w:tcW w:w="12249" w:type="dxa"/>
            <w:gridSpan w:val="7"/>
            <w:tcBorders>
              <w:bottom w:val="single" w:sz="4" w:space="0" w:color="auto"/>
            </w:tcBorders>
          </w:tcPr>
          <w:p w:rsidR="00E91CD8" w:rsidRPr="0049772B" w:rsidRDefault="00E91CD8" w:rsidP="00251C75">
            <w:pPr>
              <w:rPr>
                <w:sz w:val="20"/>
              </w:rPr>
            </w:pPr>
          </w:p>
        </w:tc>
      </w:tr>
      <w:tr w:rsidR="00E91CD8" w:rsidRPr="0049772B" w:rsidTr="00251C75">
        <w:tc>
          <w:tcPr>
            <w:tcW w:w="12249" w:type="dxa"/>
            <w:gridSpan w:val="7"/>
            <w:shd w:val="clear" w:color="auto" w:fill="C6D9F1"/>
          </w:tcPr>
          <w:p w:rsidR="00E91CD8" w:rsidRPr="0049772B" w:rsidRDefault="00E91CD8" w:rsidP="00251C75">
            <w:pPr>
              <w:rPr>
                <w:sz w:val="20"/>
              </w:rPr>
            </w:pPr>
            <w:r w:rsidRPr="0049772B">
              <w:rPr>
                <w:sz w:val="20"/>
              </w:rPr>
              <w:t>Transaction Set Trailer</w:t>
            </w:r>
          </w:p>
        </w:tc>
      </w:tr>
      <w:tr w:rsidR="00E91CD8" w:rsidRPr="0049772B" w:rsidTr="00251C75">
        <w:tc>
          <w:tcPr>
            <w:tcW w:w="12249" w:type="dxa"/>
            <w:gridSpan w:val="7"/>
          </w:tcPr>
          <w:p w:rsidR="00E91CD8" w:rsidRPr="0049772B" w:rsidRDefault="00E91CD8" w:rsidP="00251C75">
            <w:pPr>
              <w:rPr>
                <w:sz w:val="20"/>
              </w:rPr>
            </w:pPr>
            <w:r w:rsidRPr="0049772B">
              <w:rPr>
                <w:sz w:val="20"/>
              </w:rPr>
              <w:t>Sample: SE*39*0001~</w:t>
            </w: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r w:rsidRPr="0049772B">
              <w:rPr>
                <w:sz w:val="20"/>
              </w:rPr>
              <w:t>SE</w:t>
            </w:r>
          </w:p>
        </w:tc>
        <w:tc>
          <w:tcPr>
            <w:tcW w:w="990" w:type="dxa"/>
          </w:tcPr>
          <w:p w:rsidR="00E91CD8" w:rsidRPr="0049772B" w:rsidRDefault="00E91CD8" w:rsidP="00251C75">
            <w:pPr>
              <w:rPr>
                <w:sz w:val="20"/>
              </w:rPr>
            </w:pPr>
            <w:r w:rsidRPr="0049772B">
              <w:rPr>
                <w:sz w:val="20"/>
              </w:rPr>
              <w:t>SE01</w:t>
            </w:r>
          </w:p>
        </w:tc>
        <w:tc>
          <w:tcPr>
            <w:tcW w:w="4897" w:type="dxa"/>
            <w:gridSpan w:val="2"/>
          </w:tcPr>
          <w:p w:rsidR="00E91CD8" w:rsidRPr="0049772B" w:rsidRDefault="00E91CD8" w:rsidP="00251C75">
            <w:pPr>
              <w:rPr>
                <w:sz w:val="20"/>
              </w:rPr>
            </w:pPr>
            <w:r w:rsidRPr="0049772B">
              <w:rPr>
                <w:sz w:val="20"/>
              </w:rPr>
              <w:t>Transaction Segment Count</w:t>
            </w:r>
          </w:p>
        </w:tc>
        <w:tc>
          <w:tcPr>
            <w:tcW w:w="2587" w:type="dxa"/>
          </w:tcPr>
          <w:p w:rsidR="00E91CD8" w:rsidRPr="0049772B" w:rsidRDefault="00E91CD8" w:rsidP="00251C75">
            <w:pPr>
              <w:rPr>
                <w:sz w:val="20"/>
              </w:rPr>
            </w:pPr>
          </w:p>
        </w:tc>
        <w:tc>
          <w:tcPr>
            <w:tcW w:w="1426" w:type="dxa"/>
          </w:tcPr>
          <w:p w:rsidR="00E91CD8" w:rsidRPr="0049772B" w:rsidRDefault="00E91CD8" w:rsidP="00251C75">
            <w:pPr>
              <w:rPr>
                <w:sz w:val="20"/>
              </w:rPr>
            </w:pPr>
          </w:p>
        </w:tc>
      </w:tr>
      <w:tr w:rsidR="00E91CD8" w:rsidRPr="0049772B" w:rsidTr="00251C75">
        <w:tc>
          <w:tcPr>
            <w:tcW w:w="1179" w:type="dxa"/>
          </w:tcPr>
          <w:p w:rsidR="00E91CD8" w:rsidRPr="0049772B" w:rsidRDefault="00E91CD8" w:rsidP="00251C75">
            <w:pPr>
              <w:rPr>
                <w:sz w:val="20"/>
              </w:rPr>
            </w:pPr>
          </w:p>
        </w:tc>
        <w:tc>
          <w:tcPr>
            <w:tcW w:w="1170" w:type="dxa"/>
          </w:tcPr>
          <w:p w:rsidR="00E91CD8" w:rsidRPr="0049772B" w:rsidRDefault="00E91CD8" w:rsidP="00251C75">
            <w:pPr>
              <w:rPr>
                <w:sz w:val="20"/>
              </w:rPr>
            </w:pPr>
          </w:p>
        </w:tc>
        <w:tc>
          <w:tcPr>
            <w:tcW w:w="990" w:type="dxa"/>
          </w:tcPr>
          <w:p w:rsidR="00E91CD8" w:rsidRPr="0049772B" w:rsidRDefault="00E91CD8" w:rsidP="00251C75">
            <w:pPr>
              <w:rPr>
                <w:sz w:val="20"/>
              </w:rPr>
            </w:pPr>
            <w:r w:rsidRPr="0049772B">
              <w:rPr>
                <w:sz w:val="20"/>
              </w:rPr>
              <w:t>SE02</w:t>
            </w:r>
          </w:p>
        </w:tc>
        <w:tc>
          <w:tcPr>
            <w:tcW w:w="4897" w:type="dxa"/>
            <w:gridSpan w:val="2"/>
          </w:tcPr>
          <w:p w:rsidR="00E91CD8" w:rsidRPr="0049772B" w:rsidRDefault="00E91CD8" w:rsidP="00251C75">
            <w:pPr>
              <w:rPr>
                <w:sz w:val="20"/>
              </w:rPr>
            </w:pPr>
            <w:r w:rsidRPr="0049772B">
              <w:rPr>
                <w:sz w:val="20"/>
              </w:rPr>
              <w:t>Transaction Set Control Number</w:t>
            </w:r>
          </w:p>
        </w:tc>
        <w:tc>
          <w:tcPr>
            <w:tcW w:w="2587" w:type="dxa"/>
          </w:tcPr>
          <w:p w:rsidR="00E91CD8" w:rsidRPr="0049772B" w:rsidRDefault="00E91CD8" w:rsidP="00251C75">
            <w:pPr>
              <w:rPr>
                <w:sz w:val="20"/>
              </w:rPr>
            </w:pPr>
          </w:p>
        </w:tc>
        <w:tc>
          <w:tcPr>
            <w:tcW w:w="1426" w:type="dxa"/>
          </w:tcPr>
          <w:p w:rsidR="00E91CD8" w:rsidRPr="0049772B" w:rsidRDefault="00E91CD8" w:rsidP="00251C75">
            <w:pPr>
              <w:rPr>
                <w:sz w:val="20"/>
              </w:rPr>
            </w:pPr>
          </w:p>
        </w:tc>
      </w:tr>
      <w:tr w:rsidR="00E91CD8" w:rsidRPr="0049772B" w:rsidTr="00251C75">
        <w:tc>
          <w:tcPr>
            <w:tcW w:w="12249" w:type="dxa"/>
            <w:gridSpan w:val="7"/>
          </w:tcPr>
          <w:p w:rsidR="00E91CD8" w:rsidRPr="0049772B" w:rsidRDefault="00E91CD8" w:rsidP="00251C75">
            <w:pPr>
              <w:rPr>
                <w:sz w:val="20"/>
              </w:rPr>
            </w:pPr>
            <w:r w:rsidRPr="0049772B">
              <w:rPr>
                <w:sz w:val="20"/>
              </w:rPr>
              <w:t>Remark: The transaction set control numbers in ST02 and SE02 must be identical. This number must be unique within a specific group and interchange, but the number can repeat in other groups and interchanges.</w:t>
            </w:r>
          </w:p>
        </w:tc>
      </w:tr>
    </w:tbl>
    <w:p w:rsidR="00496FF9" w:rsidRDefault="00496FF9"/>
    <w:p w:rsidR="00496FF9" w:rsidRPr="00C56AA6" w:rsidRDefault="00496FF9" w:rsidP="00496FF9">
      <w:r w:rsidRPr="00C56AA6">
        <w:t>An adjustment of a previous original administrative fee payment will be shown as two 2300B sets: a void of the previous payment and a record  showing the new adjusted amount.</w:t>
      </w:r>
    </w:p>
    <w:p w:rsidR="00496FF9" w:rsidRPr="00C56AA6" w:rsidRDefault="00496FF9" w:rsidP="00496FF9">
      <w:r w:rsidRPr="00C56AA6">
        <w:t>The void record will have RMR and ADX segments, where the RMR will have the original claim ICN in RMR02 and the original payment amount in RMR05.  The ADX will have a negative amount (equal to the original payment) in ADX01 and the value ‘52’ in ADX02.  The record showing the new adjusted amount will behave in the same manner as an original payment (RMR).  Here is an example of an adjustment set:</w:t>
      </w:r>
    </w:p>
    <w:p w:rsidR="00496FF9" w:rsidRDefault="00496FF9" w:rsidP="00496FF9">
      <w:pPr>
        <w:rPr>
          <w:color w:val="C00000"/>
        </w:rPr>
      </w:pPr>
    </w:p>
    <w:p w:rsidR="00496FF9" w:rsidRDefault="00496FF9" w:rsidP="00496FF9">
      <w:pPr>
        <w:rPr>
          <w:b/>
          <w:bCs/>
          <w:i/>
          <w:iCs/>
          <w:color w:val="C00000"/>
        </w:rPr>
      </w:pPr>
      <w:r>
        <w:rPr>
          <w:b/>
          <w:bCs/>
          <w:i/>
          <w:iCs/>
          <w:color w:val="C00000"/>
        </w:rPr>
        <w:t>Void sequence (reversal of prior payment):</w:t>
      </w:r>
    </w:p>
    <w:p w:rsidR="00496FF9" w:rsidRDefault="00496FF9" w:rsidP="00496FF9">
      <w:pPr>
        <w:rPr>
          <w:color w:val="C00000"/>
        </w:rPr>
      </w:pPr>
      <w:r>
        <w:rPr>
          <w:color w:val="C00000"/>
        </w:rPr>
        <w:t>ENT*107*2J*ZZ*7787998022222~</w:t>
      </w:r>
    </w:p>
    <w:p w:rsidR="00496FF9" w:rsidRDefault="00496FF9" w:rsidP="00496FF9">
      <w:pPr>
        <w:rPr>
          <w:color w:val="C00000"/>
        </w:rPr>
      </w:pPr>
      <w:r>
        <w:rPr>
          <w:color w:val="C00000"/>
        </w:rPr>
        <w:t>NM1*QE*1*DOE*JOHN*D***N*1234567890123~</w:t>
      </w:r>
    </w:p>
    <w:p w:rsidR="00496FF9" w:rsidRDefault="00496FF9" w:rsidP="00496FF9">
      <w:pPr>
        <w:rPr>
          <w:color w:val="C00000"/>
        </w:rPr>
      </w:pPr>
      <w:r>
        <w:rPr>
          <w:color w:val="C00000"/>
        </w:rPr>
        <w:t>RMR*AZ*1059610021800***500~</w:t>
      </w:r>
    </w:p>
    <w:p w:rsidR="00496FF9" w:rsidRDefault="00496FF9" w:rsidP="00496FF9">
      <w:pPr>
        <w:rPr>
          <w:color w:val="C00000"/>
        </w:rPr>
      </w:pPr>
      <w:r>
        <w:rPr>
          <w:color w:val="C00000"/>
        </w:rPr>
        <w:t>DTM*582****RD8*20120201-20120229~</w:t>
      </w:r>
    </w:p>
    <w:p w:rsidR="00496FF9" w:rsidRDefault="00496FF9" w:rsidP="00496FF9">
      <w:pPr>
        <w:rPr>
          <w:color w:val="C00000"/>
        </w:rPr>
      </w:pPr>
      <w:r>
        <w:rPr>
          <w:color w:val="C00000"/>
        </w:rPr>
        <w:t>ADX*-500*52~</w:t>
      </w:r>
    </w:p>
    <w:p w:rsidR="00496FF9" w:rsidRDefault="00496FF9" w:rsidP="00496FF9">
      <w:pPr>
        <w:rPr>
          <w:color w:val="C00000"/>
        </w:rPr>
      </w:pPr>
    </w:p>
    <w:p w:rsidR="00496FF9" w:rsidRDefault="00496FF9" w:rsidP="00496FF9">
      <w:pPr>
        <w:rPr>
          <w:b/>
          <w:bCs/>
          <w:i/>
          <w:iCs/>
          <w:color w:val="C00000"/>
        </w:rPr>
      </w:pPr>
      <w:r>
        <w:rPr>
          <w:b/>
          <w:bCs/>
          <w:i/>
          <w:iCs/>
          <w:color w:val="C00000"/>
        </w:rPr>
        <w:t>Adjusted Amount sequence:</w:t>
      </w:r>
    </w:p>
    <w:p w:rsidR="00496FF9" w:rsidRDefault="00496FF9" w:rsidP="00496FF9">
      <w:pPr>
        <w:rPr>
          <w:color w:val="C00000"/>
        </w:rPr>
      </w:pPr>
      <w:r>
        <w:rPr>
          <w:color w:val="C00000"/>
        </w:rPr>
        <w:t>ENT*107*2J*ZZ*7787998022222~</w:t>
      </w:r>
    </w:p>
    <w:p w:rsidR="00496FF9" w:rsidRDefault="00496FF9" w:rsidP="00496FF9">
      <w:pPr>
        <w:rPr>
          <w:color w:val="C00000"/>
        </w:rPr>
      </w:pPr>
      <w:r>
        <w:rPr>
          <w:color w:val="C00000"/>
        </w:rPr>
        <w:t>NM1*QE*1*DOE*JOHN*D***N*1234567890123~</w:t>
      </w:r>
    </w:p>
    <w:p w:rsidR="00496FF9" w:rsidRDefault="00496FF9" w:rsidP="00496FF9">
      <w:pPr>
        <w:rPr>
          <w:color w:val="C00000"/>
        </w:rPr>
      </w:pPr>
      <w:r>
        <w:rPr>
          <w:color w:val="C00000"/>
        </w:rPr>
        <w:t>RMR*AZ*1067610041100**600~</w:t>
      </w:r>
    </w:p>
    <w:p w:rsidR="00496FF9" w:rsidRDefault="00496FF9" w:rsidP="00496FF9">
      <w:pPr>
        <w:rPr>
          <w:color w:val="C00000"/>
        </w:rPr>
      </w:pPr>
      <w:r>
        <w:rPr>
          <w:color w:val="C00000"/>
        </w:rPr>
        <w:t>DTM*582****RD8*20120201-20120229~</w:t>
      </w:r>
    </w:p>
    <w:p w:rsidR="00496FF9" w:rsidRDefault="00496FF9" w:rsidP="00496FF9">
      <w:pPr>
        <w:rPr>
          <w:color w:val="C00000"/>
        </w:rPr>
      </w:pPr>
    </w:p>
    <w:p w:rsidR="00200226" w:rsidRDefault="00496FF9" w:rsidP="00496FF9">
      <w:pPr>
        <w:rPr>
          <w:sz w:val="28"/>
        </w:rPr>
      </w:pPr>
      <w:r>
        <w:t xml:space="preserve"> </w:t>
      </w:r>
      <w:r w:rsidR="00200226">
        <w:br w:type="page"/>
      </w:r>
    </w:p>
    <w:p w:rsidR="004029B8" w:rsidRDefault="004029B8" w:rsidP="00200226">
      <w:pPr>
        <w:pStyle w:val="Heading2"/>
        <w:sectPr w:rsidR="004029B8" w:rsidSect="00D5382C">
          <w:pgSz w:w="15840" w:h="12240" w:orient="landscape"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200226" w:rsidRDefault="00200226" w:rsidP="00200226">
      <w:pPr>
        <w:pStyle w:val="Heading2"/>
        <w:rPr>
          <w:color w:val="000000"/>
        </w:rPr>
      </w:pPr>
      <w:bookmarkStart w:id="284" w:name="_Toc323018277"/>
      <w:r>
        <w:lastRenderedPageBreak/>
        <w:t>Prior Authorization File</w:t>
      </w:r>
      <w:r w:rsidR="004B26A1">
        <w:t xml:space="preserve"> (FI to CCN)</w:t>
      </w:r>
      <w:bookmarkEnd w:id="284"/>
    </w:p>
    <w:p w:rsidR="00E04E0D" w:rsidRDefault="00200226">
      <w:pPr>
        <w:rPr>
          <w:color w:val="000000"/>
        </w:rPr>
      </w:pPr>
      <w:r>
        <w:rPr>
          <w:color w:val="000000"/>
        </w:rPr>
        <w:t xml:space="preserve">This </w:t>
      </w:r>
      <w:r w:rsidR="00146180">
        <w:rPr>
          <w:color w:val="000000"/>
        </w:rPr>
        <w:t>file is a one-time file that contains a 2-year history of prior authorization and Pre-Admission Certification (Precert) authorization transactions performed by the Louisiana Medicaid MMIS.</w:t>
      </w:r>
      <w:r>
        <w:rPr>
          <w:color w:val="000000"/>
        </w:rPr>
        <w:t xml:space="preserve"> </w:t>
      </w:r>
    </w:p>
    <w:p w:rsidR="00E04E0D" w:rsidRDefault="00E04E0D">
      <w:pPr>
        <w:rPr>
          <w:color w:val="000000"/>
        </w:rPr>
      </w:pPr>
    </w:p>
    <w:p w:rsidR="00E04E0D" w:rsidRDefault="00E04E0D">
      <w:pPr>
        <w:rPr>
          <w:color w:val="000000"/>
        </w:rPr>
      </w:pPr>
    </w:p>
    <w:tbl>
      <w:tblPr>
        <w:tblW w:w="0" w:type="auto"/>
        <w:tblInd w:w="712" w:type="dxa"/>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493"/>
        <w:gridCol w:w="1952"/>
        <w:gridCol w:w="1489"/>
        <w:gridCol w:w="1337"/>
        <w:gridCol w:w="1683"/>
      </w:tblGrid>
      <w:tr w:rsidR="008529BC" w:rsidRPr="002C5733" w:rsidTr="004741C0">
        <w:trPr>
          <w:tblHeader/>
        </w:trPr>
        <w:tc>
          <w:tcPr>
            <w:tcW w:w="1493" w:type="dxa"/>
            <w:shd w:val="clear" w:color="auto" w:fill="EAF1DD" w:themeFill="accent3" w:themeFillTint="33"/>
          </w:tcPr>
          <w:p w:rsidR="008529BC" w:rsidRPr="002C5733" w:rsidRDefault="008529BC" w:rsidP="00221AFD">
            <w:pPr>
              <w:rPr>
                <w:sz w:val="20"/>
                <w:szCs w:val="20"/>
              </w:rPr>
            </w:pPr>
            <w:r w:rsidRPr="002C5733">
              <w:rPr>
                <w:sz w:val="20"/>
                <w:szCs w:val="20"/>
              </w:rPr>
              <w:t>Column(s)</w:t>
            </w:r>
          </w:p>
        </w:tc>
        <w:tc>
          <w:tcPr>
            <w:tcW w:w="1952" w:type="dxa"/>
            <w:shd w:val="clear" w:color="auto" w:fill="EAF1DD" w:themeFill="accent3" w:themeFillTint="33"/>
          </w:tcPr>
          <w:p w:rsidR="008529BC" w:rsidRPr="002C5733" w:rsidRDefault="008529BC" w:rsidP="00221AFD">
            <w:pPr>
              <w:rPr>
                <w:sz w:val="20"/>
                <w:szCs w:val="20"/>
              </w:rPr>
            </w:pPr>
            <w:r w:rsidRPr="002C5733">
              <w:rPr>
                <w:sz w:val="20"/>
                <w:szCs w:val="20"/>
              </w:rPr>
              <w:t>Item</w:t>
            </w:r>
          </w:p>
        </w:tc>
        <w:tc>
          <w:tcPr>
            <w:tcW w:w="1489" w:type="dxa"/>
            <w:shd w:val="clear" w:color="auto" w:fill="EAF1DD" w:themeFill="accent3" w:themeFillTint="33"/>
          </w:tcPr>
          <w:p w:rsidR="008529BC" w:rsidRPr="002C5733" w:rsidRDefault="008529BC" w:rsidP="00221AFD">
            <w:pPr>
              <w:rPr>
                <w:sz w:val="20"/>
                <w:szCs w:val="20"/>
              </w:rPr>
            </w:pPr>
            <w:r w:rsidRPr="002C5733">
              <w:rPr>
                <w:sz w:val="20"/>
                <w:szCs w:val="20"/>
              </w:rPr>
              <w:t>Notes</w:t>
            </w:r>
          </w:p>
        </w:tc>
        <w:tc>
          <w:tcPr>
            <w:tcW w:w="1337" w:type="dxa"/>
            <w:shd w:val="clear" w:color="auto" w:fill="EAF1DD" w:themeFill="accent3" w:themeFillTint="33"/>
          </w:tcPr>
          <w:p w:rsidR="008529BC" w:rsidRPr="002C5733" w:rsidRDefault="008529BC" w:rsidP="00221AFD">
            <w:pPr>
              <w:rPr>
                <w:sz w:val="20"/>
                <w:szCs w:val="20"/>
              </w:rPr>
            </w:pPr>
            <w:r w:rsidRPr="002C5733">
              <w:rPr>
                <w:sz w:val="20"/>
                <w:szCs w:val="20"/>
              </w:rPr>
              <w:t>Length</w:t>
            </w:r>
          </w:p>
        </w:tc>
        <w:tc>
          <w:tcPr>
            <w:tcW w:w="1683" w:type="dxa"/>
            <w:shd w:val="clear" w:color="auto" w:fill="EAF1DD" w:themeFill="accent3" w:themeFillTint="33"/>
          </w:tcPr>
          <w:p w:rsidR="008529BC" w:rsidRPr="002C5733" w:rsidRDefault="008529BC" w:rsidP="00221AFD">
            <w:pPr>
              <w:rPr>
                <w:sz w:val="20"/>
                <w:szCs w:val="20"/>
              </w:rPr>
            </w:pPr>
            <w:r w:rsidRPr="002C5733">
              <w:rPr>
                <w:sz w:val="20"/>
                <w:szCs w:val="20"/>
              </w:rPr>
              <w:t>Format</w:t>
            </w:r>
          </w:p>
        </w:tc>
      </w:tr>
      <w:tr w:rsidR="008529BC" w:rsidRPr="002C5733" w:rsidTr="004741C0">
        <w:tc>
          <w:tcPr>
            <w:tcW w:w="1493" w:type="dxa"/>
          </w:tcPr>
          <w:p w:rsidR="008529BC" w:rsidRPr="002C5733" w:rsidRDefault="008529BC" w:rsidP="00221AFD">
            <w:pPr>
              <w:rPr>
                <w:sz w:val="20"/>
                <w:szCs w:val="20"/>
              </w:rPr>
            </w:pPr>
            <w:r w:rsidRPr="002C5733">
              <w:rPr>
                <w:sz w:val="20"/>
                <w:szCs w:val="20"/>
              </w:rPr>
              <w:t>1</w:t>
            </w:r>
            <w:r>
              <w:rPr>
                <w:sz w:val="20"/>
                <w:szCs w:val="20"/>
              </w:rPr>
              <w:t>-7</w:t>
            </w:r>
          </w:p>
        </w:tc>
        <w:tc>
          <w:tcPr>
            <w:tcW w:w="1952" w:type="dxa"/>
          </w:tcPr>
          <w:p w:rsidR="008529BC" w:rsidRPr="002C5733" w:rsidRDefault="008529BC" w:rsidP="00221AFD">
            <w:pPr>
              <w:rPr>
                <w:sz w:val="20"/>
                <w:szCs w:val="20"/>
              </w:rPr>
            </w:pPr>
            <w:r>
              <w:rPr>
                <w:sz w:val="20"/>
                <w:szCs w:val="20"/>
              </w:rPr>
              <w:t>Provider ID</w:t>
            </w:r>
          </w:p>
        </w:tc>
        <w:tc>
          <w:tcPr>
            <w:tcW w:w="1489" w:type="dxa"/>
          </w:tcPr>
          <w:p w:rsidR="008529BC" w:rsidRPr="002C5733" w:rsidRDefault="008529BC" w:rsidP="00221AFD">
            <w:pPr>
              <w:rPr>
                <w:sz w:val="20"/>
                <w:szCs w:val="20"/>
              </w:rPr>
            </w:pPr>
            <w:r>
              <w:rPr>
                <w:sz w:val="20"/>
                <w:szCs w:val="20"/>
              </w:rPr>
              <w:t>LA-MMIS assigned ID number</w:t>
            </w:r>
          </w:p>
        </w:tc>
        <w:tc>
          <w:tcPr>
            <w:tcW w:w="1337" w:type="dxa"/>
          </w:tcPr>
          <w:p w:rsidR="008529BC" w:rsidRPr="002C5733" w:rsidRDefault="008529BC" w:rsidP="00221AFD">
            <w:pPr>
              <w:rPr>
                <w:sz w:val="20"/>
                <w:szCs w:val="20"/>
              </w:rPr>
            </w:pPr>
            <w:r>
              <w:rPr>
                <w:sz w:val="20"/>
                <w:szCs w:val="20"/>
              </w:rPr>
              <w:t>7</w:t>
            </w:r>
          </w:p>
        </w:tc>
        <w:tc>
          <w:tcPr>
            <w:tcW w:w="1683" w:type="dxa"/>
          </w:tcPr>
          <w:p w:rsidR="008529BC" w:rsidRPr="002C5733" w:rsidRDefault="008529BC" w:rsidP="00221AFD">
            <w:pPr>
              <w:rPr>
                <w:sz w:val="20"/>
                <w:szCs w:val="20"/>
              </w:rPr>
            </w:pPr>
            <w:r w:rsidRPr="002C5733">
              <w:rPr>
                <w:sz w:val="20"/>
                <w:szCs w:val="20"/>
              </w:rPr>
              <w:t>Numeric</w:t>
            </w:r>
            <w:r w:rsidR="00F301B8">
              <w:rPr>
                <w:sz w:val="20"/>
                <w:szCs w:val="20"/>
              </w:rPr>
              <w:t>, non-check-digit.</w:t>
            </w:r>
          </w:p>
        </w:tc>
      </w:tr>
      <w:tr w:rsidR="008529BC" w:rsidRPr="002C5733" w:rsidTr="004741C0">
        <w:tc>
          <w:tcPr>
            <w:tcW w:w="1493" w:type="dxa"/>
          </w:tcPr>
          <w:p w:rsidR="008529BC" w:rsidRPr="002C5733" w:rsidRDefault="008529BC" w:rsidP="00221AFD">
            <w:pPr>
              <w:rPr>
                <w:sz w:val="20"/>
                <w:szCs w:val="20"/>
              </w:rPr>
            </w:pPr>
            <w:r>
              <w:rPr>
                <w:sz w:val="20"/>
                <w:szCs w:val="20"/>
              </w:rPr>
              <w:t>8</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8529BC" w:rsidP="00221AFD">
            <w:pPr>
              <w:rPr>
                <w:sz w:val="20"/>
                <w:szCs w:val="20"/>
              </w:rPr>
            </w:pPr>
            <w:r>
              <w:rPr>
                <w:sz w:val="20"/>
                <w:szCs w:val="20"/>
              </w:rPr>
              <w:t>9-15</w:t>
            </w:r>
          </w:p>
        </w:tc>
        <w:tc>
          <w:tcPr>
            <w:tcW w:w="1952" w:type="dxa"/>
          </w:tcPr>
          <w:p w:rsidR="008529BC" w:rsidRPr="002C5733" w:rsidRDefault="008529BC" w:rsidP="00221AFD">
            <w:pPr>
              <w:rPr>
                <w:sz w:val="20"/>
                <w:szCs w:val="20"/>
              </w:rPr>
            </w:pPr>
            <w:r>
              <w:rPr>
                <w:sz w:val="20"/>
                <w:szCs w:val="20"/>
              </w:rPr>
              <w:t>Provider Check-Digit ID</w:t>
            </w:r>
          </w:p>
        </w:tc>
        <w:tc>
          <w:tcPr>
            <w:tcW w:w="1489" w:type="dxa"/>
          </w:tcPr>
          <w:p w:rsidR="008529BC" w:rsidRPr="002C5733" w:rsidRDefault="008529BC" w:rsidP="00221AFD">
            <w:pPr>
              <w:rPr>
                <w:sz w:val="20"/>
                <w:szCs w:val="20"/>
              </w:rPr>
            </w:pPr>
            <w:r>
              <w:rPr>
                <w:sz w:val="20"/>
                <w:szCs w:val="20"/>
              </w:rPr>
              <w:t>LA-MMIS assigned ID number, check-digit</w:t>
            </w:r>
          </w:p>
        </w:tc>
        <w:tc>
          <w:tcPr>
            <w:tcW w:w="1337" w:type="dxa"/>
          </w:tcPr>
          <w:p w:rsidR="008529BC" w:rsidRPr="002C5733" w:rsidRDefault="008529BC" w:rsidP="00221AFD">
            <w:pPr>
              <w:rPr>
                <w:sz w:val="20"/>
                <w:szCs w:val="20"/>
              </w:rPr>
            </w:pPr>
            <w:r>
              <w:rPr>
                <w:sz w:val="20"/>
                <w:szCs w:val="20"/>
              </w:rPr>
              <w:t>7</w:t>
            </w:r>
          </w:p>
        </w:tc>
        <w:tc>
          <w:tcPr>
            <w:tcW w:w="1683" w:type="dxa"/>
          </w:tcPr>
          <w:p w:rsidR="008529BC" w:rsidRPr="002C5733" w:rsidRDefault="008529BC" w:rsidP="00221AFD">
            <w:pPr>
              <w:rPr>
                <w:sz w:val="20"/>
                <w:szCs w:val="20"/>
              </w:rPr>
            </w:pPr>
            <w:r>
              <w:rPr>
                <w:sz w:val="20"/>
                <w:szCs w:val="20"/>
              </w:rPr>
              <w:t>Numeric</w:t>
            </w:r>
          </w:p>
        </w:tc>
      </w:tr>
      <w:tr w:rsidR="008529BC" w:rsidRPr="002C5733" w:rsidTr="004741C0">
        <w:tc>
          <w:tcPr>
            <w:tcW w:w="1493" w:type="dxa"/>
          </w:tcPr>
          <w:p w:rsidR="008529BC" w:rsidRPr="002C5733" w:rsidRDefault="008529BC" w:rsidP="00221AFD">
            <w:pPr>
              <w:rPr>
                <w:sz w:val="20"/>
                <w:szCs w:val="20"/>
              </w:rPr>
            </w:pPr>
            <w:r>
              <w:rPr>
                <w:sz w:val="20"/>
                <w:szCs w:val="20"/>
              </w:rPr>
              <w:t>16</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8529BC" w:rsidP="00221AFD">
            <w:pPr>
              <w:rPr>
                <w:sz w:val="20"/>
                <w:szCs w:val="20"/>
              </w:rPr>
            </w:pPr>
            <w:r>
              <w:rPr>
                <w:sz w:val="20"/>
                <w:szCs w:val="20"/>
              </w:rPr>
              <w:t>17-</w:t>
            </w:r>
            <w:r w:rsidR="00B16916">
              <w:rPr>
                <w:sz w:val="20"/>
                <w:szCs w:val="20"/>
              </w:rPr>
              <w:t>29</w:t>
            </w:r>
          </w:p>
        </w:tc>
        <w:tc>
          <w:tcPr>
            <w:tcW w:w="1952" w:type="dxa"/>
          </w:tcPr>
          <w:p w:rsidR="00E04E0D" w:rsidRDefault="00B16916">
            <w:pPr>
              <w:rPr>
                <w:sz w:val="20"/>
                <w:szCs w:val="20"/>
              </w:rPr>
            </w:pPr>
            <w:r>
              <w:rPr>
                <w:sz w:val="20"/>
                <w:szCs w:val="20"/>
              </w:rPr>
              <w:t>Recipient ID</w:t>
            </w:r>
            <w:r w:rsidR="008529BC">
              <w:rPr>
                <w:sz w:val="20"/>
                <w:szCs w:val="20"/>
              </w:rPr>
              <w:t xml:space="preserve"> (</w:t>
            </w:r>
            <w:r>
              <w:rPr>
                <w:sz w:val="20"/>
                <w:szCs w:val="20"/>
              </w:rPr>
              <w:t>Original</w:t>
            </w:r>
            <w:r w:rsidR="008529BC">
              <w:rPr>
                <w:sz w:val="20"/>
                <w:szCs w:val="20"/>
              </w:rPr>
              <w:t>)</w:t>
            </w:r>
          </w:p>
        </w:tc>
        <w:tc>
          <w:tcPr>
            <w:tcW w:w="1489" w:type="dxa"/>
          </w:tcPr>
          <w:p w:rsidR="008529BC" w:rsidRPr="002C5733" w:rsidRDefault="008529BC" w:rsidP="00221AFD">
            <w:pPr>
              <w:rPr>
                <w:sz w:val="20"/>
                <w:szCs w:val="20"/>
              </w:rPr>
            </w:pPr>
          </w:p>
        </w:tc>
        <w:tc>
          <w:tcPr>
            <w:tcW w:w="1337" w:type="dxa"/>
          </w:tcPr>
          <w:p w:rsidR="008529BC" w:rsidRPr="002C5733" w:rsidRDefault="00B16916" w:rsidP="00221AFD">
            <w:pPr>
              <w:rPr>
                <w:sz w:val="20"/>
                <w:szCs w:val="20"/>
              </w:rPr>
            </w:pPr>
            <w:r>
              <w:rPr>
                <w:sz w:val="20"/>
                <w:szCs w:val="20"/>
              </w:rPr>
              <w:t>13</w:t>
            </w:r>
          </w:p>
        </w:tc>
        <w:tc>
          <w:tcPr>
            <w:tcW w:w="1683" w:type="dxa"/>
          </w:tcPr>
          <w:p w:rsidR="008529BC" w:rsidRPr="002C5733" w:rsidRDefault="00B16916" w:rsidP="00221AFD">
            <w:pPr>
              <w:rPr>
                <w:sz w:val="20"/>
                <w:szCs w:val="20"/>
              </w:rPr>
            </w:pPr>
            <w:r>
              <w:rPr>
                <w:sz w:val="20"/>
                <w:szCs w:val="20"/>
              </w:rPr>
              <w:t>Numeric</w:t>
            </w:r>
          </w:p>
        </w:tc>
      </w:tr>
      <w:tr w:rsidR="008529BC" w:rsidRPr="002C5733" w:rsidTr="004741C0">
        <w:tc>
          <w:tcPr>
            <w:tcW w:w="1493" w:type="dxa"/>
          </w:tcPr>
          <w:p w:rsidR="008529BC" w:rsidRPr="002C5733" w:rsidRDefault="00B16916" w:rsidP="00221AFD">
            <w:pPr>
              <w:rPr>
                <w:sz w:val="20"/>
                <w:szCs w:val="20"/>
              </w:rPr>
            </w:pPr>
            <w:r>
              <w:rPr>
                <w:sz w:val="20"/>
                <w:szCs w:val="20"/>
              </w:rPr>
              <w:t>30</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B16916" w:rsidP="00221AFD">
            <w:pPr>
              <w:rPr>
                <w:sz w:val="20"/>
                <w:szCs w:val="20"/>
              </w:rPr>
            </w:pPr>
            <w:r>
              <w:rPr>
                <w:sz w:val="20"/>
                <w:szCs w:val="20"/>
              </w:rPr>
              <w:t>31-43</w:t>
            </w:r>
          </w:p>
        </w:tc>
        <w:tc>
          <w:tcPr>
            <w:tcW w:w="1952" w:type="dxa"/>
          </w:tcPr>
          <w:p w:rsidR="008529BC" w:rsidRDefault="00B16916" w:rsidP="00221AFD">
            <w:pPr>
              <w:rPr>
                <w:sz w:val="20"/>
                <w:szCs w:val="20"/>
              </w:rPr>
            </w:pPr>
            <w:r>
              <w:rPr>
                <w:sz w:val="20"/>
                <w:szCs w:val="20"/>
              </w:rPr>
              <w:t>Recipient ID</w:t>
            </w:r>
          </w:p>
          <w:p w:rsidR="00B16916" w:rsidRPr="002C5733" w:rsidRDefault="00B16916" w:rsidP="00221AFD">
            <w:pPr>
              <w:rPr>
                <w:sz w:val="20"/>
                <w:szCs w:val="20"/>
              </w:rPr>
            </w:pPr>
            <w:r>
              <w:rPr>
                <w:sz w:val="20"/>
                <w:szCs w:val="20"/>
              </w:rPr>
              <w:t>(Current)</w:t>
            </w:r>
          </w:p>
        </w:tc>
        <w:tc>
          <w:tcPr>
            <w:tcW w:w="1489" w:type="dxa"/>
          </w:tcPr>
          <w:p w:rsidR="008529BC" w:rsidRPr="002C5733" w:rsidRDefault="008529BC" w:rsidP="00221AFD">
            <w:pPr>
              <w:rPr>
                <w:sz w:val="20"/>
                <w:szCs w:val="20"/>
              </w:rPr>
            </w:pPr>
          </w:p>
        </w:tc>
        <w:tc>
          <w:tcPr>
            <w:tcW w:w="1337" w:type="dxa"/>
          </w:tcPr>
          <w:p w:rsidR="008529BC" w:rsidRPr="002C5733" w:rsidRDefault="00B16916" w:rsidP="00221AFD">
            <w:pPr>
              <w:rPr>
                <w:sz w:val="20"/>
                <w:szCs w:val="20"/>
              </w:rPr>
            </w:pPr>
            <w:r>
              <w:rPr>
                <w:sz w:val="20"/>
                <w:szCs w:val="20"/>
              </w:rPr>
              <w:t>13</w:t>
            </w:r>
          </w:p>
        </w:tc>
        <w:tc>
          <w:tcPr>
            <w:tcW w:w="1683" w:type="dxa"/>
          </w:tcPr>
          <w:p w:rsidR="008529BC" w:rsidRPr="002C5733" w:rsidRDefault="00B16916" w:rsidP="00221AFD">
            <w:pPr>
              <w:rPr>
                <w:sz w:val="20"/>
                <w:szCs w:val="20"/>
              </w:rPr>
            </w:pPr>
            <w:r>
              <w:rPr>
                <w:sz w:val="20"/>
                <w:szCs w:val="20"/>
              </w:rPr>
              <w:t>Numeric</w:t>
            </w:r>
          </w:p>
        </w:tc>
      </w:tr>
      <w:tr w:rsidR="008529BC" w:rsidRPr="002C5733" w:rsidTr="004741C0">
        <w:tc>
          <w:tcPr>
            <w:tcW w:w="1493" w:type="dxa"/>
          </w:tcPr>
          <w:p w:rsidR="008529BC" w:rsidRPr="002C5733" w:rsidRDefault="00B16916" w:rsidP="00221AFD">
            <w:pPr>
              <w:rPr>
                <w:sz w:val="20"/>
                <w:szCs w:val="20"/>
              </w:rPr>
            </w:pPr>
            <w:r>
              <w:rPr>
                <w:sz w:val="20"/>
                <w:szCs w:val="20"/>
              </w:rPr>
              <w:t>44</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BA59F6" w:rsidRPr="002C5733" w:rsidTr="004741C0">
        <w:tc>
          <w:tcPr>
            <w:tcW w:w="1493" w:type="dxa"/>
          </w:tcPr>
          <w:p w:rsidR="00BA59F6" w:rsidRDefault="00BA59F6" w:rsidP="00861003">
            <w:pPr>
              <w:rPr>
                <w:sz w:val="20"/>
                <w:szCs w:val="20"/>
              </w:rPr>
            </w:pPr>
            <w:r>
              <w:rPr>
                <w:sz w:val="20"/>
                <w:szCs w:val="20"/>
              </w:rPr>
              <w:t>45-54</w:t>
            </w:r>
          </w:p>
        </w:tc>
        <w:tc>
          <w:tcPr>
            <w:tcW w:w="1952" w:type="dxa"/>
          </w:tcPr>
          <w:p w:rsidR="00BA59F6" w:rsidRDefault="00BA59F6" w:rsidP="00861003">
            <w:pPr>
              <w:rPr>
                <w:sz w:val="20"/>
                <w:szCs w:val="20"/>
              </w:rPr>
            </w:pPr>
            <w:r>
              <w:rPr>
                <w:sz w:val="20"/>
                <w:szCs w:val="20"/>
              </w:rPr>
              <w:t>NPI</w:t>
            </w:r>
          </w:p>
        </w:tc>
        <w:tc>
          <w:tcPr>
            <w:tcW w:w="1489" w:type="dxa"/>
          </w:tcPr>
          <w:p w:rsidR="00BA59F6" w:rsidRPr="002C5733" w:rsidRDefault="00BA59F6" w:rsidP="00861003">
            <w:pPr>
              <w:rPr>
                <w:sz w:val="20"/>
                <w:szCs w:val="20"/>
              </w:rPr>
            </w:pPr>
          </w:p>
        </w:tc>
        <w:tc>
          <w:tcPr>
            <w:tcW w:w="1337" w:type="dxa"/>
          </w:tcPr>
          <w:p w:rsidR="00BA59F6" w:rsidRDefault="00BA59F6" w:rsidP="00861003">
            <w:pPr>
              <w:rPr>
                <w:sz w:val="20"/>
                <w:szCs w:val="20"/>
              </w:rPr>
            </w:pPr>
            <w:r>
              <w:rPr>
                <w:sz w:val="20"/>
                <w:szCs w:val="20"/>
              </w:rPr>
              <w:t>10</w:t>
            </w:r>
          </w:p>
        </w:tc>
        <w:tc>
          <w:tcPr>
            <w:tcW w:w="1683" w:type="dxa"/>
          </w:tcPr>
          <w:p w:rsidR="00BA59F6" w:rsidRDefault="00BA59F6" w:rsidP="00861003">
            <w:pPr>
              <w:rPr>
                <w:sz w:val="20"/>
                <w:szCs w:val="20"/>
              </w:rPr>
            </w:pPr>
            <w:r>
              <w:rPr>
                <w:sz w:val="20"/>
                <w:szCs w:val="20"/>
              </w:rPr>
              <w:t>Character</w:t>
            </w:r>
          </w:p>
        </w:tc>
      </w:tr>
      <w:tr w:rsidR="00BA59F6" w:rsidRPr="002C5733" w:rsidTr="004741C0">
        <w:tc>
          <w:tcPr>
            <w:tcW w:w="1493" w:type="dxa"/>
          </w:tcPr>
          <w:p w:rsidR="00BA59F6" w:rsidRDefault="00BA59F6" w:rsidP="00861003">
            <w:pPr>
              <w:rPr>
                <w:sz w:val="20"/>
                <w:szCs w:val="20"/>
              </w:rPr>
            </w:pPr>
            <w:r>
              <w:rPr>
                <w:sz w:val="20"/>
                <w:szCs w:val="20"/>
              </w:rPr>
              <w:t>55</w:t>
            </w:r>
          </w:p>
        </w:tc>
        <w:tc>
          <w:tcPr>
            <w:tcW w:w="1952" w:type="dxa"/>
          </w:tcPr>
          <w:p w:rsidR="00BA59F6" w:rsidRDefault="00BA59F6" w:rsidP="00861003">
            <w:pPr>
              <w:rPr>
                <w:sz w:val="20"/>
                <w:szCs w:val="20"/>
              </w:rPr>
            </w:pPr>
            <w:r>
              <w:rPr>
                <w:sz w:val="20"/>
                <w:szCs w:val="20"/>
              </w:rPr>
              <w:t>Delimiter</w:t>
            </w:r>
          </w:p>
        </w:tc>
        <w:tc>
          <w:tcPr>
            <w:tcW w:w="1489" w:type="dxa"/>
          </w:tcPr>
          <w:p w:rsidR="00BA59F6" w:rsidRPr="002C5733" w:rsidRDefault="00BA59F6" w:rsidP="00861003">
            <w:pPr>
              <w:rPr>
                <w:sz w:val="20"/>
                <w:szCs w:val="20"/>
              </w:rPr>
            </w:pPr>
          </w:p>
        </w:tc>
        <w:tc>
          <w:tcPr>
            <w:tcW w:w="1337" w:type="dxa"/>
          </w:tcPr>
          <w:p w:rsidR="00BA59F6" w:rsidRDefault="00BA59F6" w:rsidP="00861003">
            <w:pPr>
              <w:rPr>
                <w:sz w:val="20"/>
                <w:szCs w:val="20"/>
              </w:rPr>
            </w:pPr>
            <w:r>
              <w:rPr>
                <w:sz w:val="20"/>
                <w:szCs w:val="20"/>
              </w:rPr>
              <w:t>1</w:t>
            </w:r>
          </w:p>
        </w:tc>
        <w:tc>
          <w:tcPr>
            <w:tcW w:w="1683" w:type="dxa"/>
          </w:tcPr>
          <w:p w:rsidR="00BA59F6" w:rsidRDefault="00BA59F6" w:rsidP="00861003">
            <w:pPr>
              <w:rPr>
                <w:sz w:val="20"/>
                <w:szCs w:val="20"/>
              </w:rPr>
            </w:pPr>
            <w:r>
              <w:rPr>
                <w:sz w:val="20"/>
                <w:szCs w:val="20"/>
              </w:rPr>
              <w:t>Uses the ^ character value</w:t>
            </w:r>
          </w:p>
        </w:tc>
      </w:tr>
      <w:tr w:rsidR="00BA59F6" w:rsidRPr="002C5733" w:rsidTr="004741C0">
        <w:tc>
          <w:tcPr>
            <w:tcW w:w="1493" w:type="dxa"/>
          </w:tcPr>
          <w:p w:rsidR="00BA59F6" w:rsidRDefault="00BA59F6" w:rsidP="00221AFD">
            <w:pPr>
              <w:rPr>
                <w:sz w:val="20"/>
                <w:szCs w:val="20"/>
              </w:rPr>
            </w:pPr>
            <w:r>
              <w:rPr>
                <w:sz w:val="20"/>
                <w:szCs w:val="20"/>
              </w:rPr>
              <w:t>56</w:t>
            </w:r>
          </w:p>
        </w:tc>
        <w:tc>
          <w:tcPr>
            <w:tcW w:w="1952" w:type="dxa"/>
          </w:tcPr>
          <w:p w:rsidR="00BA59F6" w:rsidRDefault="00BA59F6" w:rsidP="00221AFD">
            <w:pPr>
              <w:rPr>
                <w:sz w:val="20"/>
                <w:szCs w:val="20"/>
              </w:rPr>
            </w:pPr>
            <w:r>
              <w:rPr>
                <w:sz w:val="20"/>
                <w:szCs w:val="20"/>
              </w:rPr>
              <w:t>Taxonomy</w:t>
            </w:r>
          </w:p>
        </w:tc>
        <w:tc>
          <w:tcPr>
            <w:tcW w:w="1489" w:type="dxa"/>
          </w:tcPr>
          <w:p w:rsidR="00BA59F6" w:rsidRPr="002C5733" w:rsidRDefault="00BA59F6" w:rsidP="00221AFD">
            <w:pPr>
              <w:rPr>
                <w:sz w:val="20"/>
                <w:szCs w:val="20"/>
              </w:rPr>
            </w:pPr>
          </w:p>
        </w:tc>
        <w:tc>
          <w:tcPr>
            <w:tcW w:w="1337" w:type="dxa"/>
          </w:tcPr>
          <w:p w:rsidR="00BA59F6" w:rsidRDefault="00BA59F6" w:rsidP="00221AFD">
            <w:pPr>
              <w:rPr>
                <w:sz w:val="20"/>
                <w:szCs w:val="20"/>
              </w:rPr>
            </w:pPr>
            <w:r>
              <w:rPr>
                <w:sz w:val="20"/>
                <w:szCs w:val="20"/>
              </w:rPr>
              <w:t>10</w:t>
            </w:r>
          </w:p>
        </w:tc>
        <w:tc>
          <w:tcPr>
            <w:tcW w:w="1683" w:type="dxa"/>
          </w:tcPr>
          <w:p w:rsidR="00BA59F6" w:rsidRDefault="00BA59F6" w:rsidP="00221AFD">
            <w:pPr>
              <w:rPr>
                <w:sz w:val="20"/>
                <w:szCs w:val="20"/>
              </w:rPr>
            </w:pPr>
            <w:r>
              <w:rPr>
                <w:sz w:val="20"/>
                <w:szCs w:val="20"/>
              </w:rPr>
              <w:t>Character</w:t>
            </w:r>
          </w:p>
        </w:tc>
      </w:tr>
      <w:tr w:rsidR="00BA59F6" w:rsidRPr="002C5733" w:rsidTr="004741C0">
        <w:tc>
          <w:tcPr>
            <w:tcW w:w="1493" w:type="dxa"/>
          </w:tcPr>
          <w:p w:rsidR="00BA59F6" w:rsidRDefault="00BA59F6" w:rsidP="00861003">
            <w:pPr>
              <w:rPr>
                <w:sz w:val="20"/>
                <w:szCs w:val="20"/>
              </w:rPr>
            </w:pPr>
            <w:r>
              <w:rPr>
                <w:sz w:val="20"/>
                <w:szCs w:val="20"/>
              </w:rPr>
              <w:t>66</w:t>
            </w:r>
          </w:p>
        </w:tc>
        <w:tc>
          <w:tcPr>
            <w:tcW w:w="1952" w:type="dxa"/>
          </w:tcPr>
          <w:p w:rsidR="00BA59F6" w:rsidRDefault="00BA59F6" w:rsidP="00861003">
            <w:pPr>
              <w:rPr>
                <w:sz w:val="20"/>
                <w:szCs w:val="20"/>
              </w:rPr>
            </w:pPr>
            <w:r>
              <w:rPr>
                <w:sz w:val="20"/>
                <w:szCs w:val="20"/>
              </w:rPr>
              <w:t>Delimiter</w:t>
            </w:r>
          </w:p>
        </w:tc>
        <w:tc>
          <w:tcPr>
            <w:tcW w:w="1489" w:type="dxa"/>
          </w:tcPr>
          <w:p w:rsidR="00BA59F6" w:rsidRPr="002C5733" w:rsidRDefault="00BA59F6" w:rsidP="00861003">
            <w:pPr>
              <w:rPr>
                <w:sz w:val="20"/>
                <w:szCs w:val="20"/>
              </w:rPr>
            </w:pPr>
          </w:p>
        </w:tc>
        <w:tc>
          <w:tcPr>
            <w:tcW w:w="1337" w:type="dxa"/>
          </w:tcPr>
          <w:p w:rsidR="00BA59F6" w:rsidRDefault="00BA59F6" w:rsidP="00861003">
            <w:pPr>
              <w:rPr>
                <w:sz w:val="20"/>
                <w:szCs w:val="20"/>
              </w:rPr>
            </w:pPr>
            <w:r>
              <w:rPr>
                <w:sz w:val="20"/>
                <w:szCs w:val="20"/>
              </w:rPr>
              <w:t>1</w:t>
            </w:r>
          </w:p>
        </w:tc>
        <w:tc>
          <w:tcPr>
            <w:tcW w:w="1683" w:type="dxa"/>
          </w:tcPr>
          <w:p w:rsidR="00BA59F6" w:rsidRDefault="00BA59F6" w:rsidP="00861003">
            <w:pPr>
              <w:rPr>
                <w:sz w:val="20"/>
                <w:szCs w:val="20"/>
              </w:rPr>
            </w:pPr>
            <w:r>
              <w:rPr>
                <w:sz w:val="20"/>
                <w:szCs w:val="20"/>
              </w:rPr>
              <w:t>Uses the ^ character value</w:t>
            </w:r>
          </w:p>
        </w:tc>
      </w:tr>
      <w:tr w:rsidR="008529BC" w:rsidRPr="002C5733" w:rsidTr="004741C0">
        <w:tc>
          <w:tcPr>
            <w:tcW w:w="1493" w:type="dxa"/>
          </w:tcPr>
          <w:p w:rsidR="008529BC" w:rsidRPr="002C5733" w:rsidRDefault="000B293C" w:rsidP="00221AFD">
            <w:pPr>
              <w:rPr>
                <w:sz w:val="20"/>
                <w:szCs w:val="20"/>
              </w:rPr>
            </w:pPr>
            <w:r>
              <w:rPr>
                <w:sz w:val="20"/>
                <w:szCs w:val="20"/>
              </w:rPr>
              <w:t>67-71</w:t>
            </w:r>
          </w:p>
        </w:tc>
        <w:tc>
          <w:tcPr>
            <w:tcW w:w="1952" w:type="dxa"/>
          </w:tcPr>
          <w:p w:rsidR="008529BC" w:rsidRPr="002C5733" w:rsidRDefault="00B16916" w:rsidP="00221AFD">
            <w:pPr>
              <w:rPr>
                <w:sz w:val="20"/>
                <w:szCs w:val="20"/>
              </w:rPr>
            </w:pPr>
            <w:r>
              <w:rPr>
                <w:sz w:val="20"/>
                <w:szCs w:val="20"/>
              </w:rPr>
              <w:t>Procedure Code</w:t>
            </w:r>
          </w:p>
        </w:tc>
        <w:tc>
          <w:tcPr>
            <w:tcW w:w="1489" w:type="dxa"/>
          </w:tcPr>
          <w:p w:rsidR="008529BC" w:rsidRPr="002C5733" w:rsidRDefault="008529BC" w:rsidP="00221AFD">
            <w:pPr>
              <w:rPr>
                <w:sz w:val="20"/>
                <w:szCs w:val="20"/>
              </w:rPr>
            </w:pPr>
          </w:p>
        </w:tc>
        <w:tc>
          <w:tcPr>
            <w:tcW w:w="1337" w:type="dxa"/>
          </w:tcPr>
          <w:p w:rsidR="008529BC" w:rsidRPr="002C5733" w:rsidRDefault="00B16916" w:rsidP="00221AFD">
            <w:pPr>
              <w:rPr>
                <w:sz w:val="20"/>
                <w:szCs w:val="20"/>
              </w:rPr>
            </w:pPr>
            <w:r>
              <w:rPr>
                <w:sz w:val="20"/>
                <w:szCs w:val="20"/>
              </w:rPr>
              <w:t>5</w:t>
            </w:r>
          </w:p>
        </w:tc>
        <w:tc>
          <w:tcPr>
            <w:tcW w:w="1683" w:type="dxa"/>
          </w:tcPr>
          <w:p w:rsidR="008529BC" w:rsidRPr="002C5733" w:rsidRDefault="008529BC" w:rsidP="00221AFD">
            <w:pPr>
              <w:rPr>
                <w:sz w:val="20"/>
                <w:szCs w:val="20"/>
              </w:rPr>
            </w:pPr>
            <w:r>
              <w:rPr>
                <w:sz w:val="20"/>
                <w:szCs w:val="20"/>
              </w:rPr>
              <w:t>Character</w:t>
            </w:r>
            <w:r w:rsidR="00B16916">
              <w:rPr>
                <w:sz w:val="20"/>
                <w:szCs w:val="20"/>
              </w:rPr>
              <w:t>, CPT or HCPCS value</w:t>
            </w:r>
          </w:p>
        </w:tc>
      </w:tr>
      <w:tr w:rsidR="008529BC" w:rsidRPr="002C5733" w:rsidTr="004741C0">
        <w:tc>
          <w:tcPr>
            <w:tcW w:w="1493" w:type="dxa"/>
          </w:tcPr>
          <w:p w:rsidR="008529BC" w:rsidRPr="002C5733" w:rsidRDefault="00F402BF" w:rsidP="00221AFD">
            <w:pPr>
              <w:rPr>
                <w:sz w:val="20"/>
                <w:szCs w:val="20"/>
              </w:rPr>
            </w:pPr>
            <w:r>
              <w:rPr>
                <w:sz w:val="20"/>
                <w:szCs w:val="20"/>
              </w:rPr>
              <w:t>72</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F402BF" w:rsidP="00221AFD">
            <w:pPr>
              <w:rPr>
                <w:sz w:val="20"/>
                <w:szCs w:val="20"/>
              </w:rPr>
            </w:pPr>
            <w:r>
              <w:rPr>
                <w:sz w:val="20"/>
                <w:szCs w:val="20"/>
              </w:rPr>
              <w:t>73</w:t>
            </w:r>
          </w:p>
        </w:tc>
        <w:tc>
          <w:tcPr>
            <w:tcW w:w="1952" w:type="dxa"/>
          </w:tcPr>
          <w:p w:rsidR="008529BC" w:rsidRPr="002C5733" w:rsidRDefault="00B16916" w:rsidP="00221AFD">
            <w:pPr>
              <w:rPr>
                <w:sz w:val="20"/>
                <w:szCs w:val="20"/>
              </w:rPr>
            </w:pPr>
            <w:r>
              <w:rPr>
                <w:sz w:val="20"/>
                <w:szCs w:val="20"/>
              </w:rPr>
              <w:t>Authorized Units</w:t>
            </w:r>
            <w:r w:rsidR="00F402BF">
              <w:rPr>
                <w:sz w:val="20"/>
                <w:szCs w:val="20"/>
              </w:rPr>
              <w:t>/Amount</w:t>
            </w:r>
          </w:p>
        </w:tc>
        <w:tc>
          <w:tcPr>
            <w:tcW w:w="1489" w:type="dxa"/>
          </w:tcPr>
          <w:p w:rsidR="008529BC" w:rsidRPr="002C5733" w:rsidRDefault="008529BC" w:rsidP="00221AFD">
            <w:pPr>
              <w:rPr>
                <w:sz w:val="20"/>
                <w:szCs w:val="20"/>
              </w:rPr>
            </w:pPr>
          </w:p>
        </w:tc>
        <w:tc>
          <w:tcPr>
            <w:tcW w:w="1337" w:type="dxa"/>
          </w:tcPr>
          <w:p w:rsidR="008529BC" w:rsidRPr="002C5733" w:rsidRDefault="00B16916" w:rsidP="00221AFD">
            <w:pPr>
              <w:rPr>
                <w:sz w:val="20"/>
                <w:szCs w:val="20"/>
              </w:rPr>
            </w:pPr>
            <w:r>
              <w:rPr>
                <w:sz w:val="20"/>
                <w:szCs w:val="20"/>
              </w:rPr>
              <w:t>10</w:t>
            </w:r>
          </w:p>
        </w:tc>
        <w:tc>
          <w:tcPr>
            <w:tcW w:w="1683" w:type="dxa"/>
          </w:tcPr>
          <w:p w:rsidR="008529BC" w:rsidRPr="002C5733" w:rsidRDefault="00B16916" w:rsidP="00221AFD">
            <w:pPr>
              <w:rPr>
                <w:sz w:val="20"/>
                <w:szCs w:val="20"/>
              </w:rPr>
            </w:pPr>
            <w:r>
              <w:rPr>
                <w:sz w:val="20"/>
                <w:szCs w:val="20"/>
              </w:rPr>
              <w:t>Numeric, with decimal and left-zero fill</w:t>
            </w:r>
          </w:p>
        </w:tc>
      </w:tr>
      <w:tr w:rsidR="008529BC" w:rsidRPr="002C5733" w:rsidTr="004741C0">
        <w:tc>
          <w:tcPr>
            <w:tcW w:w="1493" w:type="dxa"/>
          </w:tcPr>
          <w:p w:rsidR="008529BC" w:rsidRPr="002C5733" w:rsidRDefault="00F402BF" w:rsidP="00221AFD">
            <w:pPr>
              <w:rPr>
                <w:sz w:val="20"/>
                <w:szCs w:val="20"/>
              </w:rPr>
            </w:pPr>
            <w:r>
              <w:rPr>
                <w:sz w:val="20"/>
                <w:szCs w:val="20"/>
              </w:rPr>
              <w:t>83</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E050B3" w:rsidP="00221AFD">
            <w:pPr>
              <w:rPr>
                <w:sz w:val="20"/>
                <w:szCs w:val="20"/>
              </w:rPr>
            </w:pPr>
            <w:r>
              <w:rPr>
                <w:sz w:val="20"/>
                <w:szCs w:val="20"/>
              </w:rPr>
              <w:t>84-91</w:t>
            </w:r>
          </w:p>
        </w:tc>
        <w:tc>
          <w:tcPr>
            <w:tcW w:w="1952" w:type="dxa"/>
          </w:tcPr>
          <w:p w:rsidR="008529BC" w:rsidRPr="002C5733" w:rsidRDefault="008529BC" w:rsidP="00221AFD">
            <w:pPr>
              <w:rPr>
                <w:sz w:val="20"/>
                <w:szCs w:val="20"/>
              </w:rPr>
            </w:pPr>
            <w:r>
              <w:rPr>
                <w:sz w:val="20"/>
                <w:szCs w:val="20"/>
              </w:rPr>
              <w:t xml:space="preserve">Effective </w:t>
            </w:r>
            <w:r w:rsidR="005C7603">
              <w:rPr>
                <w:sz w:val="20"/>
                <w:szCs w:val="20"/>
              </w:rPr>
              <w:t xml:space="preserve">Begin </w:t>
            </w:r>
            <w:r>
              <w:rPr>
                <w:sz w:val="20"/>
                <w:szCs w:val="20"/>
              </w:rPr>
              <w:t>Date</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Pr>
                <w:sz w:val="20"/>
                <w:szCs w:val="20"/>
              </w:rPr>
              <w:t>8</w:t>
            </w:r>
          </w:p>
        </w:tc>
        <w:tc>
          <w:tcPr>
            <w:tcW w:w="1683" w:type="dxa"/>
          </w:tcPr>
          <w:p w:rsidR="008529BC" w:rsidRPr="002C5733" w:rsidRDefault="008529BC" w:rsidP="00221AFD">
            <w:pPr>
              <w:rPr>
                <w:sz w:val="20"/>
                <w:szCs w:val="20"/>
              </w:rPr>
            </w:pPr>
            <w:r>
              <w:rPr>
                <w:sz w:val="20"/>
                <w:szCs w:val="20"/>
              </w:rPr>
              <w:t>Numeric, date value in the format YYYYMMDD</w:t>
            </w:r>
          </w:p>
        </w:tc>
      </w:tr>
      <w:tr w:rsidR="008529BC" w:rsidRPr="002C5733" w:rsidTr="004741C0">
        <w:tc>
          <w:tcPr>
            <w:tcW w:w="1493" w:type="dxa"/>
          </w:tcPr>
          <w:p w:rsidR="008529BC" w:rsidRPr="002C5733" w:rsidRDefault="00E050B3" w:rsidP="00221AFD">
            <w:pPr>
              <w:rPr>
                <w:sz w:val="20"/>
                <w:szCs w:val="20"/>
              </w:rPr>
            </w:pPr>
            <w:r>
              <w:rPr>
                <w:sz w:val="20"/>
                <w:szCs w:val="20"/>
              </w:rPr>
              <w:t>92</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E050B3" w:rsidP="00221AFD">
            <w:pPr>
              <w:rPr>
                <w:sz w:val="20"/>
                <w:szCs w:val="20"/>
              </w:rPr>
            </w:pPr>
            <w:r>
              <w:rPr>
                <w:sz w:val="20"/>
                <w:szCs w:val="20"/>
              </w:rPr>
              <w:t>93-100</w:t>
            </w:r>
          </w:p>
        </w:tc>
        <w:tc>
          <w:tcPr>
            <w:tcW w:w="1952" w:type="dxa"/>
          </w:tcPr>
          <w:p w:rsidR="008529BC" w:rsidRPr="002C5733" w:rsidRDefault="005C7603" w:rsidP="00221AFD">
            <w:pPr>
              <w:rPr>
                <w:sz w:val="20"/>
                <w:szCs w:val="20"/>
              </w:rPr>
            </w:pPr>
            <w:r>
              <w:rPr>
                <w:sz w:val="20"/>
                <w:szCs w:val="20"/>
              </w:rPr>
              <w:t xml:space="preserve">Effective </w:t>
            </w:r>
            <w:r w:rsidR="008529BC">
              <w:rPr>
                <w:sz w:val="20"/>
                <w:szCs w:val="20"/>
              </w:rPr>
              <w:t>End Date</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Pr>
                <w:sz w:val="20"/>
                <w:szCs w:val="20"/>
              </w:rPr>
              <w:t>8</w:t>
            </w:r>
          </w:p>
        </w:tc>
        <w:tc>
          <w:tcPr>
            <w:tcW w:w="1683" w:type="dxa"/>
          </w:tcPr>
          <w:p w:rsidR="008529BC" w:rsidRPr="002C5733" w:rsidRDefault="008529BC" w:rsidP="00221AFD">
            <w:pPr>
              <w:rPr>
                <w:sz w:val="20"/>
                <w:szCs w:val="20"/>
              </w:rPr>
            </w:pPr>
            <w:r>
              <w:rPr>
                <w:sz w:val="20"/>
                <w:szCs w:val="20"/>
              </w:rPr>
              <w:t>Numeric, date value in the format YYYYMMDD</w:t>
            </w:r>
          </w:p>
        </w:tc>
      </w:tr>
      <w:tr w:rsidR="008529BC" w:rsidRPr="002C5733" w:rsidTr="004741C0">
        <w:tc>
          <w:tcPr>
            <w:tcW w:w="1493" w:type="dxa"/>
          </w:tcPr>
          <w:p w:rsidR="008529BC" w:rsidRPr="002C5733" w:rsidRDefault="00E050B3" w:rsidP="00221AFD">
            <w:pPr>
              <w:rPr>
                <w:sz w:val="20"/>
                <w:szCs w:val="20"/>
              </w:rPr>
            </w:pPr>
            <w:r>
              <w:rPr>
                <w:sz w:val="20"/>
                <w:szCs w:val="20"/>
              </w:rPr>
              <w:t>101</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E050B3" w:rsidP="00221AFD">
            <w:pPr>
              <w:rPr>
                <w:sz w:val="20"/>
                <w:szCs w:val="20"/>
              </w:rPr>
            </w:pPr>
            <w:r>
              <w:rPr>
                <w:sz w:val="20"/>
                <w:szCs w:val="20"/>
              </w:rPr>
              <w:lastRenderedPageBreak/>
              <w:t>102-106</w:t>
            </w:r>
          </w:p>
        </w:tc>
        <w:tc>
          <w:tcPr>
            <w:tcW w:w="1952" w:type="dxa"/>
          </w:tcPr>
          <w:p w:rsidR="008529BC" w:rsidRDefault="00221AFD" w:rsidP="00221AFD">
            <w:pPr>
              <w:rPr>
                <w:sz w:val="20"/>
                <w:szCs w:val="20"/>
              </w:rPr>
            </w:pPr>
            <w:r>
              <w:rPr>
                <w:sz w:val="20"/>
                <w:szCs w:val="20"/>
              </w:rPr>
              <w:t>Admitting Diagnosis Code</w:t>
            </w:r>
          </w:p>
          <w:p w:rsidR="00221AFD" w:rsidRPr="002C5733" w:rsidRDefault="00221AFD" w:rsidP="00221AFD">
            <w:pPr>
              <w:rPr>
                <w:sz w:val="20"/>
                <w:szCs w:val="20"/>
              </w:rPr>
            </w:pPr>
            <w:r>
              <w:rPr>
                <w:sz w:val="20"/>
                <w:szCs w:val="20"/>
              </w:rPr>
              <w:t>(for Inpatient Pre-Admission Certification)</w:t>
            </w:r>
            <w:r w:rsidR="00E050B3">
              <w:rPr>
                <w:sz w:val="20"/>
                <w:szCs w:val="20"/>
              </w:rPr>
              <w:t xml:space="preserve"> or Diagnosis code if required on the PA</w:t>
            </w:r>
          </w:p>
        </w:tc>
        <w:tc>
          <w:tcPr>
            <w:tcW w:w="1489" w:type="dxa"/>
          </w:tcPr>
          <w:p w:rsidR="008529BC" w:rsidRPr="002C5733" w:rsidRDefault="008529BC" w:rsidP="00221AFD">
            <w:pPr>
              <w:rPr>
                <w:sz w:val="20"/>
                <w:szCs w:val="20"/>
              </w:rPr>
            </w:pPr>
          </w:p>
        </w:tc>
        <w:tc>
          <w:tcPr>
            <w:tcW w:w="1337" w:type="dxa"/>
          </w:tcPr>
          <w:p w:rsidR="008529BC" w:rsidRPr="002C5733" w:rsidRDefault="00221AFD" w:rsidP="00221AFD">
            <w:pPr>
              <w:rPr>
                <w:sz w:val="20"/>
                <w:szCs w:val="20"/>
              </w:rPr>
            </w:pPr>
            <w:r>
              <w:rPr>
                <w:sz w:val="20"/>
                <w:szCs w:val="20"/>
              </w:rPr>
              <w:t>5</w:t>
            </w:r>
          </w:p>
        </w:tc>
        <w:tc>
          <w:tcPr>
            <w:tcW w:w="1683" w:type="dxa"/>
          </w:tcPr>
          <w:p w:rsidR="008529BC" w:rsidRPr="002C5733" w:rsidRDefault="00221AFD" w:rsidP="00221AFD">
            <w:pPr>
              <w:rPr>
                <w:sz w:val="20"/>
                <w:szCs w:val="20"/>
              </w:rPr>
            </w:pPr>
            <w:r>
              <w:rPr>
                <w:sz w:val="20"/>
                <w:szCs w:val="20"/>
              </w:rPr>
              <w:t>ICD-9-CM</w:t>
            </w:r>
          </w:p>
        </w:tc>
      </w:tr>
      <w:tr w:rsidR="008529BC" w:rsidRPr="002C5733" w:rsidTr="004741C0">
        <w:tc>
          <w:tcPr>
            <w:tcW w:w="1493" w:type="dxa"/>
          </w:tcPr>
          <w:p w:rsidR="008529BC" w:rsidRPr="002C5733" w:rsidRDefault="00E050B3" w:rsidP="00221AFD">
            <w:pPr>
              <w:rPr>
                <w:sz w:val="20"/>
                <w:szCs w:val="20"/>
              </w:rPr>
            </w:pPr>
            <w:r>
              <w:rPr>
                <w:sz w:val="20"/>
                <w:szCs w:val="20"/>
              </w:rPr>
              <w:t>107</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E050B3" w:rsidP="00221AFD">
            <w:pPr>
              <w:rPr>
                <w:sz w:val="20"/>
                <w:szCs w:val="20"/>
              </w:rPr>
            </w:pPr>
            <w:r>
              <w:rPr>
                <w:sz w:val="20"/>
                <w:szCs w:val="20"/>
              </w:rPr>
              <w:t>108</w:t>
            </w:r>
            <w:r w:rsidR="00221AFD">
              <w:rPr>
                <w:sz w:val="20"/>
                <w:szCs w:val="20"/>
              </w:rPr>
              <w:t>-</w:t>
            </w:r>
            <w:r w:rsidR="00406A7D">
              <w:rPr>
                <w:sz w:val="20"/>
                <w:szCs w:val="20"/>
              </w:rPr>
              <w:t>1</w:t>
            </w:r>
            <w:r>
              <w:rPr>
                <w:sz w:val="20"/>
                <w:szCs w:val="20"/>
              </w:rPr>
              <w:t>11</w:t>
            </w:r>
          </w:p>
        </w:tc>
        <w:tc>
          <w:tcPr>
            <w:tcW w:w="1952" w:type="dxa"/>
          </w:tcPr>
          <w:p w:rsidR="008529BC" w:rsidRPr="002C5733" w:rsidRDefault="00406A7D" w:rsidP="00221AFD">
            <w:pPr>
              <w:rPr>
                <w:sz w:val="20"/>
                <w:szCs w:val="20"/>
              </w:rPr>
            </w:pPr>
            <w:r>
              <w:rPr>
                <w:sz w:val="20"/>
                <w:szCs w:val="20"/>
              </w:rPr>
              <w:t>Length of Stay in Days (for Inpatient Pre-Admission Certification)</w:t>
            </w:r>
          </w:p>
        </w:tc>
        <w:tc>
          <w:tcPr>
            <w:tcW w:w="1489" w:type="dxa"/>
          </w:tcPr>
          <w:p w:rsidR="008529BC" w:rsidRPr="002C5733" w:rsidRDefault="008529BC" w:rsidP="00221AFD">
            <w:pPr>
              <w:rPr>
                <w:sz w:val="20"/>
                <w:szCs w:val="20"/>
              </w:rPr>
            </w:pPr>
          </w:p>
        </w:tc>
        <w:tc>
          <w:tcPr>
            <w:tcW w:w="1337" w:type="dxa"/>
          </w:tcPr>
          <w:p w:rsidR="008529BC" w:rsidRPr="002C5733" w:rsidRDefault="00406A7D" w:rsidP="00221AFD">
            <w:pPr>
              <w:rPr>
                <w:sz w:val="20"/>
                <w:szCs w:val="20"/>
              </w:rPr>
            </w:pPr>
            <w:r>
              <w:rPr>
                <w:sz w:val="20"/>
                <w:szCs w:val="20"/>
              </w:rPr>
              <w:t>4</w:t>
            </w:r>
          </w:p>
        </w:tc>
        <w:tc>
          <w:tcPr>
            <w:tcW w:w="1683" w:type="dxa"/>
          </w:tcPr>
          <w:p w:rsidR="008529BC" w:rsidRPr="002C5733" w:rsidRDefault="00406A7D" w:rsidP="00221AFD">
            <w:pPr>
              <w:rPr>
                <w:sz w:val="20"/>
                <w:szCs w:val="20"/>
              </w:rPr>
            </w:pPr>
            <w:r>
              <w:rPr>
                <w:sz w:val="20"/>
                <w:szCs w:val="20"/>
              </w:rPr>
              <w:t>Numeric, left zero-fill</w:t>
            </w:r>
          </w:p>
        </w:tc>
      </w:tr>
      <w:tr w:rsidR="008529BC" w:rsidRPr="002C5733" w:rsidTr="004741C0">
        <w:tc>
          <w:tcPr>
            <w:tcW w:w="1493" w:type="dxa"/>
          </w:tcPr>
          <w:p w:rsidR="008529BC" w:rsidRPr="002C5733" w:rsidRDefault="008529BC" w:rsidP="00221AFD">
            <w:pPr>
              <w:rPr>
                <w:sz w:val="20"/>
                <w:szCs w:val="20"/>
              </w:rPr>
            </w:pPr>
            <w:r>
              <w:rPr>
                <w:sz w:val="20"/>
                <w:szCs w:val="20"/>
              </w:rPr>
              <w:t>1</w:t>
            </w:r>
            <w:r w:rsidR="00E050B3">
              <w:rPr>
                <w:sz w:val="20"/>
                <w:szCs w:val="20"/>
              </w:rPr>
              <w:t>12</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B42AB0" w:rsidP="00221AFD">
            <w:pPr>
              <w:rPr>
                <w:sz w:val="20"/>
                <w:szCs w:val="20"/>
              </w:rPr>
            </w:pPr>
            <w:r>
              <w:rPr>
                <w:sz w:val="20"/>
                <w:szCs w:val="20"/>
              </w:rPr>
              <w:t>1</w:t>
            </w:r>
            <w:r w:rsidR="00E050B3">
              <w:rPr>
                <w:sz w:val="20"/>
                <w:szCs w:val="20"/>
              </w:rPr>
              <w:t>13</w:t>
            </w:r>
          </w:p>
        </w:tc>
        <w:tc>
          <w:tcPr>
            <w:tcW w:w="1952" w:type="dxa"/>
          </w:tcPr>
          <w:p w:rsidR="008529BC" w:rsidRPr="002C5733" w:rsidRDefault="00B42AB0" w:rsidP="00221AFD">
            <w:pPr>
              <w:rPr>
                <w:sz w:val="20"/>
                <w:szCs w:val="20"/>
              </w:rPr>
            </w:pPr>
            <w:r>
              <w:rPr>
                <w:sz w:val="20"/>
                <w:szCs w:val="20"/>
              </w:rPr>
              <w:t>PA or Precert Type</w:t>
            </w:r>
          </w:p>
        </w:tc>
        <w:tc>
          <w:tcPr>
            <w:tcW w:w="1489" w:type="dxa"/>
          </w:tcPr>
          <w:p w:rsidR="008529BC" w:rsidRDefault="00B42AB0" w:rsidP="00221AFD">
            <w:pPr>
              <w:rPr>
                <w:sz w:val="20"/>
                <w:szCs w:val="20"/>
              </w:rPr>
            </w:pPr>
            <w:r>
              <w:rPr>
                <w:sz w:val="20"/>
                <w:szCs w:val="20"/>
              </w:rPr>
              <w:t>1=PA</w:t>
            </w:r>
          </w:p>
          <w:p w:rsidR="00B42AB0" w:rsidRPr="002C5733" w:rsidRDefault="00B42AB0" w:rsidP="00221AFD">
            <w:pPr>
              <w:rPr>
                <w:sz w:val="20"/>
                <w:szCs w:val="20"/>
              </w:rPr>
            </w:pPr>
            <w:r>
              <w:rPr>
                <w:sz w:val="20"/>
                <w:szCs w:val="20"/>
              </w:rPr>
              <w:t>2=Precert</w:t>
            </w:r>
          </w:p>
        </w:tc>
        <w:tc>
          <w:tcPr>
            <w:tcW w:w="1337" w:type="dxa"/>
          </w:tcPr>
          <w:p w:rsidR="008529BC" w:rsidRPr="002C5733" w:rsidRDefault="00B42AB0" w:rsidP="00221AFD">
            <w:pPr>
              <w:rPr>
                <w:sz w:val="20"/>
                <w:szCs w:val="20"/>
              </w:rPr>
            </w:pPr>
            <w:r>
              <w:rPr>
                <w:sz w:val="20"/>
                <w:szCs w:val="20"/>
              </w:rPr>
              <w:t>1</w:t>
            </w:r>
          </w:p>
        </w:tc>
        <w:tc>
          <w:tcPr>
            <w:tcW w:w="1683" w:type="dxa"/>
          </w:tcPr>
          <w:p w:rsidR="008529BC" w:rsidRPr="002C5733" w:rsidRDefault="00B42AB0" w:rsidP="00221AFD">
            <w:pPr>
              <w:rPr>
                <w:sz w:val="20"/>
                <w:szCs w:val="20"/>
              </w:rPr>
            </w:pPr>
            <w:r>
              <w:rPr>
                <w:sz w:val="20"/>
                <w:szCs w:val="20"/>
              </w:rPr>
              <w:t>Character</w:t>
            </w:r>
          </w:p>
        </w:tc>
      </w:tr>
      <w:tr w:rsidR="008529BC" w:rsidRPr="002C5733" w:rsidTr="004741C0">
        <w:tc>
          <w:tcPr>
            <w:tcW w:w="1493" w:type="dxa"/>
          </w:tcPr>
          <w:p w:rsidR="008529BC" w:rsidRPr="002C5733" w:rsidRDefault="00B42AB0" w:rsidP="00221AFD">
            <w:pPr>
              <w:rPr>
                <w:sz w:val="20"/>
                <w:szCs w:val="20"/>
              </w:rPr>
            </w:pPr>
            <w:r>
              <w:rPr>
                <w:sz w:val="20"/>
                <w:szCs w:val="20"/>
              </w:rPr>
              <w:t>1</w:t>
            </w:r>
            <w:r w:rsidR="00E050B3">
              <w:rPr>
                <w:sz w:val="20"/>
                <w:szCs w:val="20"/>
              </w:rPr>
              <w:t>14</w:t>
            </w:r>
          </w:p>
        </w:tc>
        <w:tc>
          <w:tcPr>
            <w:tcW w:w="1952" w:type="dxa"/>
          </w:tcPr>
          <w:p w:rsidR="008529BC" w:rsidRPr="002C5733" w:rsidRDefault="008529BC" w:rsidP="00221AFD">
            <w:pPr>
              <w:rPr>
                <w:sz w:val="20"/>
                <w:szCs w:val="20"/>
              </w:rPr>
            </w:pPr>
            <w:r w:rsidRPr="002C5733">
              <w:rPr>
                <w:sz w:val="20"/>
                <w:szCs w:val="20"/>
              </w:rPr>
              <w:t>Delimiter</w:t>
            </w:r>
          </w:p>
        </w:tc>
        <w:tc>
          <w:tcPr>
            <w:tcW w:w="1489"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D93232" w:rsidRPr="002C5733" w:rsidTr="004741C0">
        <w:tc>
          <w:tcPr>
            <w:tcW w:w="1493" w:type="dxa"/>
          </w:tcPr>
          <w:p w:rsidR="00D93232" w:rsidRDefault="00D93232" w:rsidP="00861003">
            <w:pPr>
              <w:rPr>
                <w:sz w:val="20"/>
                <w:szCs w:val="20"/>
              </w:rPr>
            </w:pPr>
            <w:r>
              <w:rPr>
                <w:sz w:val="20"/>
                <w:szCs w:val="20"/>
              </w:rPr>
              <w:t>115-116</w:t>
            </w:r>
          </w:p>
        </w:tc>
        <w:tc>
          <w:tcPr>
            <w:tcW w:w="1952" w:type="dxa"/>
          </w:tcPr>
          <w:p w:rsidR="00D93232" w:rsidRDefault="00D93232" w:rsidP="00861003">
            <w:pPr>
              <w:rPr>
                <w:sz w:val="20"/>
                <w:szCs w:val="20"/>
              </w:rPr>
            </w:pPr>
            <w:r>
              <w:rPr>
                <w:sz w:val="20"/>
                <w:szCs w:val="20"/>
              </w:rPr>
              <w:t>PA Type</w:t>
            </w:r>
          </w:p>
          <w:p w:rsidR="00D93232" w:rsidRDefault="00D93232" w:rsidP="00861003">
            <w:pPr>
              <w:rPr>
                <w:sz w:val="20"/>
                <w:szCs w:val="20"/>
              </w:rPr>
            </w:pPr>
            <w:r>
              <w:rPr>
                <w:sz w:val="20"/>
                <w:szCs w:val="20"/>
              </w:rPr>
              <w:t>Or</w:t>
            </w:r>
          </w:p>
          <w:p w:rsidR="00D93232" w:rsidRPr="002C5733" w:rsidRDefault="00D93232" w:rsidP="00861003">
            <w:pPr>
              <w:rPr>
                <w:sz w:val="20"/>
                <w:szCs w:val="20"/>
              </w:rPr>
            </w:pPr>
            <w:r>
              <w:rPr>
                <w:sz w:val="20"/>
                <w:szCs w:val="20"/>
              </w:rPr>
              <w:t>Precert Type</w:t>
            </w:r>
          </w:p>
        </w:tc>
        <w:tc>
          <w:tcPr>
            <w:tcW w:w="1489" w:type="dxa"/>
          </w:tcPr>
          <w:p w:rsidR="00D93232" w:rsidRPr="00E415EE" w:rsidRDefault="00D72D58" w:rsidP="00861003">
            <w:pPr>
              <w:rPr>
                <w:sz w:val="18"/>
                <w:szCs w:val="20"/>
              </w:rPr>
            </w:pPr>
            <w:r w:rsidRPr="00E415EE">
              <w:rPr>
                <w:b/>
                <w:sz w:val="18"/>
                <w:szCs w:val="20"/>
              </w:rPr>
              <w:t>Precert</w:t>
            </w:r>
            <w:r w:rsidRPr="00E415EE">
              <w:rPr>
                <w:sz w:val="18"/>
                <w:szCs w:val="20"/>
              </w:rPr>
              <w:t>:</w:t>
            </w:r>
          </w:p>
          <w:p w:rsidR="00D72D58" w:rsidRPr="00E415EE" w:rsidRDefault="00D72D58" w:rsidP="00861003">
            <w:pPr>
              <w:rPr>
                <w:sz w:val="18"/>
                <w:szCs w:val="20"/>
              </w:rPr>
            </w:pPr>
            <w:r w:rsidRPr="00E415EE">
              <w:rPr>
                <w:sz w:val="18"/>
                <w:szCs w:val="20"/>
              </w:rPr>
              <w:t>03=Inpatient Acute</w:t>
            </w:r>
          </w:p>
          <w:p w:rsidR="00D72D58" w:rsidRPr="00E415EE" w:rsidRDefault="00D72D58" w:rsidP="00861003">
            <w:pPr>
              <w:rPr>
                <w:sz w:val="18"/>
                <w:szCs w:val="20"/>
              </w:rPr>
            </w:pPr>
            <w:r w:rsidRPr="00E415EE">
              <w:rPr>
                <w:b/>
                <w:sz w:val="18"/>
                <w:szCs w:val="20"/>
              </w:rPr>
              <w:t>PA</w:t>
            </w:r>
            <w:r w:rsidRPr="00E415EE">
              <w:rPr>
                <w:sz w:val="18"/>
                <w:szCs w:val="20"/>
              </w:rPr>
              <w:t>:</w:t>
            </w:r>
          </w:p>
          <w:p w:rsidR="00D72D58" w:rsidRPr="00E415EE" w:rsidRDefault="005F43A9" w:rsidP="00861003">
            <w:pPr>
              <w:rPr>
                <w:sz w:val="18"/>
                <w:szCs w:val="20"/>
              </w:rPr>
            </w:pPr>
            <w:r w:rsidRPr="00E415EE">
              <w:rPr>
                <w:sz w:val="18"/>
                <w:szCs w:val="20"/>
              </w:rPr>
              <w:t>04=Waiver</w:t>
            </w:r>
          </w:p>
          <w:p w:rsidR="005F43A9" w:rsidRPr="00E415EE" w:rsidRDefault="005F43A9" w:rsidP="00861003">
            <w:pPr>
              <w:rPr>
                <w:sz w:val="18"/>
                <w:szCs w:val="20"/>
              </w:rPr>
            </w:pPr>
            <w:r w:rsidRPr="00E415EE">
              <w:rPr>
                <w:sz w:val="18"/>
                <w:szCs w:val="20"/>
              </w:rPr>
              <w:t>05=Rehab</w:t>
            </w:r>
          </w:p>
          <w:p w:rsidR="005F43A9" w:rsidRPr="00E415EE" w:rsidRDefault="005F43A9" w:rsidP="00861003">
            <w:pPr>
              <w:rPr>
                <w:sz w:val="18"/>
                <w:szCs w:val="20"/>
              </w:rPr>
            </w:pPr>
            <w:r w:rsidRPr="00E415EE">
              <w:rPr>
                <w:sz w:val="18"/>
                <w:szCs w:val="20"/>
              </w:rPr>
              <w:t>06=HH</w:t>
            </w:r>
          </w:p>
          <w:p w:rsidR="005F43A9" w:rsidRPr="00E415EE" w:rsidRDefault="005F43A9" w:rsidP="00861003">
            <w:pPr>
              <w:rPr>
                <w:sz w:val="18"/>
                <w:szCs w:val="20"/>
              </w:rPr>
            </w:pPr>
            <w:r w:rsidRPr="00E415EE">
              <w:rPr>
                <w:sz w:val="18"/>
                <w:szCs w:val="20"/>
              </w:rPr>
              <w:t>07=Air EMT</w:t>
            </w:r>
          </w:p>
          <w:p w:rsidR="005F43A9" w:rsidRPr="00E415EE" w:rsidRDefault="005F43A9" w:rsidP="00861003">
            <w:pPr>
              <w:rPr>
                <w:sz w:val="18"/>
                <w:szCs w:val="20"/>
              </w:rPr>
            </w:pPr>
            <w:r w:rsidRPr="00E415EE">
              <w:rPr>
                <w:sz w:val="18"/>
                <w:szCs w:val="20"/>
              </w:rPr>
              <w:t>09=DME</w:t>
            </w:r>
          </w:p>
          <w:p w:rsidR="005F43A9" w:rsidRPr="00E415EE" w:rsidRDefault="005F43A9" w:rsidP="00861003">
            <w:pPr>
              <w:rPr>
                <w:sz w:val="18"/>
                <w:szCs w:val="20"/>
              </w:rPr>
            </w:pPr>
            <w:r w:rsidRPr="00E415EE">
              <w:rPr>
                <w:sz w:val="18"/>
                <w:szCs w:val="20"/>
              </w:rPr>
              <w:t>10=Dental</w:t>
            </w:r>
          </w:p>
          <w:p w:rsidR="005F43A9" w:rsidRPr="00E415EE" w:rsidRDefault="005F43A9" w:rsidP="00861003">
            <w:pPr>
              <w:rPr>
                <w:sz w:val="18"/>
                <w:szCs w:val="20"/>
              </w:rPr>
            </w:pPr>
            <w:r w:rsidRPr="00E415EE">
              <w:rPr>
                <w:sz w:val="18"/>
                <w:szCs w:val="20"/>
              </w:rPr>
              <w:t>11=Dental</w:t>
            </w:r>
          </w:p>
          <w:p w:rsidR="005F43A9" w:rsidRPr="00E415EE" w:rsidRDefault="005F43A9" w:rsidP="00861003">
            <w:pPr>
              <w:rPr>
                <w:sz w:val="18"/>
                <w:szCs w:val="20"/>
              </w:rPr>
            </w:pPr>
            <w:r w:rsidRPr="00E415EE">
              <w:rPr>
                <w:sz w:val="18"/>
                <w:szCs w:val="20"/>
              </w:rPr>
              <w:t>14=EPSDT-PCS</w:t>
            </w:r>
          </w:p>
          <w:p w:rsidR="005F43A9" w:rsidRPr="00E415EE" w:rsidRDefault="005F43A9" w:rsidP="00861003">
            <w:pPr>
              <w:rPr>
                <w:sz w:val="18"/>
                <w:szCs w:val="20"/>
              </w:rPr>
            </w:pPr>
            <w:r w:rsidRPr="00E415EE">
              <w:rPr>
                <w:sz w:val="18"/>
                <w:szCs w:val="20"/>
              </w:rPr>
              <w:t>16=PDHC</w:t>
            </w:r>
          </w:p>
          <w:p w:rsidR="005F43A9" w:rsidRPr="00E415EE" w:rsidRDefault="005F43A9" w:rsidP="00861003">
            <w:pPr>
              <w:rPr>
                <w:sz w:val="18"/>
                <w:szCs w:val="20"/>
              </w:rPr>
            </w:pPr>
            <w:r w:rsidRPr="00E415EE">
              <w:rPr>
                <w:sz w:val="18"/>
                <w:szCs w:val="20"/>
              </w:rPr>
              <w:t>35=ROW</w:t>
            </w:r>
          </w:p>
          <w:p w:rsidR="005F43A9" w:rsidRPr="00E415EE" w:rsidRDefault="005F43A9" w:rsidP="00861003">
            <w:pPr>
              <w:rPr>
                <w:sz w:val="18"/>
                <w:szCs w:val="20"/>
              </w:rPr>
            </w:pPr>
            <w:r w:rsidRPr="00E415EE">
              <w:rPr>
                <w:sz w:val="18"/>
                <w:szCs w:val="20"/>
              </w:rPr>
              <w:t>40=RUM</w:t>
            </w:r>
          </w:p>
          <w:p w:rsidR="005F43A9" w:rsidRPr="00E415EE" w:rsidRDefault="005F43A9" w:rsidP="00861003">
            <w:pPr>
              <w:rPr>
                <w:sz w:val="18"/>
                <w:szCs w:val="20"/>
              </w:rPr>
            </w:pPr>
            <w:r w:rsidRPr="00E415EE">
              <w:rPr>
                <w:sz w:val="18"/>
                <w:szCs w:val="20"/>
              </w:rPr>
              <w:t>50=LT-PCS</w:t>
            </w:r>
          </w:p>
          <w:p w:rsidR="005F43A9" w:rsidRPr="00E415EE" w:rsidRDefault="005F43A9" w:rsidP="00861003">
            <w:pPr>
              <w:rPr>
                <w:sz w:val="18"/>
                <w:szCs w:val="20"/>
              </w:rPr>
            </w:pPr>
            <w:r w:rsidRPr="00E415EE">
              <w:rPr>
                <w:sz w:val="18"/>
                <w:szCs w:val="20"/>
              </w:rPr>
              <w:t>60=Early Steps CM</w:t>
            </w:r>
          </w:p>
          <w:p w:rsidR="005F43A9" w:rsidRPr="00E415EE" w:rsidRDefault="005F43A9" w:rsidP="00861003">
            <w:pPr>
              <w:rPr>
                <w:sz w:val="18"/>
                <w:szCs w:val="20"/>
              </w:rPr>
            </w:pPr>
            <w:r w:rsidRPr="00E415EE">
              <w:rPr>
                <w:sz w:val="18"/>
                <w:szCs w:val="20"/>
              </w:rPr>
              <w:t>88=Hospice</w:t>
            </w:r>
          </w:p>
          <w:p w:rsidR="005F43A9" w:rsidRPr="00E415EE" w:rsidRDefault="005F43A9" w:rsidP="00861003">
            <w:pPr>
              <w:rPr>
                <w:sz w:val="18"/>
                <w:szCs w:val="20"/>
              </w:rPr>
            </w:pPr>
            <w:r w:rsidRPr="00E415EE">
              <w:rPr>
                <w:sz w:val="18"/>
                <w:szCs w:val="20"/>
              </w:rPr>
              <w:t>99=Misc.</w:t>
            </w:r>
          </w:p>
        </w:tc>
        <w:tc>
          <w:tcPr>
            <w:tcW w:w="1337" w:type="dxa"/>
          </w:tcPr>
          <w:p w:rsidR="00D93232" w:rsidRPr="002C5733" w:rsidRDefault="00D93232" w:rsidP="00861003">
            <w:pPr>
              <w:rPr>
                <w:sz w:val="20"/>
                <w:szCs w:val="20"/>
              </w:rPr>
            </w:pPr>
            <w:r>
              <w:rPr>
                <w:sz w:val="20"/>
                <w:szCs w:val="20"/>
              </w:rPr>
              <w:t>2</w:t>
            </w:r>
          </w:p>
        </w:tc>
        <w:tc>
          <w:tcPr>
            <w:tcW w:w="1683" w:type="dxa"/>
          </w:tcPr>
          <w:p w:rsidR="00D93232" w:rsidRPr="002C5733" w:rsidRDefault="00D93232" w:rsidP="00861003">
            <w:pPr>
              <w:rPr>
                <w:sz w:val="20"/>
                <w:szCs w:val="20"/>
              </w:rPr>
            </w:pPr>
          </w:p>
        </w:tc>
      </w:tr>
      <w:tr w:rsidR="00D93232" w:rsidRPr="002C5733" w:rsidTr="004741C0">
        <w:trPr>
          <w:trHeight w:val="557"/>
        </w:trPr>
        <w:tc>
          <w:tcPr>
            <w:tcW w:w="1493" w:type="dxa"/>
          </w:tcPr>
          <w:p w:rsidR="00D93232" w:rsidRPr="002C5733" w:rsidRDefault="00D93232" w:rsidP="00861003">
            <w:pPr>
              <w:rPr>
                <w:sz w:val="20"/>
                <w:szCs w:val="20"/>
              </w:rPr>
            </w:pPr>
            <w:r>
              <w:rPr>
                <w:sz w:val="20"/>
                <w:szCs w:val="20"/>
              </w:rPr>
              <w:t>117</w:t>
            </w:r>
          </w:p>
        </w:tc>
        <w:tc>
          <w:tcPr>
            <w:tcW w:w="1952" w:type="dxa"/>
          </w:tcPr>
          <w:p w:rsidR="00D93232" w:rsidRPr="002C5733" w:rsidRDefault="00D93232" w:rsidP="00861003">
            <w:pPr>
              <w:rPr>
                <w:sz w:val="20"/>
                <w:szCs w:val="20"/>
              </w:rPr>
            </w:pPr>
            <w:r w:rsidRPr="002C5733">
              <w:rPr>
                <w:sz w:val="20"/>
                <w:szCs w:val="20"/>
              </w:rPr>
              <w:t>Delimiter</w:t>
            </w:r>
          </w:p>
        </w:tc>
        <w:tc>
          <w:tcPr>
            <w:tcW w:w="1489" w:type="dxa"/>
          </w:tcPr>
          <w:p w:rsidR="00D93232" w:rsidRPr="002C5733" w:rsidRDefault="00D93232" w:rsidP="00861003">
            <w:pPr>
              <w:rPr>
                <w:sz w:val="20"/>
                <w:szCs w:val="20"/>
              </w:rPr>
            </w:pPr>
          </w:p>
        </w:tc>
        <w:tc>
          <w:tcPr>
            <w:tcW w:w="1337" w:type="dxa"/>
          </w:tcPr>
          <w:p w:rsidR="00D93232" w:rsidRPr="002C5733" w:rsidRDefault="00D93232" w:rsidP="00861003">
            <w:pPr>
              <w:rPr>
                <w:sz w:val="20"/>
                <w:szCs w:val="20"/>
              </w:rPr>
            </w:pPr>
            <w:r w:rsidRPr="002C5733">
              <w:rPr>
                <w:sz w:val="20"/>
                <w:szCs w:val="20"/>
              </w:rPr>
              <w:t>1</w:t>
            </w:r>
          </w:p>
        </w:tc>
        <w:tc>
          <w:tcPr>
            <w:tcW w:w="1683" w:type="dxa"/>
          </w:tcPr>
          <w:p w:rsidR="00D93232" w:rsidRPr="002C5733" w:rsidRDefault="00D93232" w:rsidP="00861003">
            <w:pPr>
              <w:rPr>
                <w:sz w:val="20"/>
                <w:szCs w:val="20"/>
              </w:rPr>
            </w:pPr>
            <w:r w:rsidRPr="002C5733">
              <w:rPr>
                <w:sz w:val="20"/>
                <w:szCs w:val="20"/>
              </w:rPr>
              <w:t>Uses the ^ character value</w:t>
            </w:r>
          </w:p>
        </w:tc>
      </w:tr>
      <w:tr w:rsidR="008529BC" w:rsidRPr="002C5733" w:rsidTr="004741C0">
        <w:tc>
          <w:tcPr>
            <w:tcW w:w="1493" w:type="dxa"/>
          </w:tcPr>
          <w:p w:rsidR="008529BC" w:rsidRPr="002C5733" w:rsidRDefault="00B42AB0" w:rsidP="00221AFD">
            <w:pPr>
              <w:rPr>
                <w:sz w:val="20"/>
                <w:szCs w:val="20"/>
              </w:rPr>
            </w:pPr>
            <w:r>
              <w:rPr>
                <w:sz w:val="20"/>
                <w:szCs w:val="20"/>
              </w:rPr>
              <w:t>1</w:t>
            </w:r>
            <w:r w:rsidR="00D93232">
              <w:rPr>
                <w:sz w:val="20"/>
                <w:szCs w:val="20"/>
              </w:rPr>
              <w:t>18-119</w:t>
            </w:r>
          </w:p>
        </w:tc>
        <w:tc>
          <w:tcPr>
            <w:tcW w:w="1952" w:type="dxa"/>
          </w:tcPr>
          <w:p w:rsidR="008529BC" w:rsidRPr="002C5733" w:rsidRDefault="00B42AB0" w:rsidP="00221AFD">
            <w:pPr>
              <w:rPr>
                <w:sz w:val="20"/>
                <w:szCs w:val="20"/>
              </w:rPr>
            </w:pPr>
            <w:r>
              <w:rPr>
                <w:sz w:val="20"/>
                <w:szCs w:val="20"/>
              </w:rPr>
              <w:t>PA or Precert Status</w:t>
            </w:r>
          </w:p>
        </w:tc>
        <w:tc>
          <w:tcPr>
            <w:tcW w:w="1489" w:type="dxa"/>
          </w:tcPr>
          <w:p w:rsidR="00972F36" w:rsidRDefault="00972F36" w:rsidP="00221AFD">
            <w:pPr>
              <w:rPr>
                <w:sz w:val="20"/>
                <w:szCs w:val="20"/>
              </w:rPr>
            </w:pPr>
            <w:r>
              <w:rPr>
                <w:sz w:val="20"/>
                <w:szCs w:val="20"/>
              </w:rPr>
              <w:t>02=Approved</w:t>
            </w:r>
          </w:p>
          <w:p w:rsidR="00861003" w:rsidRPr="002C5733" w:rsidRDefault="00972F36" w:rsidP="00972F36">
            <w:pPr>
              <w:rPr>
                <w:sz w:val="20"/>
                <w:szCs w:val="20"/>
              </w:rPr>
            </w:pPr>
            <w:r>
              <w:rPr>
                <w:sz w:val="20"/>
                <w:szCs w:val="20"/>
              </w:rPr>
              <w:t>03=Denied</w:t>
            </w:r>
          </w:p>
        </w:tc>
        <w:tc>
          <w:tcPr>
            <w:tcW w:w="1337" w:type="dxa"/>
          </w:tcPr>
          <w:p w:rsidR="008529BC" w:rsidRPr="002C5733" w:rsidRDefault="00B42AB0" w:rsidP="00221AFD">
            <w:pPr>
              <w:rPr>
                <w:sz w:val="20"/>
                <w:szCs w:val="20"/>
              </w:rPr>
            </w:pPr>
            <w:r>
              <w:rPr>
                <w:sz w:val="20"/>
                <w:szCs w:val="20"/>
              </w:rPr>
              <w:t>2</w:t>
            </w:r>
          </w:p>
        </w:tc>
        <w:tc>
          <w:tcPr>
            <w:tcW w:w="1683" w:type="dxa"/>
          </w:tcPr>
          <w:p w:rsidR="008529BC" w:rsidRPr="002C5733" w:rsidRDefault="00B42AB0" w:rsidP="00221AFD">
            <w:pPr>
              <w:rPr>
                <w:sz w:val="20"/>
                <w:szCs w:val="20"/>
              </w:rPr>
            </w:pPr>
            <w:r>
              <w:rPr>
                <w:sz w:val="20"/>
                <w:szCs w:val="20"/>
              </w:rPr>
              <w:t>Character</w:t>
            </w:r>
          </w:p>
        </w:tc>
      </w:tr>
      <w:tr w:rsidR="00146180" w:rsidRPr="002C5733" w:rsidTr="004741C0">
        <w:tc>
          <w:tcPr>
            <w:tcW w:w="1493" w:type="dxa"/>
          </w:tcPr>
          <w:p w:rsidR="00146180" w:rsidRDefault="00146180" w:rsidP="00221AFD">
            <w:pPr>
              <w:rPr>
                <w:sz w:val="20"/>
                <w:szCs w:val="20"/>
              </w:rPr>
            </w:pPr>
            <w:r>
              <w:rPr>
                <w:sz w:val="20"/>
                <w:szCs w:val="20"/>
              </w:rPr>
              <w:t>1</w:t>
            </w:r>
            <w:r w:rsidR="00D93232">
              <w:rPr>
                <w:sz w:val="20"/>
                <w:szCs w:val="20"/>
              </w:rPr>
              <w:t>20</w:t>
            </w:r>
          </w:p>
        </w:tc>
        <w:tc>
          <w:tcPr>
            <w:tcW w:w="1952" w:type="dxa"/>
          </w:tcPr>
          <w:p w:rsidR="00146180" w:rsidRPr="002C5733" w:rsidRDefault="00146180" w:rsidP="00221AFD">
            <w:pPr>
              <w:rPr>
                <w:sz w:val="20"/>
                <w:szCs w:val="20"/>
              </w:rPr>
            </w:pPr>
            <w:r>
              <w:rPr>
                <w:sz w:val="20"/>
                <w:szCs w:val="20"/>
              </w:rPr>
              <w:t>Delimiter</w:t>
            </w:r>
          </w:p>
        </w:tc>
        <w:tc>
          <w:tcPr>
            <w:tcW w:w="1489" w:type="dxa"/>
          </w:tcPr>
          <w:p w:rsidR="00146180" w:rsidRPr="002C5733" w:rsidRDefault="00146180" w:rsidP="00221AFD">
            <w:pPr>
              <w:rPr>
                <w:sz w:val="20"/>
                <w:szCs w:val="20"/>
              </w:rPr>
            </w:pPr>
          </w:p>
        </w:tc>
        <w:tc>
          <w:tcPr>
            <w:tcW w:w="1337" w:type="dxa"/>
          </w:tcPr>
          <w:p w:rsidR="00146180" w:rsidRPr="002C5733" w:rsidRDefault="00146180" w:rsidP="00221AFD">
            <w:pPr>
              <w:rPr>
                <w:sz w:val="20"/>
                <w:szCs w:val="20"/>
              </w:rPr>
            </w:pPr>
            <w:r>
              <w:rPr>
                <w:sz w:val="20"/>
                <w:szCs w:val="20"/>
              </w:rPr>
              <w:t>1</w:t>
            </w:r>
          </w:p>
        </w:tc>
        <w:tc>
          <w:tcPr>
            <w:tcW w:w="1683" w:type="dxa"/>
          </w:tcPr>
          <w:p w:rsidR="00146180" w:rsidRPr="002C5733" w:rsidRDefault="00146180" w:rsidP="00221AFD">
            <w:pPr>
              <w:rPr>
                <w:sz w:val="20"/>
                <w:szCs w:val="20"/>
              </w:rPr>
            </w:pPr>
            <w:r>
              <w:rPr>
                <w:sz w:val="20"/>
                <w:szCs w:val="20"/>
              </w:rPr>
              <w:t>Uses the ^ character value</w:t>
            </w:r>
          </w:p>
        </w:tc>
      </w:tr>
      <w:tr w:rsidR="00D93232" w:rsidRPr="002C5733" w:rsidTr="004741C0">
        <w:tc>
          <w:tcPr>
            <w:tcW w:w="1493" w:type="dxa"/>
          </w:tcPr>
          <w:p w:rsidR="00D93232" w:rsidRDefault="00D93232" w:rsidP="00861003">
            <w:pPr>
              <w:rPr>
                <w:sz w:val="20"/>
                <w:szCs w:val="20"/>
              </w:rPr>
            </w:pPr>
            <w:r>
              <w:rPr>
                <w:sz w:val="20"/>
                <w:szCs w:val="20"/>
              </w:rPr>
              <w:t>121-12</w:t>
            </w:r>
            <w:r w:rsidR="00DD6671">
              <w:rPr>
                <w:sz w:val="20"/>
                <w:szCs w:val="20"/>
              </w:rPr>
              <w:t>5</w:t>
            </w:r>
          </w:p>
        </w:tc>
        <w:tc>
          <w:tcPr>
            <w:tcW w:w="1952" w:type="dxa"/>
          </w:tcPr>
          <w:p w:rsidR="00D93232" w:rsidRDefault="00D93232" w:rsidP="00861003">
            <w:pPr>
              <w:rPr>
                <w:sz w:val="20"/>
                <w:szCs w:val="20"/>
              </w:rPr>
            </w:pPr>
            <w:r>
              <w:rPr>
                <w:sz w:val="20"/>
                <w:szCs w:val="20"/>
              </w:rPr>
              <w:t>Precert Level of Care</w:t>
            </w:r>
          </w:p>
          <w:p w:rsidR="000D268F" w:rsidRDefault="000D268F" w:rsidP="00861003">
            <w:pPr>
              <w:rPr>
                <w:sz w:val="20"/>
                <w:szCs w:val="20"/>
              </w:rPr>
            </w:pPr>
            <w:r>
              <w:rPr>
                <w:sz w:val="20"/>
                <w:szCs w:val="20"/>
              </w:rPr>
              <w:t>(this field should be blank for PA transactions)</w:t>
            </w:r>
          </w:p>
        </w:tc>
        <w:tc>
          <w:tcPr>
            <w:tcW w:w="1489" w:type="dxa"/>
          </w:tcPr>
          <w:p w:rsidR="00D93232" w:rsidRDefault="00E20198" w:rsidP="00861003">
            <w:pPr>
              <w:rPr>
                <w:sz w:val="20"/>
                <w:szCs w:val="20"/>
              </w:rPr>
            </w:pPr>
            <w:r>
              <w:rPr>
                <w:sz w:val="20"/>
                <w:szCs w:val="20"/>
              </w:rPr>
              <w:t>GEN</w:t>
            </w:r>
          </w:p>
          <w:p w:rsidR="00E20198" w:rsidRDefault="00E20198" w:rsidP="00861003">
            <w:pPr>
              <w:rPr>
                <w:sz w:val="20"/>
                <w:szCs w:val="20"/>
              </w:rPr>
            </w:pPr>
            <w:r>
              <w:rPr>
                <w:sz w:val="20"/>
                <w:szCs w:val="20"/>
              </w:rPr>
              <w:t>ICU</w:t>
            </w:r>
          </w:p>
          <w:p w:rsidR="00E20198" w:rsidRDefault="00E20198" w:rsidP="00861003">
            <w:pPr>
              <w:rPr>
                <w:sz w:val="20"/>
                <w:szCs w:val="20"/>
              </w:rPr>
            </w:pPr>
            <w:r>
              <w:rPr>
                <w:sz w:val="20"/>
                <w:szCs w:val="20"/>
              </w:rPr>
              <w:t>NICU</w:t>
            </w:r>
          </w:p>
          <w:p w:rsidR="00E20198" w:rsidRDefault="00E20198" w:rsidP="00861003">
            <w:pPr>
              <w:rPr>
                <w:sz w:val="20"/>
                <w:szCs w:val="20"/>
              </w:rPr>
            </w:pPr>
            <w:r>
              <w:rPr>
                <w:sz w:val="20"/>
                <w:szCs w:val="20"/>
              </w:rPr>
              <w:t>REHAB</w:t>
            </w:r>
          </w:p>
          <w:p w:rsidR="00E20198" w:rsidRDefault="00E20198" w:rsidP="00861003">
            <w:pPr>
              <w:rPr>
                <w:sz w:val="20"/>
                <w:szCs w:val="20"/>
              </w:rPr>
            </w:pPr>
            <w:r>
              <w:rPr>
                <w:sz w:val="20"/>
                <w:szCs w:val="20"/>
              </w:rPr>
              <w:t>PICU</w:t>
            </w:r>
          </w:p>
          <w:p w:rsidR="00E20198" w:rsidRDefault="00E20198" w:rsidP="00861003">
            <w:pPr>
              <w:rPr>
                <w:sz w:val="20"/>
                <w:szCs w:val="20"/>
              </w:rPr>
            </w:pPr>
            <w:r>
              <w:rPr>
                <w:sz w:val="20"/>
                <w:szCs w:val="20"/>
              </w:rPr>
              <w:t>CCU</w:t>
            </w:r>
          </w:p>
          <w:p w:rsidR="00E20198" w:rsidRDefault="00E20198" w:rsidP="00861003">
            <w:pPr>
              <w:rPr>
                <w:sz w:val="20"/>
                <w:szCs w:val="20"/>
              </w:rPr>
            </w:pPr>
            <w:r>
              <w:rPr>
                <w:sz w:val="20"/>
                <w:szCs w:val="20"/>
              </w:rPr>
              <w:t>TU</w:t>
            </w:r>
            <w:r w:rsidR="007A0C71">
              <w:rPr>
                <w:sz w:val="20"/>
                <w:szCs w:val="20"/>
              </w:rPr>
              <w:t>=Telemetry</w:t>
            </w:r>
          </w:p>
          <w:p w:rsidR="00E522A9" w:rsidRPr="002C5733" w:rsidRDefault="00E522A9" w:rsidP="00861003">
            <w:pPr>
              <w:rPr>
                <w:sz w:val="20"/>
                <w:szCs w:val="20"/>
              </w:rPr>
            </w:pPr>
            <w:r>
              <w:rPr>
                <w:sz w:val="20"/>
                <w:szCs w:val="20"/>
              </w:rPr>
              <w:t>LT=LTAC</w:t>
            </w:r>
          </w:p>
        </w:tc>
        <w:tc>
          <w:tcPr>
            <w:tcW w:w="1337" w:type="dxa"/>
          </w:tcPr>
          <w:p w:rsidR="00D93232" w:rsidRDefault="00DD6671" w:rsidP="00861003">
            <w:pPr>
              <w:rPr>
                <w:sz w:val="20"/>
                <w:szCs w:val="20"/>
              </w:rPr>
            </w:pPr>
            <w:r>
              <w:rPr>
                <w:sz w:val="20"/>
                <w:szCs w:val="20"/>
              </w:rPr>
              <w:t>5</w:t>
            </w:r>
          </w:p>
        </w:tc>
        <w:tc>
          <w:tcPr>
            <w:tcW w:w="1683" w:type="dxa"/>
          </w:tcPr>
          <w:p w:rsidR="00D93232" w:rsidRDefault="00D93232" w:rsidP="00861003">
            <w:pPr>
              <w:rPr>
                <w:sz w:val="20"/>
                <w:szCs w:val="20"/>
              </w:rPr>
            </w:pPr>
            <w:r>
              <w:rPr>
                <w:sz w:val="20"/>
                <w:szCs w:val="20"/>
              </w:rPr>
              <w:t>Character</w:t>
            </w:r>
          </w:p>
        </w:tc>
      </w:tr>
      <w:tr w:rsidR="00D93232" w:rsidRPr="002C5733" w:rsidTr="004741C0">
        <w:tc>
          <w:tcPr>
            <w:tcW w:w="1493" w:type="dxa"/>
          </w:tcPr>
          <w:p w:rsidR="00D93232" w:rsidRDefault="00D93232" w:rsidP="00861003">
            <w:pPr>
              <w:rPr>
                <w:sz w:val="20"/>
                <w:szCs w:val="20"/>
              </w:rPr>
            </w:pPr>
            <w:r>
              <w:rPr>
                <w:sz w:val="20"/>
                <w:szCs w:val="20"/>
              </w:rPr>
              <w:t>12</w:t>
            </w:r>
            <w:r w:rsidR="00DD6671">
              <w:rPr>
                <w:sz w:val="20"/>
                <w:szCs w:val="20"/>
              </w:rPr>
              <w:t>6</w:t>
            </w:r>
          </w:p>
        </w:tc>
        <w:tc>
          <w:tcPr>
            <w:tcW w:w="1952" w:type="dxa"/>
          </w:tcPr>
          <w:p w:rsidR="00D93232" w:rsidRDefault="00D93232" w:rsidP="00861003">
            <w:pPr>
              <w:rPr>
                <w:sz w:val="20"/>
                <w:szCs w:val="20"/>
              </w:rPr>
            </w:pPr>
            <w:r>
              <w:rPr>
                <w:sz w:val="20"/>
                <w:szCs w:val="20"/>
              </w:rPr>
              <w:t>Delimiter</w:t>
            </w:r>
          </w:p>
        </w:tc>
        <w:tc>
          <w:tcPr>
            <w:tcW w:w="1489" w:type="dxa"/>
          </w:tcPr>
          <w:p w:rsidR="00D93232" w:rsidRPr="002C5733" w:rsidRDefault="00D93232" w:rsidP="00861003">
            <w:pPr>
              <w:rPr>
                <w:sz w:val="20"/>
                <w:szCs w:val="20"/>
              </w:rPr>
            </w:pPr>
          </w:p>
        </w:tc>
        <w:tc>
          <w:tcPr>
            <w:tcW w:w="1337" w:type="dxa"/>
          </w:tcPr>
          <w:p w:rsidR="00D93232" w:rsidRDefault="00D93232" w:rsidP="00861003">
            <w:pPr>
              <w:rPr>
                <w:sz w:val="20"/>
                <w:szCs w:val="20"/>
              </w:rPr>
            </w:pPr>
            <w:r>
              <w:rPr>
                <w:sz w:val="20"/>
                <w:szCs w:val="20"/>
              </w:rPr>
              <w:t>1</w:t>
            </w:r>
          </w:p>
        </w:tc>
        <w:tc>
          <w:tcPr>
            <w:tcW w:w="1683" w:type="dxa"/>
          </w:tcPr>
          <w:p w:rsidR="00D93232" w:rsidRDefault="00D93232" w:rsidP="00861003">
            <w:pPr>
              <w:rPr>
                <w:sz w:val="20"/>
                <w:szCs w:val="20"/>
              </w:rPr>
            </w:pPr>
            <w:r>
              <w:rPr>
                <w:sz w:val="20"/>
                <w:szCs w:val="20"/>
              </w:rPr>
              <w:t>Uses the ^ character value</w:t>
            </w:r>
          </w:p>
        </w:tc>
      </w:tr>
      <w:tr w:rsidR="004741C0" w:rsidRPr="002C5733" w:rsidTr="004741C0">
        <w:tc>
          <w:tcPr>
            <w:tcW w:w="1493" w:type="dxa"/>
          </w:tcPr>
          <w:p w:rsidR="004741C0" w:rsidRPr="002C5733" w:rsidRDefault="004741C0" w:rsidP="00221AFD">
            <w:pPr>
              <w:rPr>
                <w:sz w:val="20"/>
                <w:szCs w:val="20"/>
              </w:rPr>
            </w:pPr>
            <w:r>
              <w:rPr>
                <w:sz w:val="20"/>
                <w:szCs w:val="20"/>
              </w:rPr>
              <w:lastRenderedPageBreak/>
              <w:t>127-136</w:t>
            </w:r>
          </w:p>
        </w:tc>
        <w:tc>
          <w:tcPr>
            <w:tcW w:w="1952" w:type="dxa"/>
          </w:tcPr>
          <w:p w:rsidR="004741C0" w:rsidRPr="002C5733" w:rsidRDefault="004741C0" w:rsidP="00221AFD">
            <w:pPr>
              <w:rPr>
                <w:sz w:val="20"/>
                <w:szCs w:val="20"/>
              </w:rPr>
            </w:pPr>
            <w:r>
              <w:rPr>
                <w:sz w:val="20"/>
                <w:szCs w:val="20"/>
              </w:rPr>
              <w:t>PA Line Amount Used</w:t>
            </w:r>
          </w:p>
        </w:tc>
        <w:tc>
          <w:tcPr>
            <w:tcW w:w="1489" w:type="dxa"/>
          </w:tcPr>
          <w:p w:rsidR="004741C0" w:rsidRPr="002C5733" w:rsidRDefault="004741C0" w:rsidP="00221AFD">
            <w:pPr>
              <w:rPr>
                <w:sz w:val="20"/>
                <w:szCs w:val="20"/>
              </w:rPr>
            </w:pPr>
            <w:r>
              <w:rPr>
                <w:sz w:val="20"/>
              </w:rPr>
              <w:t>For an approved PA or Precert line item, this field contains any amount used as a result of claims processing</w:t>
            </w:r>
          </w:p>
        </w:tc>
        <w:tc>
          <w:tcPr>
            <w:tcW w:w="1337" w:type="dxa"/>
          </w:tcPr>
          <w:p w:rsidR="004741C0" w:rsidRPr="002C5733" w:rsidRDefault="004741C0" w:rsidP="00221AFD">
            <w:pPr>
              <w:rPr>
                <w:sz w:val="20"/>
                <w:szCs w:val="20"/>
              </w:rPr>
            </w:pPr>
            <w:r>
              <w:rPr>
                <w:sz w:val="20"/>
                <w:szCs w:val="20"/>
              </w:rPr>
              <w:t>10</w:t>
            </w:r>
          </w:p>
        </w:tc>
        <w:tc>
          <w:tcPr>
            <w:tcW w:w="1683" w:type="dxa"/>
          </w:tcPr>
          <w:p w:rsidR="004741C0" w:rsidRDefault="004741C0" w:rsidP="004741C0">
            <w:pPr>
              <w:rPr>
                <w:sz w:val="20"/>
                <w:szCs w:val="20"/>
              </w:rPr>
            </w:pPr>
            <w:r>
              <w:rPr>
                <w:sz w:val="20"/>
                <w:szCs w:val="20"/>
              </w:rPr>
              <w:t>Numeric, with decimal and left-zero fill.</w:t>
            </w:r>
          </w:p>
          <w:p w:rsidR="004741C0" w:rsidRPr="002C5733" w:rsidRDefault="004741C0" w:rsidP="00221AFD">
            <w:pPr>
              <w:rPr>
                <w:sz w:val="20"/>
                <w:szCs w:val="20"/>
              </w:rPr>
            </w:pPr>
          </w:p>
        </w:tc>
      </w:tr>
      <w:tr w:rsidR="004741C0" w:rsidRPr="002C5733" w:rsidTr="004741C0">
        <w:tc>
          <w:tcPr>
            <w:tcW w:w="1493" w:type="dxa"/>
          </w:tcPr>
          <w:p w:rsidR="004741C0" w:rsidRDefault="004741C0" w:rsidP="00221AFD">
            <w:pPr>
              <w:rPr>
                <w:sz w:val="20"/>
                <w:szCs w:val="20"/>
              </w:rPr>
            </w:pPr>
            <w:r>
              <w:rPr>
                <w:sz w:val="20"/>
                <w:szCs w:val="20"/>
              </w:rPr>
              <w:t>137</w:t>
            </w:r>
          </w:p>
        </w:tc>
        <w:tc>
          <w:tcPr>
            <w:tcW w:w="1952" w:type="dxa"/>
          </w:tcPr>
          <w:p w:rsidR="004741C0" w:rsidRPr="002C5733" w:rsidRDefault="004741C0" w:rsidP="00221AFD">
            <w:pPr>
              <w:rPr>
                <w:sz w:val="20"/>
                <w:szCs w:val="20"/>
              </w:rPr>
            </w:pPr>
            <w:r>
              <w:rPr>
                <w:sz w:val="20"/>
                <w:szCs w:val="20"/>
              </w:rPr>
              <w:t>Delimiter</w:t>
            </w:r>
          </w:p>
        </w:tc>
        <w:tc>
          <w:tcPr>
            <w:tcW w:w="1489" w:type="dxa"/>
          </w:tcPr>
          <w:p w:rsidR="004741C0" w:rsidRPr="002C5733" w:rsidRDefault="004741C0" w:rsidP="00221AFD">
            <w:pPr>
              <w:rPr>
                <w:sz w:val="20"/>
                <w:szCs w:val="20"/>
              </w:rPr>
            </w:pPr>
          </w:p>
        </w:tc>
        <w:tc>
          <w:tcPr>
            <w:tcW w:w="1337" w:type="dxa"/>
          </w:tcPr>
          <w:p w:rsidR="004741C0" w:rsidRPr="002C5733" w:rsidRDefault="004741C0" w:rsidP="00221AFD">
            <w:pPr>
              <w:rPr>
                <w:sz w:val="20"/>
                <w:szCs w:val="20"/>
              </w:rPr>
            </w:pPr>
            <w:r>
              <w:rPr>
                <w:sz w:val="20"/>
                <w:szCs w:val="20"/>
              </w:rPr>
              <w:t>1</w:t>
            </w:r>
          </w:p>
        </w:tc>
        <w:tc>
          <w:tcPr>
            <w:tcW w:w="1683" w:type="dxa"/>
          </w:tcPr>
          <w:p w:rsidR="004741C0" w:rsidRPr="002C5733" w:rsidRDefault="004741C0" w:rsidP="00221AFD">
            <w:pPr>
              <w:rPr>
                <w:sz w:val="20"/>
                <w:szCs w:val="20"/>
              </w:rPr>
            </w:pPr>
            <w:r>
              <w:rPr>
                <w:sz w:val="20"/>
                <w:szCs w:val="20"/>
              </w:rPr>
              <w:t>Uses the ^ character value</w:t>
            </w:r>
          </w:p>
        </w:tc>
      </w:tr>
      <w:tr w:rsidR="004741C0" w:rsidRPr="002C5733" w:rsidTr="004741C0">
        <w:tc>
          <w:tcPr>
            <w:tcW w:w="1493" w:type="dxa"/>
          </w:tcPr>
          <w:p w:rsidR="004741C0" w:rsidRDefault="004741C0" w:rsidP="00221AFD">
            <w:pPr>
              <w:rPr>
                <w:sz w:val="20"/>
                <w:szCs w:val="20"/>
              </w:rPr>
            </w:pPr>
            <w:r>
              <w:rPr>
                <w:sz w:val="20"/>
                <w:szCs w:val="20"/>
              </w:rPr>
              <w:t>138-147</w:t>
            </w:r>
          </w:p>
        </w:tc>
        <w:tc>
          <w:tcPr>
            <w:tcW w:w="1952" w:type="dxa"/>
          </w:tcPr>
          <w:p w:rsidR="004741C0" w:rsidRPr="002C5733" w:rsidRDefault="004741C0" w:rsidP="00221AFD">
            <w:pPr>
              <w:rPr>
                <w:sz w:val="20"/>
                <w:szCs w:val="20"/>
              </w:rPr>
            </w:pPr>
            <w:r>
              <w:rPr>
                <w:sz w:val="20"/>
                <w:szCs w:val="20"/>
              </w:rPr>
              <w:t>PA or Precert Number assigned by Molina</w:t>
            </w:r>
          </w:p>
        </w:tc>
        <w:tc>
          <w:tcPr>
            <w:tcW w:w="1489" w:type="dxa"/>
          </w:tcPr>
          <w:p w:rsidR="004741C0" w:rsidRPr="002C5733" w:rsidRDefault="004741C0" w:rsidP="00221AFD">
            <w:pPr>
              <w:rPr>
                <w:sz w:val="20"/>
                <w:szCs w:val="20"/>
              </w:rPr>
            </w:pPr>
          </w:p>
        </w:tc>
        <w:tc>
          <w:tcPr>
            <w:tcW w:w="1337" w:type="dxa"/>
          </w:tcPr>
          <w:p w:rsidR="004741C0" w:rsidRPr="002C5733" w:rsidRDefault="004741C0" w:rsidP="00221AFD">
            <w:pPr>
              <w:rPr>
                <w:sz w:val="20"/>
                <w:szCs w:val="20"/>
              </w:rPr>
            </w:pPr>
            <w:r>
              <w:rPr>
                <w:sz w:val="20"/>
                <w:szCs w:val="20"/>
              </w:rPr>
              <w:t>10</w:t>
            </w:r>
          </w:p>
        </w:tc>
        <w:tc>
          <w:tcPr>
            <w:tcW w:w="1683" w:type="dxa"/>
          </w:tcPr>
          <w:p w:rsidR="004741C0" w:rsidRPr="002C5733" w:rsidRDefault="004741C0" w:rsidP="00221AFD">
            <w:pPr>
              <w:rPr>
                <w:sz w:val="20"/>
                <w:szCs w:val="20"/>
              </w:rPr>
            </w:pPr>
            <w:r>
              <w:rPr>
                <w:sz w:val="20"/>
                <w:szCs w:val="20"/>
              </w:rPr>
              <w:t>9- or 10-digit number</w:t>
            </w:r>
          </w:p>
        </w:tc>
      </w:tr>
      <w:tr w:rsidR="004741C0" w:rsidRPr="002C5733" w:rsidTr="004741C0">
        <w:tc>
          <w:tcPr>
            <w:tcW w:w="1493" w:type="dxa"/>
          </w:tcPr>
          <w:p w:rsidR="004741C0" w:rsidRDefault="004741C0" w:rsidP="00221AFD">
            <w:pPr>
              <w:rPr>
                <w:sz w:val="20"/>
                <w:szCs w:val="20"/>
              </w:rPr>
            </w:pPr>
            <w:r>
              <w:rPr>
                <w:sz w:val="20"/>
                <w:szCs w:val="20"/>
              </w:rPr>
              <w:t>148</w:t>
            </w:r>
          </w:p>
        </w:tc>
        <w:tc>
          <w:tcPr>
            <w:tcW w:w="1952" w:type="dxa"/>
          </w:tcPr>
          <w:p w:rsidR="004741C0" w:rsidRDefault="004741C0" w:rsidP="00221AFD">
            <w:pPr>
              <w:rPr>
                <w:sz w:val="20"/>
                <w:szCs w:val="20"/>
              </w:rPr>
            </w:pPr>
            <w:r>
              <w:rPr>
                <w:sz w:val="20"/>
                <w:szCs w:val="20"/>
              </w:rPr>
              <w:t>Delimiter</w:t>
            </w:r>
          </w:p>
        </w:tc>
        <w:tc>
          <w:tcPr>
            <w:tcW w:w="1489" w:type="dxa"/>
          </w:tcPr>
          <w:p w:rsidR="004741C0" w:rsidRPr="002C5733" w:rsidRDefault="004741C0" w:rsidP="00221AFD">
            <w:pPr>
              <w:rPr>
                <w:sz w:val="20"/>
                <w:szCs w:val="20"/>
              </w:rPr>
            </w:pPr>
          </w:p>
        </w:tc>
        <w:tc>
          <w:tcPr>
            <w:tcW w:w="1337" w:type="dxa"/>
          </w:tcPr>
          <w:p w:rsidR="004741C0" w:rsidRDefault="004741C0" w:rsidP="00221AFD">
            <w:pPr>
              <w:rPr>
                <w:sz w:val="20"/>
                <w:szCs w:val="20"/>
              </w:rPr>
            </w:pPr>
            <w:r>
              <w:rPr>
                <w:sz w:val="20"/>
                <w:szCs w:val="20"/>
              </w:rPr>
              <w:t>1</w:t>
            </w:r>
          </w:p>
        </w:tc>
        <w:tc>
          <w:tcPr>
            <w:tcW w:w="1683" w:type="dxa"/>
          </w:tcPr>
          <w:p w:rsidR="004741C0" w:rsidRDefault="004741C0" w:rsidP="00221AFD">
            <w:pPr>
              <w:rPr>
                <w:sz w:val="20"/>
                <w:szCs w:val="20"/>
              </w:rPr>
            </w:pPr>
            <w:r>
              <w:rPr>
                <w:sz w:val="20"/>
                <w:szCs w:val="20"/>
              </w:rPr>
              <w:t>Uses the ^ character value</w:t>
            </w:r>
          </w:p>
        </w:tc>
      </w:tr>
      <w:tr w:rsidR="004741C0" w:rsidRPr="002C5733" w:rsidTr="004741C0">
        <w:tc>
          <w:tcPr>
            <w:tcW w:w="1493" w:type="dxa"/>
          </w:tcPr>
          <w:p w:rsidR="004741C0" w:rsidRDefault="004741C0" w:rsidP="00221AFD">
            <w:pPr>
              <w:rPr>
                <w:sz w:val="20"/>
                <w:szCs w:val="20"/>
              </w:rPr>
            </w:pPr>
            <w:r>
              <w:rPr>
                <w:sz w:val="20"/>
                <w:szCs w:val="20"/>
              </w:rPr>
              <w:t>149</w:t>
            </w:r>
          </w:p>
        </w:tc>
        <w:tc>
          <w:tcPr>
            <w:tcW w:w="1952" w:type="dxa"/>
          </w:tcPr>
          <w:p w:rsidR="004741C0" w:rsidRDefault="004741C0" w:rsidP="00221AFD">
            <w:pPr>
              <w:rPr>
                <w:sz w:val="20"/>
                <w:szCs w:val="20"/>
              </w:rPr>
            </w:pPr>
            <w:r>
              <w:rPr>
                <w:sz w:val="20"/>
                <w:szCs w:val="20"/>
              </w:rPr>
              <w:t>End of Record Indicator</w:t>
            </w:r>
          </w:p>
        </w:tc>
        <w:tc>
          <w:tcPr>
            <w:tcW w:w="1489" w:type="dxa"/>
          </w:tcPr>
          <w:p w:rsidR="004741C0" w:rsidRPr="002C5733" w:rsidRDefault="004741C0" w:rsidP="00221AFD">
            <w:pPr>
              <w:rPr>
                <w:sz w:val="20"/>
                <w:szCs w:val="20"/>
              </w:rPr>
            </w:pPr>
          </w:p>
        </w:tc>
        <w:tc>
          <w:tcPr>
            <w:tcW w:w="1337" w:type="dxa"/>
          </w:tcPr>
          <w:p w:rsidR="004741C0" w:rsidRDefault="004741C0" w:rsidP="00221AFD">
            <w:pPr>
              <w:rPr>
                <w:sz w:val="20"/>
                <w:szCs w:val="20"/>
              </w:rPr>
            </w:pPr>
            <w:r>
              <w:rPr>
                <w:sz w:val="20"/>
                <w:szCs w:val="20"/>
              </w:rPr>
              <w:t>1</w:t>
            </w:r>
          </w:p>
        </w:tc>
        <w:tc>
          <w:tcPr>
            <w:tcW w:w="1683" w:type="dxa"/>
          </w:tcPr>
          <w:p w:rsidR="004741C0" w:rsidRDefault="004741C0" w:rsidP="00221AFD">
            <w:pPr>
              <w:rPr>
                <w:sz w:val="20"/>
                <w:szCs w:val="20"/>
              </w:rPr>
            </w:pPr>
            <w:r>
              <w:rPr>
                <w:sz w:val="20"/>
                <w:szCs w:val="20"/>
              </w:rPr>
              <w:t>Value is space.</w:t>
            </w:r>
          </w:p>
        </w:tc>
      </w:tr>
    </w:tbl>
    <w:p w:rsidR="00D002EB" w:rsidRDefault="00D002EB">
      <w:pPr>
        <w:rPr>
          <w:sz w:val="28"/>
        </w:rPr>
      </w:pPr>
      <w:r>
        <w:br w:type="page"/>
      </w:r>
    </w:p>
    <w:p w:rsidR="004B26A1" w:rsidRDefault="003713AC" w:rsidP="004B26A1">
      <w:pPr>
        <w:pStyle w:val="Heading2"/>
        <w:rPr>
          <w:color w:val="000000"/>
        </w:rPr>
      </w:pPr>
      <w:bookmarkStart w:id="285" w:name="_Toc323018278"/>
      <w:r>
        <w:lastRenderedPageBreak/>
        <w:t>Diagnosis</w:t>
      </w:r>
      <w:r w:rsidR="004B26A1">
        <w:t xml:space="preserve"> File</w:t>
      </w:r>
      <w:r>
        <w:t xml:space="preserve"> for Pre-Admission Certification</w:t>
      </w:r>
      <w:r w:rsidR="004B26A1">
        <w:t xml:space="preserve"> (</w:t>
      </w:r>
      <w:r w:rsidR="003C0AFE">
        <w:t>FI to CCN</w:t>
      </w:r>
      <w:r w:rsidR="004B26A1">
        <w:t>)</w:t>
      </w:r>
      <w:bookmarkEnd w:id="285"/>
    </w:p>
    <w:p w:rsidR="004B26A1" w:rsidRDefault="004B26A1" w:rsidP="004B26A1">
      <w:pPr>
        <w:rPr>
          <w:color w:val="000000"/>
        </w:rPr>
      </w:pPr>
      <w:r>
        <w:rPr>
          <w:color w:val="000000"/>
        </w:rPr>
        <w:t xml:space="preserve">This </w:t>
      </w:r>
      <w:r w:rsidR="00E47F96">
        <w:rPr>
          <w:color w:val="000000"/>
        </w:rPr>
        <w:t>file shows all diagnosis codes applicable to the Inpatient Pre-Admission Certification (Precert) operation with Louisiana Medicaid MMIS</w:t>
      </w:r>
    </w:p>
    <w:p w:rsidR="004B26A1" w:rsidRDefault="004B26A1" w:rsidP="004B26A1">
      <w:pPr>
        <w:rPr>
          <w:color w:val="000000"/>
        </w:rPr>
      </w:pPr>
    </w:p>
    <w:tbl>
      <w:tblPr>
        <w:tblW w:w="0" w:type="auto"/>
        <w:tblInd w:w="712" w:type="dxa"/>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493"/>
        <w:gridCol w:w="1952"/>
        <w:gridCol w:w="1486"/>
        <w:gridCol w:w="1337"/>
        <w:gridCol w:w="1683"/>
      </w:tblGrid>
      <w:tr w:rsidR="008529BC" w:rsidRPr="002C5733" w:rsidTr="006008FB">
        <w:trPr>
          <w:tblHeader/>
        </w:trPr>
        <w:tc>
          <w:tcPr>
            <w:tcW w:w="1493" w:type="dxa"/>
            <w:shd w:val="clear" w:color="auto" w:fill="EAF1DD" w:themeFill="accent3" w:themeFillTint="33"/>
          </w:tcPr>
          <w:p w:rsidR="008529BC" w:rsidRPr="002C5733" w:rsidRDefault="008529BC" w:rsidP="00221AFD">
            <w:pPr>
              <w:rPr>
                <w:sz w:val="20"/>
                <w:szCs w:val="20"/>
              </w:rPr>
            </w:pPr>
            <w:r w:rsidRPr="002C5733">
              <w:rPr>
                <w:sz w:val="20"/>
                <w:szCs w:val="20"/>
              </w:rPr>
              <w:t>Column(s)</w:t>
            </w:r>
          </w:p>
        </w:tc>
        <w:tc>
          <w:tcPr>
            <w:tcW w:w="1952" w:type="dxa"/>
            <w:shd w:val="clear" w:color="auto" w:fill="EAF1DD" w:themeFill="accent3" w:themeFillTint="33"/>
          </w:tcPr>
          <w:p w:rsidR="008529BC" w:rsidRPr="002C5733" w:rsidRDefault="008529BC" w:rsidP="00221AFD">
            <w:pPr>
              <w:rPr>
                <w:sz w:val="20"/>
                <w:szCs w:val="20"/>
              </w:rPr>
            </w:pPr>
            <w:r w:rsidRPr="002C5733">
              <w:rPr>
                <w:sz w:val="20"/>
                <w:szCs w:val="20"/>
              </w:rPr>
              <w:t>Item</w:t>
            </w:r>
          </w:p>
        </w:tc>
        <w:tc>
          <w:tcPr>
            <w:tcW w:w="1486" w:type="dxa"/>
            <w:shd w:val="clear" w:color="auto" w:fill="EAF1DD" w:themeFill="accent3" w:themeFillTint="33"/>
          </w:tcPr>
          <w:p w:rsidR="008529BC" w:rsidRPr="002C5733" w:rsidRDefault="008529BC" w:rsidP="00221AFD">
            <w:pPr>
              <w:rPr>
                <w:sz w:val="20"/>
                <w:szCs w:val="20"/>
              </w:rPr>
            </w:pPr>
            <w:r w:rsidRPr="002C5733">
              <w:rPr>
                <w:sz w:val="20"/>
                <w:szCs w:val="20"/>
              </w:rPr>
              <w:t>Notes</w:t>
            </w:r>
          </w:p>
        </w:tc>
        <w:tc>
          <w:tcPr>
            <w:tcW w:w="1337" w:type="dxa"/>
            <w:shd w:val="clear" w:color="auto" w:fill="EAF1DD" w:themeFill="accent3" w:themeFillTint="33"/>
          </w:tcPr>
          <w:p w:rsidR="008529BC" w:rsidRPr="002C5733" w:rsidRDefault="008529BC" w:rsidP="00221AFD">
            <w:pPr>
              <w:rPr>
                <w:sz w:val="20"/>
                <w:szCs w:val="20"/>
              </w:rPr>
            </w:pPr>
            <w:r w:rsidRPr="002C5733">
              <w:rPr>
                <w:sz w:val="20"/>
                <w:szCs w:val="20"/>
              </w:rPr>
              <w:t>Length</w:t>
            </w:r>
          </w:p>
        </w:tc>
        <w:tc>
          <w:tcPr>
            <w:tcW w:w="1683" w:type="dxa"/>
            <w:shd w:val="clear" w:color="auto" w:fill="EAF1DD" w:themeFill="accent3" w:themeFillTint="33"/>
          </w:tcPr>
          <w:p w:rsidR="008529BC" w:rsidRPr="002C5733" w:rsidRDefault="008529BC" w:rsidP="00221AFD">
            <w:pPr>
              <w:rPr>
                <w:sz w:val="20"/>
                <w:szCs w:val="20"/>
              </w:rPr>
            </w:pPr>
            <w:r w:rsidRPr="002C5733">
              <w:rPr>
                <w:sz w:val="20"/>
                <w:szCs w:val="20"/>
              </w:rPr>
              <w:t>Format</w:t>
            </w:r>
          </w:p>
        </w:tc>
      </w:tr>
      <w:tr w:rsidR="008529BC" w:rsidRPr="002C5733" w:rsidTr="00221AFD">
        <w:tc>
          <w:tcPr>
            <w:tcW w:w="1493" w:type="dxa"/>
          </w:tcPr>
          <w:p w:rsidR="008529BC" w:rsidRPr="002C5733" w:rsidRDefault="008529BC" w:rsidP="00221AFD">
            <w:pPr>
              <w:rPr>
                <w:sz w:val="20"/>
                <w:szCs w:val="20"/>
              </w:rPr>
            </w:pPr>
            <w:r w:rsidRPr="002C5733">
              <w:rPr>
                <w:sz w:val="20"/>
                <w:szCs w:val="20"/>
              </w:rPr>
              <w:t>1</w:t>
            </w:r>
            <w:r>
              <w:rPr>
                <w:sz w:val="20"/>
                <w:szCs w:val="20"/>
              </w:rPr>
              <w:t>-</w:t>
            </w:r>
            <w:r w:rsidR="006871AF">
              <w:rPr>
                <w:sz w:val="20"/>
                <w:szCs w:val="20"/>
              </w:rPr>
              <w:t>5</w:t>
            </w:r>
          </w:p>
        </w:tc>
        <w:tc>
          <w:tcPr>
            <w:tcW w:w="1952" w:type="dxa"/>
          </w:tcPr>
          <w:p w:rsidR="008529BC" w:rsidRPr="002C5733" w:rsidRDefault="006871AF" w:rsidP="00221AFD">
            <w:pPr>
              <w:rPr>
                <w:sz w:val="20"/>
                <w:szCs w:val="20"/>
              </w:rPr>
            </w:pPr>
            <w:r>
              <w:rPr>
                <w:sz w:val="20"/>
                <w:szCs w:val="20"/>
              </w:rPr>
              <w:t>Diagnosis Code</w:t>
            </w:r>
          </w:p>
        </w:tc>
        <w:tc>
          <w:tcPr>
            <w:tcW w:w="1486" w:type="dxa"/>
          </w:tcPr>
          <w:p w:rsidR="008529BC" w:rsidRPr="002C5733" w:rsidRDefault="008529BC" w:rsidP="00221AFD">
            <w:pPr>
              <w:rPr>
                <w:sz w:val="20"/>
                <w:szCs w:val="20"/>
              </w:rPr>
            </w:pPr>
          </w:p>
        </w:tc>
        <w:tc>
          <w:tcPr>
            <w:tcW w:w="1337" w:type="dxa"/>
          </w:tcPr>
          <w:p w:rsidR="008529BC" w:rsidRPr="002C5733" w:rsidRDefault="006871AF" w:rsidP="00221AFD">
            <w:pPr>
              <w:rPr>
                <w:sz w:val="20"/>
                <w:szCs w:val="20"/>
              </w:rPr>
            </w:pPr>
            <w:r>
              <w:rPr>
                <w:sz w:val="20"/>
                <w:szCs w:val="20"/>
              </w:rPr>
              <w:t>5</w:t>
            </w:r>
          </w:p>
        </w:tc>
        <w:tc>
          <w:tcPr>
            <w:tcW w:w="1683" w:type="dxa"/>
          </w:tcPr>
          <w:p w:rsidR="008529BC" w:rsidRPr="002C5733" w:rsidRDefault="006871AF" w:rsidP="00221AFD">
            <w:pPr>
              <w:rPr>
                <w:sz w:val="20"/>
                <w:szCs w:val="20"/>
              </w:rPr>
            </w:pPr>
            <w:r>
              <w:rPr>
                <w:sz w:val="20"/>
                <w:szCs w:val="20"/>
              </w:rPr>
              <w:t>Character, does not include the period</w:t>
            </w:r>
          </w:p>
        </w:tc>
      </w:tr>
      <w:tr w:rsidR="008529BC" w:rsidRPr="002C5733" w:rsidTr="00221AFD">
        <w:tc>
          <w:tcPr>
            <w:tcW w:w="1493" w:type="dxa"/>
          </w:tcPr>
          <w:p w:rsidR="008529BC" w:rsidRPr="002C5733" w:rsidRDefault="006871AF" w:rsidP="00221AFD">
            <w:pPr>
              <w:rPr>
                <w:sz w:val="20"/>
                <w:szCs w:val="20"/>
              </w:rPr>
            </w:pPr>
            <w:r>
              <w:rPr>
                <w:sz w:val="20"/>
                <w:szCs w:val="20"/>
              </w:rPr>
              <w:t>6</w:t>
            </w:r>
          </w:p>
        </w:tc>
        <w:tc>
          <w:tcPr>
            <w:tcW w:w="1952" w:type="dxa"/>
          </w:tcPr>
          <w:p w:rsidR="008529BC" w:rsidRPr="002C5733" w:rsidRDefault="008529BC" w:rsidP="00221AFD">
            <w:pPr>
              <w:rPr>
                <w:sz w:val="20"/>
                <w:szCs w:val="20"/>
              </w:rPr>
            </w:pPr>
            <w:r w:rsidRPr="002C5733">
              <w:rPr>
                <w:sz w:val="20"/>
                <w:szCs w:val="20"/>
              </w:rPr>
              <w:t>Delimiter</w:t>
            </w:r>
          </w:p>
        </w:tc>
        <w:tc>
          <w:tcPr>
            <w:tcW w:w="1486"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8529BC" w:rsidRPr="002C5733" w:rsidTr="00221AFD">
        <w:tc>
          <w:tcPr>
            <w:tcW w:w="1493" w:type="dxa"/>
          </w:tcPr>
          <w:p w:rsidR="008529BC" w:rsidRPr="002C5733" w:rsidRDefault="00F1144D" w:rsidP="00221AFD">
            <w:pPr>
              <w:rPr>
                <w:sz w:val="20"/>
                <w:szCs w:val="20"/>
              </w:rPr>
            </w:pPr>
            <w:r>
              <w:rPr>
                <w:sz w:val="20"/>
                <w:szCs w:val="20"/>
              </w:rPr>
              <w:t>7</w:t>
            </w:r>
          </w:p>
        </w:tc>
        <w:tc>
          <w:tcPr>
            <w:tcW w:w="1952" w:type="dxa"/>
          </w:tcPr>
          <w:p w:rsidR="008529BC" w:rsidRPr="002C5733" w:rsidRDefault="00F1144D" w:rsidP="00221AFD">
            <w:pPr>
              <w:rPr>
                <w:sz w:val="20"/>
                <w:szCs w:val="20"/>
              </w:rPr>
            </w:pPr>
            <w:r>
              <w:rPr>
                <w:sz w:val="20"/>
                <w:szCs w:val="20"/>
              </w:rPr>
              <w:t>Pre-Cert Status</w:t>
            </w:r>
          </w:p>
        </w:tc>
        <w:tc>
          <w:tcPr>
            <w:tcW w:w="1486" w:type="dxa"/>
          </w:tcPr>
          <w:p w:rsidR="008529BC" w:rsidRDefault="00F1144D" w:rsidP="00221AFD">
            <w:pPr>
              <w:rPr>
                <w:sz w:val="20"/>
                <w:szCs w:val="20"/>
              </w:rPr>
            </w:pPr>
            <w:r>
              <w:rPr>
                <w:sz w:val="20"/>
                <w:szCs w:val="20"/>
              </w:rPr>
              <w:t>1=Applicable</w:t>
            </w:r>
          </w:p>
          <w:p w:rsidR="00F1144D" w:rsidRPr="002C5733" w:rsidRDefault="00F1144D" w:rsidP="00221AFD">
            <w:pPr>
              <w:rPr>
                <w:sz w:val="20"/>
                <w:szCs w:val="20"/>
              </w:rPr>
            </w:pPr>
            <w:r>
              <w:rPr>
                <w:sz w:val="20"/>
                <w:szCs w:val="20"/>
              </w:rPr>
              <w:t>2=Not applicable</w:t>
            </w:r>
          </w:p>
        </w:tc>
        <w:tc>
          <w:tcPr>
            <w:tcW w:w="1337" w:type="dxa"/>
          </w:tcPr>
          <w:p w:rsidR="008529BC" w:rsidRPr="002C5733" w:rsidRDefault="00F1144D" w:rsidP="00221AFD">
            <w:pPr>
              <w:rPr>
                <w:sz w:val="20"/>
                <w:szCs w:val="20"/>
              </w:rPr>
            </w:pPr>
            <w:r>
              <w:rPr>
                <w:sz w:val="20"/>
                <w:szCs w:val="20"/>
              </w:rPr>
              <w:t>1</w:t>
            </w:r>
          </w:p>
        </w:tc>
        <w:tc>
          <w:tcPr>
            <w:tcW w:w="1683" w:type="dxa"/>
          </w:tcPr>
          <w:p w:rsidR="008529BC" w:rsidRPr="002C5733" w:rsidRDefault="008529BC" w:rsidP="00221AFD">
            <w:pPr>
              <w:rPr>
                <w:sz w:val="20"/>
                <w:szCs w:val="20"/>
              </w:rPr>
            </w:pPr>
            <w:r>
              <w:rPr>
                <w:sz w:val="20"/>
                <w:szCs w:val="20"/>
              </w:rPr>
              <w:t>Numeric</w:t>
            </w:r>
          </w:p>
        </w:tc>
      </w:tr>
      <w:tr w:rsidR="008529BC" w:rsidRPr="002C5733" w:rsidTr="00221AFD">
        <w:tc>
          <w:tcPr>
            <w:tcW w:w="1493" w:type="dxa"/>
          </w:tcPr>
          <w:p w:rsidR="008529BC" w:rsidRPr="002C5733" w:rsidRDefault="00F1144D" w:rsidP="00221AFD">
            <w:pPr>
              <w:rPr>
                <w:sz w:val="20"/>
                <w:szCs w:val="20"/>
              </w:rPr>
            </w:pPr>
            <w:r>
              <w:rPr>
                <w:sz w:val="20"/>
                <w:szCs w:val="20"/>
              </w:rPr>
              <w:t>8</w:t>
            </w:r>
          </w:p>
        </w:tc>
        <w:tc>
          <w:tcPr>
            <w:tcW w:w="1952" w:type="dxa"/>
          </w:tcPr>
          <w:p w:rsidR="008529BC" w:rsidRPr="002C5733" w:rsidRDefault="008529BC" w:rsidP="00221AFD">
            <w:pPr>
              <w:rPr>
                <w:sz w:val="20"/>
                <w:szCs w:val="20"/>
              </w:rPr>
            </w:pPr>
            <w:r w:rsidRPr="002C5733">
              <w:rPr>
                <w:sz w:val="20"/>
                <w:szCs w:val="20"/>
              </w:rPr>
              <w:t>Delimiter</w:t>
            </w:r>
          </w:p>
        </w:tc>
        <w:tc>
          <w:tcPr>
            <w:tcW w:w="1486" w:type="dxa"/>
          </w:tcPr>
          <w:p w:rsidR="008529BC" w:rsidRPr="002C5733" w:rsidRDefault="008529BC" w:rsidP="00221AFD">
            <w:pPr>
              <w:rPr>
                <w:sz w:val="20"/>
                <w:szCs w:val="20"/>
              </w:rPr>
            </w:pPr>
          </w:p>
        </w:tc>
        <w:tc>
          <w:tcPr>
            <w:tcW w:w="1337" w:type="dxa"/>
          </w:tcPr>
          <w:p w:rsidR="008529BC" w:rsidRPr="002C5733" w:rsidRDefault="008529BC" w:rsidP="00221AFD">
            <w:pPr>
              <w:rPr>
                <w:sz w:val="20"/>
                <w:szCs w:val="20"/>
              </w:rPr>
            </w:pPr>
            <w:r w:rsidRPr="002C5733">
              <w:rPr>
                <w:sz w:val="20"/>
                <w:szCs w:val="20"/>
              </w:rPr>
              <w:t>1</w:t>
            </w:r>
          </w:p>
        </w:tc>
        <w:tc>
          <w:tcPr>
            <w:tcW w:w="1683" w:type="dxa"/>
          </w:tcPr>
          <w:p w:rsidR="008529BC" w:rsidRPr="002C5733" w:rsidRDefault="008529BC" w:rsidP="00221AFD">
            <w:pPr>
              <w:rPr>
                <w:sz w:val="20"/>
                <w:szCs w:val="20"/>
              </w:rPr>
            </w:pPr>
            <w:r w:rsidRPr="002C5733">
              <w:rPr>
                <w:sz w:val="20"/>
                <w:szCs w:val="20"/>
              </w:rPr>
              <w:t>Uses the ^ character value</w:t>
            </w:r>
          </w:p>
        </w:tc>
      </w:tr>
      <w:tr w:rsidR="00D903E0" w:rsidRPr="002C5733" w:rsidTr="00221AFD">
        <w:tc>
          <w:tcPr>
            <w:tcW w:w="1493" w:type="dxa"/>
          </w:tcPr>
          <w:p w:rsidR="00D903E0" w:rsidRDefault="00D903E0" w:rsidP="00221AFD">
            <w:pPr>
              <w:rPr>
                <w:sz w:val="20"/>
                <w:szCs w:val="20"/>
              </w:rPr>
            </w:pPr>
            <w:r>
              <w:rPr>
                <w:sz w:val="20"/>
                <w:szCs w:val="20"/>
              </w:rPr>
              <w:t>9-16</w:t>
            </w:r>
          </w:p>
        </w:tc>
        <w:tc>
          <w:tcPr>
            <w:tcW w:w="1952" w:type="dxa"/>
          </w:tcPr>
          <w:p w:rsidR="00D903E0" w:rsidRPr="002C5733" w:rsidRDefault="00D903E0" w:rsidP="00221AFD">
            <w:pPr>
              <w:rPr>
                <w:sz w:val="20"/>
                <w:szCs w:val="20"/>
              </w:rPr>
            </w:pPr>
            <w:r>
              <w:rPr>
                <w:sz w:val="20"/>
                <w:szCs w:val="20"/>
              </w:rPr>
              <w:t>Effective Begin Date</w:t>
            </w:r>
          </w:p>
        </w:tc>
        <w:tc>
          <w:tcPr>
            <w:tcW w:w="1486" w:type="dxa"/>
          </w:tcPr>
          <w:p w:rsidR="00D903E0" w:rsidRPr="002C5733" w:rsidRDefault="00D903E0" w:rsidP="00221AFD">
            <w:pPr>
              <w:rPr>
                <w:sz w:val="20"/>
                <w:szCs w:val="20"/>
              </w:rPr>
            </w:pPr>
          </w:p>
        </w:tc>
        <w:tc>
          <w:tcPr>
            <w:tcW w:w="1337" w:type="dxa"/>
          </w:tcPr>
          <w:p w:rsidR="00D903E0" w:rsidRPr="002C5733" w:rsidRDefault="00D903E0" w:rsidP="00221AFD">
            <w:pPr>
              <w:rPr>
                <w:sz w:val="20"/>
                <w:szCs w:val="20"/>
              </w:rPr>
            </w:pPr>
            <w:r>
              <w:rPr>
                <w:sz w:val="20"/>
                <w:szCs w:val="20"/>
              </w:rPr>
              <w:t>8</w:t>
            </w:r>
          </w:p>
        </w:tc>
        <w:tc>
          <w:tcPr>
            <w:tcW w:w="1683" w:type="dxa"/>
          </w:tcPr>
          <w:p w:rsidR="00D903E0" w:rsidRPr="002C5733" w:rsidRDefault="00D903E0" w:rsidP="00221AFD">
            <w:pPr>
              <w:rPr>
                <w:sz w:val="20"/>
                <w:szCs w:val="20"/>
              </w:rPr>
            </w:pPr>
            <w:r>
              <w:rPr>
                <w:sz w:val="20"/>
                <w:szCs w:val="20"/>
              </w:rPr>
              <w:t>Numeric in date format YYYYMMDD</w:t>
            </w:r>
          </w:p>
        </w:tc>
      </w:tr>
      <w:tr w:rsidR="00D903E0" w:rsidRPr="002C5733" w:rsidTr="00221AFD">
        <w:tc>
          <w:tcPr>
            <w:tcW w:w="1493" w:type="dxa"/>
          </w:tcPr>
          <w:p w:rsidR="00D903E0" w:rsidRDefault="00D903E0" w:rsidP="00221AFD">
            <w:pPr>
              <w:rPr>
                <w:sz w:val="20"/>
                <w:szCs w:val="20"/>
              </w:rPr>
            </w:pPr>
            <w:r>
              <w:rPr>
                <w:sz w:val="20"/>
                <w:szCs w:val="20"/>
              </w:rPr>
              <w:t>17</w:t>
            </w:r>
          </w:p>
        </w:tc>
        <w:tc>
          <w:tcPr>
            <w:tcW w:w="1952" w:type="dxa"/>
          </w:tcPr>
          <w:p w:rsidR="00D903E0" w:rsidRPr="002C5733" w:rsidRDefault="00D903E0" w:rsidP="00221AFD">
            <w:pPr>
              <w:rPr>
                <w:sz w:val="20"/>
                <w:szCs w:val="20"/>
              </w:rPr>
            </w:pPr>
            <w:r>
              <w:rPr>
                <w:sz w:val="20"/>
                <w:szCs w:val="20"/>
              </w:rPr>
              <w:t>Delimiter</w:t>
            </w:r>
          </w:p>
        </w:tc>
        <w:tc>
          <w:tcPr>
            <w:tcW w:w="1486" w:type="dxa"/>
          </w:tcPr>
          <w:p w:rsidR="00D903E0" w:rsidRPr="002C5733" w:rsidRDefault="00D903E0" w:rsidP="00221AFD">
            <w:pPr>
              <w:rPr>
                <w:sz w:val="20"/>
                <w:szCs w:val="20"/>
              </w:rPr>
            </w:pPr>
          </w:p>
        </w:tc>
        <w:tc>
          <w:tcPr>
            <w:tcW w:w="1337" w:type="dxa"/>
          </w:tcPr>
          <w:p w:rsidR="00D903E0" w:rsidRPr="002C5733" w:rsidRDefault="00D903E0" w:rsidP="00221AFD">
            <w:pPr>
              <w:rPr>
                <w:sz w:val="20"/>
                <w:szCs w:val="20"/>
              </w:rPr>
            </w:pPr>
            <w:r>
              <w:rPr>
                <w:sz w:val="20"/>
                <w:szCs w:val="20"/>
              </w:rPr>
              <w:t>1</w:t>
            </w:r>
          </w:p>
        </w:tc>
        <w:tc>
          <w:tcPr>
            <w:tcW w:w="1683" w:type="dxa"/>
          </w:tcPr>
          <w:p w:rsidR="00D903E0" w:rsidRPr="002C5733" w:rsidRDefault="00D903E0" w:rsidP="00221AFD">
            <w:pPr>
              <w:rPr>
                <w:sz w:val="20"/>
                <w:szCs w:val="20"/>
              </w:rPr>
            </w:pPr>
            <w:r>
              <w:rPr>
                <w:sz w:val="20"/>
                <w:szCs w:val="20"/>
              </w:rPr>
              <w:t>Uses the ^ character value</w:t>
            </w:r>
          </w:p>
        </w:tc>
      </w:tr>
      <w:tr w:rsidR="00D903E0" w:rsidRPr="002C5733" w:rsidTr="00221AFD">
        <w:tc>
          <w:tcPr>
            <w:tcW w:w="1493" w:type="dxa"/>
          </w:tcPr>
          <w:p w:rsidR="00D903E0" w:rsidRDefault="00D903E0" w:rsidP="00221AFD">
            <w:pPr>
              <w:rPr>
                <w:sz w:val="20"/>
                <w:szCs w:val="20"/>
              </w:rPr>
            </w:pPr>
            <w:r>
              <w:rPr>
                <w:sz w:val="20"/>
                <w:szCs w:val="20"/>
              </w:rPr>
              <w:t>18-25</w:t>
            </w:r>
          </w:p>
        </w:tc>
        <w:tc>
          <w:tcPr>
            <w:tcW w:w="1952" w:type="dxa"/>
          </w:tcPr>
          <w:p w:rsidR="00D903E0" w:rsidRPr="002C5733" w:rsidRDefault="00D903E0" w:rsidP="00221AFD">
            <w:pPr>
              <w:rPr>
                <w:sz w:val="20"/>
                <w:szCs w:val="20"/>
              </w:rPr>
            </w:pPr>
            <w:r>
              <w:rPr>
                <w:sz w:val="20"/>
                <w:szCs w:val="20"/>
              </w:rPr>
              <w:t>Effective End Date</w:t>
            </w:r>
          </w:p>
        </w:tc>
        <w:tc>
          <w:tcPr>
            <w:tcW w:w="1486" w:type="dxa"/>
          </w:tcPr>
          <w:p w:rsidR="00D903E0" w:rsidRPr="002C5733" w:rsidRDefault="00D903E0" w:rsidP="00221AFD">
            <w:pPr>
              <w:rPr>
                <w:sz w:val="20"/>
                <w:szCs w:val="20"/>
              </w:rPr>
            </w:pPr>
          </w:p>
        </w:tc>
        <w:tc>
          <w:tcPr>
            <w:tcW w:w="1337" w:type="dxa"/>
          </w:tcPr>
          <w:p w:rsidR="00D903E0" w:rsidRPr="002C5733" w:rsidRDefault="00D903E0" w:rsidP="00221AFD">
            <w:pPr>
              <w:rPr>
                <w:sz w:val="20"/>
                <w:szCs w:val="20"/>
              </w:rPr>
            </w:pPr>
            <w:r>
              <w:rPr>
                <w:sz w:val="20"/>
                <w:szCs w:val="20"/>
              </w:rPr>
              <w:t>8</w:t>
            </w:r>
          </w:p>
        </w:tc>
        <w:tc>
          <w:tcPr>
            <w:tcW w:w="1683" w:type="dxa"/>
          </w:tcPr>
          <w:p w:rsidR="00D903E0" w:rsidRPr="002C5733" w:rsidRDefault="00D903E0" w:rsidP="00221AFD">
            <w:pPr>
              <w:rPr>
                <w:sz w:val="20"/>
                <w:szCs w:val="20"/>
              </w:rPr>
            </w:pPr>
            <w:r>
              <w:rPr>
                <w:sz w:val="20"/>
                <w:szCs w:val="20"/>
              </w:rPr>
              <w:t>Numeric in date format YYYYMMDD</w:t>
            </w:r>
          </w:p>
        </w:tc>
      </w:tr>
      <w:tr w:rsidR="00D903E0" w:rsidRPr="002C5733" w:rsidTr="00221AFD">
        <w:tc>
          <w:tcPr>
            <w:tcW w:w="1493" w:type="dxa"/>
          </w:tcPr>
          <w:p w:rsidR="00D903E0" w:rsidRDefault="00D903E0" w:rsidP="00221AFD">
            <w:pPr>
              <w:rPr>
                <w:sz w:val="20"/>
                <w:szCs w:val="20"/>
              </w:rPr>
            </w:pPr>
            <w:r>
              <w:rPr>
                <w:sz w:val="20"/>
                <w:szCs w:val="20"/>
              </w:rPr>
              <w:t>26</w:t>
            </w:r>
          </w:p>
        </w:tc>
        <w:tc>
          <w:tcPr>
            <w:tcW w:w="1952" w:type="dxa"/>
          </w:tcPr>
          <w:p w:rsidR="00D903E0" w:rsidRPr="002C5733" w:rsidRDefault="00D903E0" w:rsidP="00221AFD">
            <w:pPr>
              <w:rPr>
                <w:sz w:val="20"/>
                <w:szCs w:val="20"/>
              </w:rPr>
            </w:pPr>
            <w:r>
              <w:rPr>
                <w:sz w:val="20"/>
                <w:szCs w:val="20"/>
              </w:rPr>
              <w:t>Delimiter</w:t>
            </w:r>
          </w:p>
        </w:tc>
        <w:tc>
          <w:tcPr>
            <w:tcW w:w="1486" w:type="dxa"/>
          </w:tcPr>
          <w:p w:rsidR="00D903E0" w:rsidRPr="002C5733" w:rsidRDefault="00D903E0" w:rsidP="00221AFD">
            <w:pPr>
              <w:rPr>
                <w:sz w:val="20"/>
                <w:szCs w:val="20"/>
              </w:rPr>
            </w:pPr>
          </w:p>
        </w:tc>
        <w:tc>
          <w:tcPr>
            <w:tcW w:w="1337" w:type="dxa"/>
          </w:tcPr>
          <w:p w:rsidR="00D903E0" w:rsidRPr="002C5733" w:rsidRDefault="00D903E0" w:rsidP="00221AFD">
            <w:pPr>
              <w:rPr>
                <w:sz w:val="20"/>
                <w:szCs w:val="20"/>
              </w:rPr>
            </w:pPr>
            <w:r>
              <w:rPr>
                <w:sz w:val="20"/>
                <w:szCs w:val="20"/>
              </w:rPr>
              <w:t>1</w:t>
            </w:r>
          </w:p>
        </w:tc>
        <w:tc>
          <w:tcPr>
            <w:tcW w:w="1683" w:type="dxa"/>
          </w:tcPr>
          <w:p w:rsidR="00D903E0" w:rsidRPr="002C5733" w:rsidRDefault="00D903E0" w:rsidP="00221AFD">
            <w:pPr>
              <w:rPr>
                <w:sz w:val="20"/>
                <w:szCs w:val="20"/>
              </w:rPr>
            </w:pPr>
            <w:r>
              <w:rPr>
                <w:sz w:val="20"/>
                <w:szCs w:val="20"/>
              </w:rPr>
              <w:t>Uses the ^ character value</w:t>
            </w:r>
          </w:p>
        </w:tc>
      </w:tr>
      <w:tr w:rsidR="00D903E0" w:rsidRPr="002C5733" w:rsidTr="00221AFD">
        <w:tc>
          <w:tcPr>
            <w:tcW w:w="1493" w:type="dxa"/>
          </w:tcPr>
          <w:p w:rsidR="00D903E0" w:rsidRPr="002C5733" w:rsidRDefault="00D903E0" w:rsidP="00221AFD">
            <w:pPr>
              <w:rPr>
                <w:sz w:val="20"/>
                <w:szCs w:val="20"/>
              </w:rPr>
            </w:pPr>
            <w:r>
              <w:rPr>
                <w:sz w:val="20"/>
                <w:szCs w:val="20"/>
              </w:rPr>
              <w:t>27</w:t>
            </w:r>
          </w:p>
        </w:tc>
        <w:tc>
          <w:tcPr>
            <w:tcW w:w="1952" w:type="dxa"/>
          </w:tcPr>
          <w:p w:rsidR="00D903E0" w:rsidRPr="002C5733" w:rsidRDefault="00D903E0" w:rsidP="00221AFD">
            <w:pPr>
              <w:rPr>
                <w:sz w:val="20"/>
                <w:szCs w:val="20"/>
              </w:rPr>
            </w:pPr>
            <w:r w:rsidRPr="002C5733">
              <w:rPr>
                <w:sz w:val="20"/>
                <w:szCs w:val="20"/>
              </w:rPr>
              <w:t>End of Record</w:t>
            </w:r>
          </w:p>
        </w:tc>
        <w:tc>
          <w:tcPr>
            <w:tcW w:w="1486" w:type="dxa"/>
          </w:tcPr>
          <w:p w:rsidR="00D903E0" w:rsidRPr="002C5733" w:rsidRDefault="00D903E0" w:rsidP="00221AFD">
            <w:pPr>
              <w:rPr>
                <w:sz w:val="20"/>
                <w:szCs w:val="20"/>
              </w:rPr>
            </w:pPr>
          </w:p>
        </w:tc>
        <w:tc>
          <w:tcPr>
            <w:tcW w:w="1337" w:type="dxa"/>
          </w:tcPr>
          <w:p w:rsidR="00D903E0" w:rsidRPr="002C5733" w:rsidRDefault="00D903E0" w:rsidP="00221AFD">
            <w:pPr>
              <w:rPr>
                <w:sz w:val="20"/>
                <w:szCs w:val="20"/>
              </w:rPr>
            </w:pPr>
            <w:r w:rsidRPr="002C5733">
              <w:rPr>
                <w:sz w:val="20"/>
                <w:szCs w:val="20"/>
              </w:rPr>
              <w:t>1</w:t>
            </w:r>
          </w:p>
        </w:tc>
        <w:tc>
          <w:tcPr>
            <w:tcW w:w="1683" w:type="dxa"/>
          </w:tcPr>
          <w:p w:rsidR="00D903E0" w:rsidRPr="002C5733" w:rsidRDefault="00D903E0" w:rsidP="00221AFD">
            <w:pPr>
              <w:rPr>
                <w:sz w:val="20"/>
                <w:szCs w:val="20"/>
              </w:rPr>
            </w:pPr>
            <w:r w:rsidRPr="002C5733">
              <w:rPr>
                <w:sz w:val="20"/>
                <w:szCs w:val="20"/>
              </w:rPr>
              <w:t>Value is spaces.</w:t>
            </w:r>
          </w:p>
        </w:tc>
      </w:tr>
    </w:tbl>
    <w:p w:rsidR="00F26DF9" w:rsidRDefault="00F26DF9"/>
    <w:p w:rsidR="00D903E0" w:rsidRDefault="00D903E0"/>
    <w:p w:rsidR="00A74F9C" w:rsidRDefault="00A74F9C">
      <w:pPr>
        <w:rPr>
          <w:sz w:val="28"/>
        </w:rPr>
      </w:pPr>
      <w:r>
        <w:br w:type="page"/>
      </w:r>
    </w:p>
    <w:p w:rsidR="00D903E0" w:rsidRDefault="00D903E0" w:rsidP="00D903E0">
      <w:pPr>
        <w:pStyle w:val="Heading2"/>
        <w:rPr>
          <w:color w:val="000000"/>
        </w:rPr>
      </w:pPr>
      <w:bookmarkStart w:id="286" w:name="_Toc323018279"/>
      <w:r>
        <w:lastRenderedPageBreak/>
        <w:t>Procedure File for Prior Authorization (</w:t>
      </w:r>
      <w:r w:rsidR="003C0AFE">
        <w:t xml:space="preserve">FI to </w:t>
      </w:r>
      <w:r>
        <w:t>CCN)</w:t>
      </w:r>
      <w:bookmarkEnd w:id="286"/>
    </w:p>
    <w:p w:rsidR="00D903E0" w:rsidRDefault="00D903E0" w:rsidP="00D903E0">
      <w:pPr>
        <w:rPr>
          <w:color w:val="000000"/>
        </w:rPr>
      </w:pPr>
      <w:r>
        <w:rPr>
          <w:color w:val="000000"/>
        </w:rPr>
        <w:t xml:space="preserve">This file shows all </w:t>
      </w:r>
      <w:r w:rsidR="00AE68C5">
        <w:rPr>
          <w:color w:val="000000"/>
        </w:rPr>
        <w:t xml:space="preserve">procedure </w:t>
      </w:r>
      <w:r>
        <w:rPr>
          <w:color w:val="000000"/>
        </w:rPr>
        <w:t xml:space="preserve">codes applicable to the </w:t>
      </w:r>
      <w:r w:rsidR="00AE68C5">
        <w:rPr>
          <w:color w:val="000000"/>
        </w:rPr>
        <w:t>Prior Authorization</w:t>
      </w:r>
      <w:r>
        <w:rPr>
          <w:color w:val="000000"/>
        </w:rPr>
        <w:t xml:space="preserve"> (</w:t>
      </w:r>
      <w:r w:rsidR="00AE68C5">
        <w:rPr>
          <w:color w:val="000000"/>
        </w:rPr>
        <w:t>PA</w:t>
      </w:r>
      <w:r>
        <w:rPr>
          <w:color w:val="000000"/>
        </w:rPr>
        <w:t>) operation with Louisiana Medicaid MMIS</w:t>
      </w:r>
    </w:p>
    <w:p w:rsidR="00CD7293" w:rsidRDefault="00CD7293"/>
    <w:tbl>
      <w:tblPr>
        <w:tblW w:w="0" w:type="auto"/>
        <w:tblInd w:w="1432" w:type="dxa"/>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493"/>
        <w:gridCol w:w="1952"/>
        <w:gridCol w:w="1486"/>
        <w:gridCol w:w="1337"/>
        <w:gridCol w:w="1683"/>
      </w:tblGrid>
      <w:tr w:rsidR="00CD7293" w:rsidRPr="009003CD" w:rsidTr="00BF3F51">
        <w:trPr>
          <w:tblHeader/>
        </w:trPr>
        <w:tc>
          <w:tcPr>
            <w:tcW w:w="1493" w:type="dxa"/>
            <w:shd w:val="clear" w:color="auto" w:fill="EAF1DD" w:themeFill="accent3" w:themeFillTint="33"/>
          </w:tcPr>
          <w:p w:rsidR="00CD7293" w:rsidRPr="009003CD" w:rsidRDefault="00CD7293" w:rsidP="00BF3F51">
            <w:pPr>
              <w:rPr>
                <w:sz w:val="20"/>
              </w:rPr>
            </w:pPr>
            <w:r w:rsidRPr="009003CD">
              <w:rPr>
                <w:sz w:val="20"/>
              </w:rPr>
              <w:t>Column(s)</w:t>
            </w:r>
          </w:p>
        </w:tc>
        <w:tc>
          <w:tcPr>
            <w:tcW w:w="1952" w:type="dxa"/>
            <w:shd w:val="clear" w:color="auto" w:fill="EAF1DD" w:themeFill="accent3" w:themeFillTint="33"/>
          </w:tcPr>
          <w:p w:rsidR="00CD7293" w:rsidRPr="009003CD" w:rsidRDefault="00CD7293" w:rsidP="00BF3F51">
            <w:pPr>
              <w:rPr>
                <w:sz w:val="20"/>
              </w:rPr>
            </w:pPr>
            <w:r w:rsidRPr="009003CD">
              <w:rPr>
                <w:sz w:val="20"/>
              </w:rPr>
              <w:t>Item</w:t>
            </w:r>
          </w:p>
        </w:tc>
        <w:tc>
          <w:tcPr>
            <w:tcW w:w="1486" w:type="dxa"/>
            <w:shd w:val="clear" w:color="auto" w:fill="EAF1DD" w:themeFill="accent3" w:themeFillTint="33"/>
          </w:tcPr>
          <w:p w:rsidR="00CD7293" w:rsidRPr="009003CD" w:rsidRDefault="00CD7293" w:rsidP="00BF3F51">
            <w:pPr>
              <w:rPr>
                <w:sz w:val="20"/>
              </w:rPr>
            </w:pPr>
            <w:r w:rsidRPr="009003CD">
              <w:rPr>
                <w:sz w:val="20"/>
              </w:rPr>
              <w:t>Notes</w:t>
            </w:r>
          </w:p>
        </w:tc>
        <w:tc>
          <w:tcPr>
            <w:tcW w:w="1337" w:type="dxa"/>
            <w:shd w:val="clear" w:color="auto" w:fill="EAF1DD" w:themeFill="accent3" w:themeFillTint="33"/>
          </w:tcPr>
          <w:p w:rsidR="00CD7293" w:rsidRPr="009003CD" w:rsidRDefault="00CD7293" w:rsidP="00BF3F51">
            <w:pPr>
              <w:rPr>
                <w:sz w:val="20"/>
              </w:rPr>
            </w:pPr>
            <w:r w:rsidRPr="009003CD">
              <w:rPr>
                <w:sz w:val="20"/>
              </w:rPr>
              <w:t>Length</w:t>
            </w:r>
          </w:p>
        </w:tc>
        <w:tc>
          <w:tcPr>
            <w:tcW w:w="1683" w:type="dxa"/>
            <w:shd w:val="clear" w:color="auto" w:fill="EAF1DD" w:themeFill="accent3" w:themeFillTint="33"/>
          </w:tcPr>
          <w:p w:rsidR="00CD7293" w:rsidRPr="009003CD" w:rsidRDefault="00CD7293" w:rsidP="00BF3F51">
            <w:pPr>
              <w:rPr>
                <w:sz w:val="20"/>
              </w:rPr>
            </w:pPr>
            <w:r w:rsidRPr="009003CD">
              <w:rPr>
                <w:sz w:val="20"/>
              </w:rPr>
              <w:t>Format</w:t>
            </w:r>
          </w:p>
        </w:tc>
      </w:tr>
      <w:tr w:rsidR="00CD7293" w:rsidRPr="009003CD" w:rsidTr="00BF3F51">
        <w:tc>
          <w:tcPr>
            <w:tcW w:w="1493" w:type="dxa"/>
          </w:tcPr>
          <w:p w:rsidR="00CD7293" w:rsidRPr="009003CD" w:rsidRDefault="00CD7293" w:rsidP="00BF3F51">
            <w:pPr>
              <w:rPr>
                <w:sz w:val="20"/>
              </w:rPr>
            </w:pPr>
            <w:r w:rsidRPr="009003CD">
              <w:rPr>
                <w:sz w:val="20"/>
              </w:rPr>
              <w:t>1-5</w:t>
            </w:r>
          </w:p>
        </w:tc>
        <w:tc>
          <w:tcPr>
            <w:tcW w:w="1952" w:type="dxa"/>
          </w:tcPr>
          <w:p w:rsidR="00CD7293" w:rsidRPr="009003CD" w:rsidRDefault="00CD7293" w:rsidP="00BF3F51">
            <w:pPr>
              <w:rPr>
                <w:sz w:val="20"/>
              </w:rPr>
            </w:pPr>
            <w:r w:rsidRPr="009003CD">
              <w:rPr>
                <w:sz w:val="20"/>
              </w:rPr>
              <w:t>Procedure Code</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5</w:t>
            </w:r>
          </w:p>
        </w:tc>
        <w:tc>
          <w:tcPr>
            <w:tcW w:w="1683" w:type="dxa"/>
          </w:tcPr>
          <w:p w:rsidR="00CD7293" w:rsidRPr="009003CD" w:rsidRDefault="00CD7293" w:rsidP="00BF3F51">
            <w:pPr>
              <w:rPr>
                <w:sz w:val="20"/>
              </w:rPr>
            </w:pPr>
            <w:r w:rsidRPr="009003CD">
              <w:rPr>
                <w:sz w:val="20"/>
              </w:rPr>
              <w:t>Character</w:t>
            </w:r>
          </w:p>
        </w:tc>
      </w:tr>
      <w:tr w:rsidR="00CD7293" w:rsidRPr="009003CD" w:rsidTr="00BF3F51">
        <w:tc>
          <w:tcPr>
            <w:tcW w:w="1493" w:type="dxa"/>
          </w:tcPr>
          <w:p w:rsidR="00CD7293" w:rsidRPr="009003CD" w:rsidRDefault="00CD7293" w:rsidP="00BF3F51">
            <w:pPr>
              <w:rPr>
                <w:sz w:val="20"/>
              </w:rPr>
            </w:pPr>
            <w:r w:rsidRPr="009003CD">
              <w:rPr>
                <w:sz w:val="20"/>
              </w:rPr>
              <w:t>6</w:t>
            </w:r>
          </w:p>
        </w:tc>
        <w:tc>
          <w:tcPr>
            <w:tcW w:w="1952" w:type="dxa"/>
          </w:tcPr>
          <w:p w:rsidR="00CD7293" w:rsidRPr="009003CD" w:rsidRDefault="00CD7293" w:rsidP="00BF3F51">
            <w:pPr>
              <w:rPr>
                <w:sz w:val="20"/>
              </w:rPr>
            </w:pPr>
            <w:r w:rsidRPr="009003CD">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Uses the ^ character value</w:t>
            </w:r>
          </w:p>
        </w:tc>
      </w:tr>
      <w:tr w:rsidR="00CD7293" w:rsidRPr="009003CD" w:rsidTr="00BF3F51">
        <w:tc>
          <w:tcPr>
            <w:tcW w:w="1493" w:type="dxa"/>
          </w:tcPr>
          <w:p w:rsidR="00CD7293" w:rsidRPr="009003CD" w:rsidRDefault="00CD7293" w:rsidP="00BF3F51">
            <w:pPr>
              <w:rPr>
                <w:sz w:val="20"/>
              </w:rPr>
            </w:pPr>
            <w:r w:rsidRPr="009003CD">
              <w:rPr>
                <w:sz w:val="20"/>
              </w:rPr>
              <w:t>7</w:t>
            </w:r>
          </w:p>
        </w:tc>
        <w:tc>
          <w:tcPr>
            <w:tcW w:w="1952" w:type="dxa"/>
          </w:tcPr>
          <w:p w:rsidR="00CD7293" w:rsidRPr="009003CD" w:rsidRDefault="00CD7293" w:rsidP="00BF3F51">
            <w:pPr>
              <w:rPr>
                <w:sz w:val="20"/>
              </w:rPr>
            </w:pPr>
            <w:r w:rsidRPr="009003CD">
              <w:rPr>
                <w:sz w:val="20"/>
              </w:rPr>
              <w:t>PA Status</w:t>
            </w:r>
          </w:p>
        </w:tc>
        <w:tc>
          <w:tcPr>
            <w:tcW w:w="1486" w:type="dxa"/>
          </w:tcPr>
          <w:p w:rsidR="00CD7293" w:rsidRPr="009003CD" w:rsidRDefault="00CD7293" w:rsidP="00BF3F51">
            <w:pPr>
              <w:rPr>
                <w:sz w:val="20"/>
              </w:rPr>
            </w:pPr>
            <w:r w:rsidRPr="009003CD">
              <w:rPr>
                <w:sz w:val="20"/>
              </w:rPr>
              <w:t>1=Applicable</w:t>
            </w:r>
          </w:p>
          <w:p w:rsidR="00CD7293" w:rsidRPr="009003CD" w:rsidRDefault="00CD7293" w:rsidP="00BF3F51">
            <w:pPr>
              <w:rPr>
                <w:sz w:val="20"/>
              </w:rPr>
            </w:pPr>
            <w:r w:rsidRPr="009003CD">
              <w:rPr>
                <w:sz w:val="20"/>
              </w:rPr>
              <w:t>2=Not applicable</w:t>
            </w: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Numeric</w:t>
            </w:r>
          </w:p>
        </w:tc>
      </w:tr>
      <w:tr w:rsidR="00CD7293" w:rsidRPr="009003CD" w:rsidTr="00BF3F51">
        <w:tc>
          <w:tcPr>
            <w:tcW w:w="1493" w:type="dxa"/>
          </w:tcPr>
          <w:p w:rsidR="00CD7293" w:rsidRPr="009003CD" w:rsidRDefault="00CD7293" w:rsidP="00BF3F51">
            <w:pPr>
              <w:rPr>
                <w:sz w:val="20"/>
              </w:rPr>
            </w:pPr>
            <w:r w:rsidRPr="009003CD">
              <w:rPr>
                <w:sz w:val="20"/>
              </w:rPr>
              <w:t>8</w:t>
            </w:r>
          </w:p>
        </w:tc>
        <w:tc>
          <w:tcPr>
            <w:tcW w:w="1952" w:type="dxa"/>
          </w:tcPr>
          <w:p w:rsidR="00CD7293" w:rsidRPr="009003CD" w:rsidRDefault="00CD7293" w:rsidP="00BF3F51">
            <w:pPr>
              <w:rPr>
                <w:sz w:val="20"/>
              </w:rPr>
            </w:pPr>
            <w:r w:rsidRPr="009003CD">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Uses the ^ character value</w:t>
            </w:r>
          </w:p>
        </w:tc>
      </w:tr>
      <w:tr w:rsidR="00CD7293" w:rsidRPr="009003CD" w:rsidTr="00BF3F51">
        <w:tc>
          <w:tcPr>
            <w:tcW w:w="1493" w:type="dxa"/>
          </w:tcPr>
          <w:p w:rsidR="00CD7293" w:rsidRPr="009003CD" w:rsidRDefault="00CD7293" w:rsidP="00BF3F51">
            <w:pPr>
              <w:rPr>
                <w:sz w:val="20"/>
              </w:rPr>
            </w:pPr>
            <w:r w:rsidRPr="009003CD">
              <w:rPr>
                <w:sz w:val="20"/>
              </w:rPr>
              <w:t>9-16</w:t>
            </w:r>
          </w:p>
        </w:tc>
        <w:tc>
          <w:tcPr>
            <w:tcW w:w="1952" w:type="dxa"/>
          </w:tcPr>
          <w:p w:rsidR="00CD7293" w:rsidRPr="009003CD" w:rsidRDefault="00CD7293" w:rsidP="00BF3F51">
            <w:pPr>
              <w:rPr>
                <w:sz w:val="20"/>
              </w:rPr>
            </w:pPr>
            <w:r w:rsidRPr="009003CD">
              <w:rPr>
                <w:sz w:val="20"/>
              </w:rPr>
              <w:t>Effective Begin Date</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8</w:t>
            </w:r>
          </w:p>
        </w:tc>
        <w:tc>
          <w:tcPr>
            <w:tcW w:w="1683" w:type="dxa"/>
          </w:tcPr>
          <w:p w:rsidR="00CD7293" w:rsidRPr="009003CD" w:rsidRDefault="00CD7293" w:rsidP="00BF3F51">
            <w:pPr>
              <w:rPr>
                <w:sz w:val="20"/>
              </w:rPr>
            </w:pPr>
            <w:r w:rsidRPr="009003CD">
              <w:rPr>
                <w:sz w:val="20"/>
              </w:rPr>
              <w:t>Numeric in date format YYYYMMDD</w:t>
            </w:r>
          </w:p>
        </w:tc>
      </w:tr>
      <w:tr w:rsidR="00CD7293" w:rsidRPr="009003CD" w:rsidTr="00BF3F51">
        <w:tc>
          <w:tcPr>
            <w:tcW w:w="1493" w:type="dxa"/>
          </w:tcPr>
          <w:p w:rsidR="00CD7293" w:rsidRPr="009003CD" w:rsidRDefault="00CD7293" w:rsidP="00BF3F51">
            <w:pPr>
              <w:rPr>
                <w:sz w:val="20"/>
              </w:rPr>
            </w:pPr>
            <w:r w:rsidRPr="009003CD">
              <w:rPr>
                <w:sz w:val="20"/>
              </w:rPr>
              <w:t>17</w:t>
            </w:r>
          </w:p>
        </w:tc>
        <w:tc>
          <w:tcPr>
            <w:tcW w:w="1952" w:type="dxa"/>
          </w:tcPr>
          <w:p w:rsidR="00CD7293" w:rsidRPr="009003CD" w:rsidRDefault="00CD7293" w:rsidP="00BF3F51">
            <w:pPr>
              <w:rPr>
                <w:sz w:val="20"/>
              </w:rPr>
            </w:pPr>
            <w:r w:rsidRPr="009003CD">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Uses the ^ character value</w:t>
            </w:r>
          </w:p>
        </w:tc>
      </w:tr>
      <w:tr w:rsidR="00CD7293" w:rsidRPr="009003CD" w:rsidTr="00BF3F51">
        <w:tc>
          <w:tcPr>
            <w:tcW w:w="1493" w:type="dxa"/>
          </w:tcPr>
          <w:p w:rsidR="00CD7293" w:rsidRPr="009003CD" w:rsidRDefault="00CD7293" w:rsidP="00BF3F51">
            <w:pPr>
              <w:rPr>
                <w:sz w:val="20"/>
              </w:rPr>
            </w:pPr>
            <w:r w:rsidRPr="009003CD">
              <w:rPr>
                <w:sz w:val="20"/>
              </w:rPr>
              <w:t>18-25</w:t>
            </w:r>
          </w:p>
        </w:tc>
        <w:tc>
          <w:tcPr>
            <w:tcW w:w="1952" w:type="dxa"/>
          </w:tcPr>
          <w:p w:rsidR="00CD7293" w:rsidRPr="009003CD" w:rsidRDefault="00CD7293" w:rsidP="00BF3F51">
            <w:pPr>
              <w:rPr>
                <w:sz w:val="20"/>
              </w:rPr>
            </w:pPr>
            <w:r w:rsidRPr="009003CD">
              <w:rPr>
                <w:sz w:val="20"/>
              </w:rPr>
              <w:t>Effective End Date</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8</w:t>
            </w:r>
          </w:p>
        </w:tc>
        <w:tc>
          <w:tcPr>
            <w:tcW w:w="1683" w:type="dxa"/>
          </w:tcPr>
          <w:p w:rsidR="00CD7293" w:rsidRPr="009003CD" w:rsidRDefault="00CD7293" w:rsidP="00BF3F51">
            <w:pPr>
              <w:rPr>
                <w:sz w:val="20"/>
              </w:rPr>
            </w:pPr>
            <w:r w:rsidRPr="009003CD">
              <w:rPr>
                <w:sz w:val="20"/>
              </w:rPr>
              <w:t>Numeric in date format YYYYMMDD</w:t>
            </w:r>
          </w:p>
        </w:tc>
      </w:tr>
      <w:tr w:rsidR="00CD7293" w:rsidRPr="009003CD" w:rsidTr="00BF3F51">
        <w:tc>
          <w:tcPr>
            <w:tcW w:w="1493" w:type="dxa"/>
          </w:tcPr>
          <w:p w:rsidR="00CD7293" w:rsidRPr="009003CD" w:rsidRDefault="00CD7293" w:rsidP="00BF3F51">
            <w:pPr>
              <w:rPr>
                <w:sz w:val="20"/>
              </w:rPr>
            </w:pPr>
            <w:r w:rsidRPr="009003CD">
              <w:rPr>
                <w:sz w:val="20"/>
              </w:rPr>
              <w:t>26</w:t>
            </w:r>
          </w:p>
        </w:tc>
        <w:tc>
          <w:tcPr>
            <w:tcW w:w="1952" w:type="dxa"/>
          </w:tcPr>
          <w:p w:rsidR="00CD7293" w:rsidRPr="009003CD" w:rsidRDefault="00CD7293" w:rsidP="00BF3F51">
            <w:pPr>
              <w:rPr>
                <w:sz w:val="20"/>
              </w:rPr>
            </w:pPr>
            <w:r w:rsidRPr="009003CD">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Uses the ^ character value</w:t>
            </w:r>
          </w:p>
        </w:tc>
      </w:tr>
      <w:tr w:rsidR="00CD7293" w:rsidRPr="009003CD" w:rsidTr="00BF3F51">
        <w:tc>
          <w:tcPr>
            <w:tcW w:w="1493" w:type="dxa"/>
          </w:tcPr>
          <w:p w:rsidR="00CD7293" w:rsidRPr="009003CD" w:rsidRDefault="00CD7293" w:rsidP="00BF3F51">
            <w:pPr>
              <w:rPr>
                <w:sz w:val="20"/>
              </w:rPr>
            </w:pPr>
            <w:r w:rsidRPr="009003CD">
              <w:rPr>
                <w:sz w:val="20"/>
              </w:rPr>
              <w:t>27-28</w:t>
            </w:r>
          </w:p>
        </w:tc>
        <w:tc>
          <w:tcPr>
            <w:tcW w:w="1952" w:type="dxa"/>
          </w:tcPr>
          <w:p w:rsidR="00CD7293" w:rsidRPr="009003CD" w:rsidRDefault="00CD7293" w:rsidP="00BF3F51">
            <w:pPr>
              <w:rPr>
                <w:sz w:val="20"/>
              </w:rPr>
            </w:pPr>
            <w:r w:rsidRPr="009003CD">
              <w:rPr>
                <w:sz w:val="20"/>
              </w:rPr>
              <w:t>Type of Service</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2</w:t>
            </w:r>
          </w:p>
        </w:tc>
        <w:tc>
          <w:tcPr>
            <w:tcW w:w="1683" w:type="dxa"/>
          </w:tcPr>
          <w:p w:rsidR="00CD7293" w:rsidRPr="009003CD" w:rsidRDefault="00CD7293" w:rsidP="00BF3F51">
            <w:pPr>
              <w:rPr>
                <w:sz w:val="20"/>
              </w:rPr>
            </w:pPr>
            <w:r w:rsidRPr="009003CD">
              <w:rPr>
                <w:sz w:val="20"/>
              </w:rPr>
              <w:t>Character.  See Appendix H for code values</w:t>
            </w:r>
          </w:p>
        </w:tc>
      </w:tr>
      <w:tr w:rsidR="00CD7293" w:rsidRPr="009003CD" w:rsidTr="00BF3F51">
        <w:tc>
          <w:tcPr>
            <w:tcW w:w="1493" w:type="dxa"/>
          </w:tcPr>
          <w:p w:rsidR="00CD7293" w:rsidRPr="009003CD" w:rsidRDefault="00CD7293" w:rsidP="00BF3F51">
            <w:pPr>
              <w:rPr>
                <w:sz w:val="20"/>
              </w:rPr>
            </w:pPr>
            <w:r w:rsidRPr="009003CD">
              <w:rPr>
                <w:sz w:val="20"/>
              </w:rPr>
              <w:t>29</w:t>
            </w:r>
          </w:p>
        </w:tc>
        <w:tc>
          <w:tcPr>
            <w:tcW w:w="1952" w:type="dxa"/>
          </w:tcPr>
          <w:p w:rsidR="00CD7293" w:rsidRPr="009003CD" w:rsidRDefault="00CD7293" w:rsidP="00BF3F51">
            <w:pPr>
              <w:rPr>
                <w:sz w:val="20"/>
              </w:rPr>
            </w:pPr>
            <w:r w:rsidRPr="009003CD">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Uses the ^ character value</w:t>
            </w:r>
          </w:p>
        </w:tc>
      </w:tr>
      <w:tr w:rsidR="00CD7293" w:rsidRPr="009003CD" w:rsidTr="00BF3F51">
        <w:tc>
          <w:tcPr>
            <w:tcW w:w="1493" w:type="dxa"/>
          </w:tcPr>
          <w:p w:rsidR="00CD7293" w:rsidRPr="009003CD" w:rsidRDefault="00CD7293" w:rsidP="00BF3F51">
            <w:pPr>
              <w:rPr>
                <w:sz w:val="20"/>
              </w:rPr>
            </w:pPr>
            <w:r w:rsidRPr="009003CD">
              <w:rPr>
                <w:sz w:val="20"/>
              </w:rPr>
              <w:t>30-39</w:t>
            </w:r>
          </w:p>
        </w:tc>
        <w:tc>
          <w:tcPr>
            <w:tcW w:w="1952" w:type="dxa"/>
          </w:tcPr>
          <w:p w:rsidR="00CD7293" w:rsidRPr="009003CD" w:rsidRDefault="00CD7293" w:rsidP="00BF3F51">
            <w:pPr>
              <w:rPr>
                <w:sz w:val="20"/>
              </w:rPr>
            </w:pPr>
            <w:r w:rsidRPr="009003CD">
              <w:rPr>
                <w:sz w:val="20"/>
              </w:rPr>
              <w:t>Maximum Amount</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10</w:t>
            </w:r>
          </w:p>
        </w:tc>
        <w:tc>
          <w:tcPr>
            <w:tcW w:w="1683" w:type="dxa"/>
          </w:tcPr>
          <w:p w:rsidR="00CD7293" w:rsidRPr="009003CD" w:rsidRDefault="00CD7293" w:rsidP="00BF3F51">
            <w:pPr>
              <w:rPr>
                <w:sz w:val="20"/>
              </w:rPr>
            </w:pPr>
            <w:r w:rsidRPr="009003CD">
              <w:rPr>
                <w:sz w:val="20"/>
              </w:rPr>
              <w:t>Numeric, with decimal and left-fill with zeros, will be zero if not applicable</w:t>
            </w:r>
          </w:p>
        </w:tc>
      </w:tr>
      <w:tr w:rsidR="00CD7293" w:rsidRPr="009003CD" w:rsidTr="00BF3F51">
        <w:tc>
          <w:tcPr>
            <w:tcW w:w="1493" w:type="dxa"/>
          </w:tcPr>
          <w:p w:rsidR="00CD7293" w:rsidRPr="009003CD" w:rsidRDefault="00CD7293" w:rsidP="00BF3F51">
            <w:pPr>
              <w:rPr>
                <w:sz w:val="20"/>
              </w:rPr>
            </w:pPr>
            <w:r w:rsidRPr="009003CD">
              <w:rPr>
                <w:sz w:val="20"/>
              </w:rPr>
              <w:t>40</w:t>
            </w:r>
          </w:p>
        </w:tc>
        <w:tc>
          <w:tcPr>
            <w:tcW w:w="1952" w:type="dxa"/>
          </w:tcPr>
          <w:p w:rsidR="00CD7293" w:rsidRPr="009003CD" w:rsidRDefault="00CD7293" w:rsidP="00BF3F51">
            <w:pPr>
              <w:rPr>
                <w:sz w:val="20"/>
              </w:rPr>
            </w:pPr>
            <w:r w:rsidRPr="009003CD">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Uses the ^ character value</w:t>
            </w:r>
          </w:p>
        </w:tc>
      </w:tr>
      <w:tr w:rsidR="00CD7293" w:rsidRPr="009003CD" w:rsidTr="00BF3F51">
        <w:tc>
          <w:tcPr>
            <w:tcW w:w="1493" w:type="dxa"/>
          </w:tcPr>
          <w:p w:rsidR="00CD7293" w:rsidRPr="009003CD" w:rsidRDefault="00CD7293" w:rsidP="00BF3F51">
            <w:pPr>
              <w:rPr>
                <w:sz w:val="20"/>
              </w:rPr>
            </w:pPr>
            <w:r>
              <w:rPr>
                <w:sz w:val="20"/>
              </w:rPr>
              <w:t>41</w:t>
            </w:r>
            <w:r w:rsidRPr="009003CD">
              <w:rPr>
                <w:sz w:val="20"/>
              </w:rPr>
              <w:t>-</w:t>
            </w:r>
            <w:r>
              <w:rPr>
                <w:sz w:val="20"/>
              </w:rPr>
              <w:t>43</w:t>
            </w:r>
          </w:p>
        </w:tc>
        <w:tc>
          <w:tcPr>
            <w:tcW w:w="1952" w:type="dxa"/>
          </w:tcPr>
          <w:p w:rsidR="00CD7293" w:rsidRPr="009003CD" w:rsidRDefault="00CD7293" w:rsidP="00BF3F51">
            <w:pPr>
              <w:rPr>
                <w:sz w:val="20"/>
              </w:rPr>
            </w:pPr>
            <w:r>
              <w:rPr>
                <w:sz w:val="20"/>
              </w:rPr>
              <w:t>Minimum Age</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Pr>
                <w:sz w:val="20"/>
              </w:rPr>
              <w:t>3</w:t>
            </w:r>
          </w:p>
        </w:tc>
        <w:tc>
          <w:tcPr>
            <w:tcW w:w="1683" w:type="dxa"/>
          </w:tcPr>
          <w:p w:rsidR="00CD7293" w:rsidRPr="009003CD" w:rsidRDefault="00CD7293" w:rsidP="00BF3F51">
            <w:pPr>
              <w:rPr>
                <w:sz w:val="20"/>
              </w:rPr>
            </w:pPr>
            <w:r w:rsidRPr="009003CD">
              <w:rPr>
                <w:sz w:val="20"/>
              </w:rPr>
              <w:t>Numeric, left-fill with zeros.  Will be zero if not applicable.</w:t>
            </w:r>
          </w:p>
        </w:tc>
      </w:tr>
      <w:tr w:rsidR="00CD7293" w:rsidRPr="009003CD" w:rsidTr="00BF3F51">
        <w:tc>
          <w:tcPr>
            <w:tcW w:w="1493" w:type="dxa"/>
          </w:tcPr>
          <w:p w:rsidR="00CD7293" w:rsidRPr="009003CD" w:rsidRDefault="00CD7293" w:rsidP="00BF3F51">
            <w:pPr>
              <w:rPr>
                <w:sz w:val="20"/>
              </w:rPr>
            </w:pPr>
            <w:r>
              <w:rPr>
                <w:sz w:val="20"/>
              </w:rPr>
              <w:t>44</w:t>
            </w:r>
          </w:p>
        </w:tc>
        <w:tc>
          <w:tcPr>
            <w:tcW w:w="1952" w:type="dxa"/>
          </w:tcPr>
          <w:p w:rsidR="00CD7293" w:rsidRPr="009003CD" w:rsidRDefault="00CD7293" w:rsidP="00BF3F51">
            <w:pPr>
              <w:rPr>
                <w:sz w:val="20"/>
              </w:rPr>
            </w:pPr>
            <w:r w:rsidRPr="009003CD">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Uses the ^ character value</w:t>
            </w:r>
          </w:p>
        </w:tc>
      </w:tr>
      <w:tr w:rsidR="00CD7293" w:rsidRPr="009003CD" w:rsidTr="00BF3F51">
        <w:tc>
          <w:tcPr>
            <w:tcW w:w="1493" w:type="dxa"/>
          </w:tcPr>
          <w:p w:rsidR="00CD7293" w:rsidRDefault="00CD7293" w:rsidP="00BF3F51">
            <w:pPr>
              <w:rPr>
                <w:sz w:val="20"/>
              </w:rPr>
            </w:pPr>
            <w:r>
              <w:rPr>
                <w:sz w:val="20"/>
              </w:rPr>
              <w:t>45-47</w:t>
            </w:r>
          </w:p>
        </w:tc>
        <w:tc>
          <w:tcPr>
            <w:tcW w:w="1952" w:type="dxa"/>
          </w:tcPr>
          <w:p w:rsidR="00CD7293" w:rsidRPr="009003CD" w:rsidRDefault="00CD7293" w:rsidP="00BF3F51">
            <w:pPr>
              <w:rPr>
                <w:sz w:val="20"/>
              </w:rPr>
            </w:pPr>
            <w:r>
              <w:rPr>
                <w:sz w:val="20"/>
              </w:rPr>
              <w:t>Maximum Age</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Pr>
                <w:sz w:val="20"/>
              </w:rPr>
              <w:t>3</w:t>
            </w:r>
          </w:p>
        </w:tc>
        <w:tc>
          <w:tcPr>
            <w:tcW w:w="1683" w:type="dxa"/>
          </w:tcPr>
          <w:p w:rsidR="00CD7293" w:rsidRPr="009003CD" w:rsidRDefault="00CD7293" w:rsidP="00BF3F51">
            <w:pPr>
              <w:rPr>
                <w:sz w:val="20"/>
              </w:rPr>
            </w:pPr>
            <w:r w:rsidRPr="009003CD">
              <w:rPr>
                <w:sz w:val="20"/>
              </w:rPr>
              <w:t>Numeric, left-fill with zeros.  Will be zero if not applicable.</w:t>
            </w:r>
          </w:p>
        </w:tc>
      </w:tr>
      <w:tr w:rsidR="00CD7293" w:rsidRPr="009003CD" w:rsidTr="00BF3F51">
        <w:tc>
          <w:tcPr>
            <w:tcW w:w="1493" w:type="dxa"/>
          </w:tcPr>
          <w:p w:rsidR="00CD7293" w:rsidRDefault="00CD7293" w:rsidP="00BF3F51">
            <w:pPr>
              <w:rPr>
                <w:sz w:val="20"/>
              </w:rPr>
            </w:pPr>
            <w:r>
              <w:rPr>
                <w:sz w:val="20"/>
              </w:rPr>
              <w:t>48</w:t>
            </w:r>
          </w:p>
        </w:tc>
        <w:tc>
          <w:tcPr>
            <w:tcW w:w="1952" w:type="dxa"/>
          </w:tcPr>
          <w:p w:rsidR="00CD7293" w:rsidRPr="009003CD" w:rsidRDefault="00CD7293" w:rsidP="00BF3F51">
            <w:pPr>
              <w:rPr>
                <w:sz w:val="20"/>
              </w:rPr>
            </w:pPr>
            <w:r>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Pr>
                <w:sz w:val="20"/>
              </w:rPr>
              <w:t>1</w:t>
            </w:r>
          </w:p>
        </w:tc>
        <w:tc>
          <w:tcPr>
            <w:tcW w:w="1683" w:type="dxa"/>
          </w:tcPr>
          <w:p w:rsidR="00CD7293" w:rsidRPr="009003CD" w:rsidRDefault="00CD7293" w:rsidP="00BF3F51">
            <w:pPr>
              <w:rPr>
                <w:sz w:val="20"/>
              </w:rPr>
            </w:pPr>
            <w:r>
              <w:rPr>
                <w:sz w:val="20"/>
              </w:rPr>
              <w:t>Uses the ^ character value</w:t>
            </w:r>
          </w:p>
        </w:tc>
      </w:tr>
      <w:tr w:rsidR="00CD7293" w:rsidRPr="009003CD" w:rsidTr="00BF3F51">
        <w:tc>
          <w:tcPr>
            <w:tcW w:w="1493" w:type="dxa"/>
          </w:tcPr>
          <w:p w:rsidR="00CD7293" w:rsidRDefault="00CD7293" w:rsidP="00BF3F51">
            <w:pPr>
              <w:rPr>
                <w:sz w:val="20"/>
              </w:rPr>
            </w:pPr>
            <w:r>
              <w:rPr>
                <w:sz w:val="20"/>
              </w:rPr>
              <w:t>49</w:t>
            </w:r>
          </w:p>
        </w:tc>
        <w:tc>
          <w:tcPr>
            <w:tcW w:w="1952" w:type="dxa"/>
          </w:tcPr>
          <w:p w:rsidR="00CD7293" w:rsidRDefault="00CD7293" w:rsidP="00BF3F51">
            <w:pPr>
              <w:rPr>
                <w:sz w:val="20"/>
              </w:rPr>
            </w:pPr>
            <w:r>
              <w:rPr>
                <w:sz w:val="20"/>
              </w:rPr>
              <w:t>Sex</w:t>
            </w:r>
          </w:p>
          <w:p w:rsidR="00CD7293" w:rsidRDefault="00CD7293" w:rsidP="00BF3F51">
            <w:pPr>
              <w:rPr>
                <w:sz w:val="20"/>
              </w:rPr>
            </w:pPr>
            <w:r>
              <w:rPr>
                <w:sz w:val="20"/>
              </w:rPr>
              <w:t>Restriction</w:t>
            </w:r>
          </w:p>
          <w:p w:rsidR="00CD7293" w:rsidRPr="009003CD" w:rsidRDefault="00CD7293" w:rsidP="00BF3F51">
            <w:pPr>
              <w:rPr>
                <w:sz w:val="20"/>
              </w:rPr>
            </w:pPr>
            <w:r>
              <w:rPr>
                <w:sz w:val="20"/>
              </w:rPr>
              <w:t>Indicator</w:t>
            </w:r>
          </w:p>
        </w:tc>
        <w:tc>
          <w:tcPr>
            <w:tcW w:w="1486" w:type="dxa"/>
          </w:tcPr>
          <w:p w:rsidR="00CD7293" w:rsidRDefault="00CD7293" w:rsidP="00BF3F51">
            <w:pPr>
              <w:rPr>
                <w:sz w:val="20"/>
              </w:rPr>
            </w:pPr>
            <w:r>
              <w:rPr>
                <w:sz w:val="20"/>
              </w:rPr>
              <w:t>0=n/a</w:t>
            </w:r>
          </w:p>
          <w:p w:rsidR="00CD7293" w:rsidRDefault="00CD7293" w:rsidP="00BF3F51">
            <w:pPr>
              <w:rPr>
                <w:sz w:val="20"/>
              </w:rPr>
            </w:pPr>
            <w:r>
              <w:rPr>
                <w:sz w:val="20"/>
              </w:rPr>
              <w:t>1=Male only</w:t>
            </w:r>
          </w:p>
          <w:p w:rsidR="00CD7293" w:rsidRPr="009003CD" w:rsidRDefault="00CD7293" w:rsidP="00BF3F51">
            <w:pPr>
              <w:rPr>
                <w:sz w:val="20"/>
              </w:rPr>
            </w:pPr>
            <w:r>
              <w:rPr>
                <w:sz w:val="20"/>
              </w:rPr>
              <w:t>2=Female only</w:t>
            </w:r>
          </w:p>
        </w:tc>
        <w:tc>
          <w:tcPr>
            <w:tcW w:w="1337" w:type="dxa"/>
          </w:tcPr>
          <w:p w:rsidR="00CD7293" w:rsidRPr="009003CD" w:rsidRDefault="00CD7293" w:rsidP="00BF3F51">
            <w:pPr>
              <w:rPr>
                <w:sz w:val="20"/>
              </w:rPr>
            </w:pPr>
            <w:r>
              <w:rPr>
                <w:sz w:val="20"/>
              </w:rPr>
              <w:t>1</w:t>
            </w:r>
          </w:p>
        </w:tc>
        <w:tc>
          <w:tcPr>
            <w:tcW w:w="1683" w:type="dxa"/>
          </w:tcPr>
          <w:p w:rsidR="00CD7293" w:rsidRPr="009003CD" w:rsidRDefault="00CD7293" w:rsidP="00BF3F51">
            <w:pPr>
              <w:rPr>
                <w:sz w:val="20"/>
              </w:rPr>
            </w:pPr>
            <w:r>
              <w:rPr>
                <w:sz w:val="20"/>
              </w:rPr>
              <w:t>Character</w:t>
            </w:r>
          </w:p>
        </w:tc>
      </w:tr>
      <w:tr w:rsidR="00647ED5" w:rsidRPr="009003CD" w:rsidTr="00BF3F51">
        <w:tc>
          <w:tcPr>
            <w:tcW w:w="1493" w:type="dxa"/>
          </w:tcPr>
          <w:p w:rsidR="00647ED5" w:rsidRDefault="00647ED5" w:rsidP="00BF3F51">
            <w:pPr>
              <w:rPr>
                <w:sz w:val="20"/>
              </w:rPr>
            </w:pPr>
            <w:r>
              <w:rPr>
                <w:sz w:val="20"/>
              </w:rPr>
              <w:t>50</w:t>
            </w:r>
          </w:p>
        </w:tc>
        <w:tc>
          <w:tcPr>
            <w:tcW w:w="1952" w:type="dxa"/>
          </w:tcPr>
          <w:p w:rsidR="00647ED5" w:rsidRDefault="00647ED5" w:rsidP="00BF3F51">
            <w:pPr>
              <w:rPr>
                <w:sz w:val="20"/>
              </w:rPr>
            </w:pPr>
            <w:r>
              <w:rPr>
                <w:sz w:val="20"/>
              </w:rPr>
              <w:t>Delimiter</w:t>
            </w:r>
          </w:p>
        </w:tc>
        <w:tc>
          <w:tcPr>
            <w:tcW w:w="1486" w:type="dxa"/>
          </w:tcPr>
          <w:p w:rsidR="00647ED5" w:rsidRPr="009003CD" w:rsidRDefault="00647ED5" w:rsidP="00BF3F51">
            <w:pPr>
              <w:rPr>
                <w:sz w:val="20"/>
              </w:rPr>
            </w:pPr>
          </w:p>
        </w:tc>
        <w:tc>
          <w:tcPr>
            <w:tcW w:w="1337" w:type="dxa"/>
          </w:tcPr>
          <w:p w:rsidR="00647ED5" w:rsidRDefault="00647ED5" w:rsidP="00BF3F51">
            <w:pPr>
              <w:rPr>
                <w:sz w:val="20"/>
              </w:rPr>
            </w:pPr>
            <w:r>
              <w:rPr>
                <w:sz w:val="20"/>
              </w:rPr>
              <w:t>1</w:t>
            </w:r>
          </w:p>
        </w:tc>
        <w:tc>
          <w:tcPr>
            <w:tcW w:w="1683" w:type="dxa"/>
          </w:tcPr>
          <w:p w:rsidR="00647ED5" w:rsidRDefault="00647ED5" w:rsidP="00BF3F51">
            <w:pPr>
              <w:rPr>
                <w:sz w:val="20"/>
              </w:rPr>
            </w:pPr>
            <w:r>
              <w:rPr>
                <w:sz w:val="20"/>
              </w:rPr>
              <w:t>Uses the ^ character value</w:t>
            </w:r>
          </w:p>
        </w:tc>
      </w:tr>
      <w:tr w:rsidR="00647ED5" w:rsidRPr="009003CD" w:rsidTr="00BF3F51">
        <w:tc>
          <w:tcPr>
            <w:tcW w:w="1493" w:type="dxa"/>
          </w:tcPr>
          <w:p w:rsidR="00647ED5" w:rsidRDefault="00647ED5" w:rsidP="00BF3F51">
            <w:pPr>
              <w:rPr>
                <w:sz w:val="20"/>
              </w:rPr>
            </w:pPr>
            <w:r>
              <w:rPr>
                <w:sz w:val="20"/>
              </w:rPr>
              <w:lastRenderedPageBreak/>
              <w:t>51-53</w:t>
            </w:r>
          </w:p>
        </w:tc>
        <w:tc>
          <w:tcPr>
            <w:tcW w:w="1952" w:type="dxa"/>
          </w:tcPr>
          <w:p w:rsidR="00647ED5" w:rsidRDefault="00647ED5" w:rsidP="00BF3F51">
            <w:pPr>
              <w:rPr>
                <w:sz w:val="20"/>
              </w:rPr>
            </w:pPr>
            <w:r>
              <w:rPr>
                <w:sz w:val="20"/>
              </w:rPr>
              <w:t>Pricing Action Code</w:t>
            </w:r>
          </w:p>
        </w:tc>
        <w:tc>
          <w:tcPr>
            <w:tcW w:w="1486" w:type="dxa"/>
          </w:tcPr>
          <w:p w:rsidR="00647ED5" w:rsidRPr="009003CD" w:rsidRDefault="00647ED5" w:rsidP="00BF3F51">
            <w:pPr>
              <w:rPr>
                <w:sz w:val="20"/>
              </w:rPr>
            </w:pPr>
          </w:p>
        </w:tc>
        <w:tc>
          <w:tcPr>
            <w:tcW w:w="1337" w:type="dxa"/>
          </w:tcPr>
          <w:p w:rsidR="00647ED5" w:rsidRDefault="00647ED5" w:rsidP="00BF3F51">
            <w:pPr>
              <w:rPr>
                <w:sz w:val="20"/>
              </w:rPr>
            </w:pPr>
            <w:r>
              <w:rPr>
                <w:sz w:val="20"/>
              </w:rPr>
              <w:t>3</w:t>
            </w:r>
          </w:p>
        </w:tc>
        <w:tc>
          <w:tcPr>
            <w:tcW w:w="1683" w:type="dxa"/>
          </w:tcPr>
          <w:p w:rsidR="00647ED5" w:rsidRDefault="00647ED5" w:rsidP="00BF3F51">
            <w:pPr>
              <w:rPr>
                <w:sz w:val="20"/>
              </w:rPr>
            </w:pPr>
            <w:r>
              <w:rPr>
                <w:sz w:val="20"/>
              </w:rPr>
              <w:t>Character</w:t>
            </w:r>
          </w:p>
          <w:p w:rsidR="00647ED5" w:rsidRDefault="00647ED5" w:rsidP="00BF3F51">
            <w:pPr>
              <w:rPr>
                <w:sz w:val="20"/>
              </w:rPr>
            </w:pPr>
            <w:r>
              <w:rPr>
                <w:sz w:val="20"/>
              </w:rPr>
              <w:t>See Appendix H for Code values</w:t>
            </w:r>
          </w:p>
        </w:tc>
      </w:tr>
      <w:tr w:rsidR="00CD7293" w:rsidRPr="009003CD" w:rsidTr="00BF3F51">
        <w:tc>
          <w:tcPr>
            <w:tcW w:w="1493" w:type="dxa"/>
          </w:tcPr>
          <w:p w:rsidR="00CD7293" w:rsidRDefault="00647ED5" w:rsidP="00BF3F51">
            <w:pPr>
              <w:rPr>
                <w:sz w:val="20"/>
              </w:rPr>
            </w:pPr>
            <w:r>
              <w:rPr>
                <w:sz w:val="20"/>
              </w:rPr>
              <w:t>54</w:t>
            </w:r>
          </w:p>
        </w:tc>
        <w:tc>
          <w:tcPr>
            <w:tcW w:w="1952" w:type="dxa"/>
          </w:tcPr>
          <w:p w:rsidR="00CD7293" w:rsidRPr="009003CD" w:rsidRDefault="00CD7293" w:rsidP="00BF3F51">
            <w:pPr>
              <w:rPr>
                <w:sz w:val="20"/>
              </w:rPr>
            </w:pPr>
            <w:r>
              <w:rPr>
                <w:sz w:val="20"/>
              </w:rPr>
              <w:t>Delimiter</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Pr>
                <w:sz w:val="20"/>
              </w:rPr>
              <w:t>1</w:t>
            </w:r>
          </w:p>
        </w:tc>
        <w:tc>
          <w:tcPr>
            <w:tcW w:w="1683" w:type="dxa"/>
          </w:tcPr>
          <w:p w:rsidR="00CD7293" w:rsidRPr="009003CD" w:rsidRDefault="00CD7293" w:rsidP="00BF3F51">
            <w:pPr>
              <w:rPr>
                <w:sz w:val="20"/>
              </w:rPr>
            </w:pPr>
            <w:r>
              <w:rPr>
                <w:sz w:val="20"/>
              </w:rPr>
              <w:t>Uses the ^ character value</w:t>
            </w:r>
          </w:p>
        </w:tc>
      </w:tr>
      <w:tr w:rsidR="00CD7293" w:rsidRPr="009003CD" w:rsidTr="00BF3F51">
        <w:tc>
          <w:tcPr>
            <w:tcW w:w="1493" w:type="dxa"/>
          </w:tcPr>
          <w:p w:rsidR="00CD7293" w:rsidRPr="009003CD" w:rsidRDefault="00647ED5" w:rsidP="00BF3F51">
            <w:pPr>
              <w:rPr>
                <w:sz w:val="20"/>
              </w:rPr>
            </w:pPr>
            <w:r>
              <w:rPr>
                <w:sz w:val="20"/>
              </w:rPr>
              <w:t>55</w:t>
            </w:r>
          </w:p>
        </w:tc>
        <w:tc>
          <w:tcPr>
            <w:tcW w:w="1952" w:type="dxa"/>
          </w:tcPr>
          <w:p w:rsidR="00CD7293" w:rsidRPr="009003CD" w:rsidRDefault="00CD7293" w:rsidP="00BF3F51">
            <w:pPr>
              <w:rPr>
                <w:sz w:val="20"/>
              </w:rPr>
            </w:pPr>
            <w:r w:rsidRPr="009003CD">
              <w:rPr>
                <w:sz w:val="20"/>
              </w:rPr>
              <w:t>End of Record</w:t>
            </w:r>
          </w:p>
        </w:tc>
        <w:tc>
          <w:tcPr>
            <w:tcW w:w="1486" w:type="dxa"/>
          </w:tcPr>
          <w:p w:rsidR="00CD7293" w:rsidRPr="009003CD" w:rsidRDefault="00CD7293" w:rsidP="00BF3F51">
            <w:pPr>
              <w:rPr>
                <w:sz w:val="20"/>
              </w:rPr>
            </w:pPr>
          </w:p>
        </w:tc>
        <w:tc>
          <w:tcPr>
            <w:tcW w:w="1337" w:type="dxa"/>
          </w:tcPr>
          <w:p w:rsidR="00CD7293" w:rsidRPr="009003CD" w:rsidRDefault="00CD7293" w:rsidP="00BF3F51">
            <w:pPr>
              <w:rPr>
                <w:sz w:val="20"/>
              </w:rPr>
            </w:pPr>
            <w:r w:rsidRPr="009003CD">
              <w:rPr>
                <w:sz w:val="20"/>
              </w:rPr>
              <w:t>1</w:t>
            </w:r>
          </w:p>
        </w:tc>
        <w:tc>
          <w:tcPr>
            <w:tcW w:w="1683" w:type="dxa"/>
          </w:tcPr>
          <w:p w:rsidR="00CD7293" w:rsidRPr="009003CD" w:rsidRDefault="00CD7293" w:rsidP="00BF3F51">
            <w:pPr>
              <w:rPr>
                <w:sz w:val="20"/>
              </w:rPr>
            </w:pPr>
            <w:r w:rsidRPr="009003CD">
              <w:rPr>
                <w:sz w:val="20"/>
              </w:rPr>
              <w:t>Value is spaces.</w:t>
            </w:r>
          </w:p>
        </w:tc>
      </w:tr>
    </w:tbl>
    <w:p w:rsidR="00CD7293" w:rsidRDefault="00CD7293"/>
    <w:p w:rsidR="00F26DF9" w:rsidRDefault="00F26DF9">
      <w:pPr>
        <w:rPr>
          <w:sz w:val="28"/>
        </w:rPr>
      </w:pPr>
      <w:r>
        <w:br w:type="page"/>
      </w:r>
    </w:p>
    <w:p w:rsidR="00F26DF9" w:rsidRDefault="00F26DF9" w:rsidP="00F26DF9">
      <w:pPr>
        <w:pStyle w:val="Heading2"/>
        <w:rPr>
          <w:color w:val="000000"/>
        </w:rPr>
      </w:pPr>
      <w:bookmarkStart w:id="287" w:name="_Toc323018280"/>
      <w:r>
        <w:lastRenderedPageBreak/>
        <w:t>CLIA File (</w:t>
      </w:r>
      <w:r w:rsidR="003C0AFE">
        <w:t>FI to CCN</w:t>
      </w:r>
      <w:r>
        <w:t>)</w:t>
      </w:r>
      <w:bookmarkEnd w:id="287"/>
    </w:p>
    <w:p w:rsidR="0095168C" w:rsidRDefault="0095168C" w:rsidP="0095168C">
      <w:pPr>
        <w:rPr>
          <w:color w:val="000000"/>
        </w:rPr>
      </w:pPr>
      <w:r>
        <w:rPr>
          <w:color w:val="000000"/>
        </w:rPr>
        <w:t>This file shows all CLIA (clinical laboratory improvements amendment) registrations associated with laboratory providers enrolled with the Louisiana Medicaid MMIS.</w:t>
      </w:r>
    </w:p>
    <w:p w:rsidR="006679B3" w:rsidRDefault="006679B3" w:rsidP="00F26DF9"/>
    <w:tbl>
      <w:tblPr>
        <w:tblW w:w="0" w:type="auto"/>
        <w:tblInd w:w="712" w:type="dxa"/>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1493"/>
        <w:gridCol w:w="1952"/>
        <w:gridCol w:w="1486"/>
        <w:gridCol w:w="1337"/>
        <w:gridCol w:w="598"/>
        <w:gridCol w:w="270"/>
        <w:gridCol w:w="270"/>
        <w:gridCol w:w="270"/>
        <w:gridCol w:w="275"/>
      </w:tblGrid>
      <w:tr w:rsidR="006679B3" w:rsidRPr="009003CD" w:rsidTr="006679B3">
        <w:trPr>
          <w:tblHeader/>
        </w:trPr>
        <w:tc>
          <w:tcPr>
            <w:tcW w:w="1493" w:type="dxa"/>
            <w:shd w:val="clear" w:color="auto" w:fill="EAF1DD" w:themeFill="accent3" w:themeFillTint="33"/>
          </w:tcPr>
          <w:p w:rsidR="006679B3" w:rsidRPr="009003CD" w:rsidRDefault="006679B3" w:rsidP="00BF3F51">
            <w:pPr>
              <w:rPr>
                <w:sz w:val="20"/>
              </w:rPr>
            </w:pPr>
            <w:r w:rsidRPr="009003CD">
              <w:rPr>
                <w:sz w:val="20"/>
              </w:rPr>
              <w:t>Column(s)</w:t>
            </w:r>
          </w:p>
        </w:tc>
        <w:tc>
          <w:tcPr>
            <w:tcW w:w="1952" w:type="dxa"/>
            <w:shd w:val="clear" w:color="auto" w:fill="EAF1DD" w:themeFill="accent3" w:themeFillTint="33"/>
          </w:tcPr>
          <w:p w:rsidR="006679B3" w:rsidRPr="009003CD" w:rsidRDefault="006679B3" w:rsidP="00BF3F51">
            <w:pPr>
              <w:rPr>
                <w:sz w:val="20"/>
              </w:rPr>
            </w:pPr>
            <w:r w:rsidRPr="009003CD">
              <w:rPr>
                <w:sz w:val="20"/>
              </w:rPr>
              <w:t>Item</w:t>
            </w:r>
          </w:p>
        </w:tc>
        <w:tc>
          <w:tcPr>
            <w:tcW w:w="1486" w:type="dxa"/>
            <w:shd w:val="clear" w:color="auto" w:fill="EAF1DD" w:themeFill="accent3" w:themeFillTint="33"/>
          </w:tcPr>
          <w:p w:rsidR="006679B3" w:rsidRPr="009003CD" w:rsidRDefault="006679B3" w:rsidP="00BF3F51">
            <w:pPr>
              <w:rPr>
                <w:sz w:val="20"/>
              </w:rPr>
            </w:pPr>
            <w:r w:rsidRPr="009003CD">
              <w:rPr>
                <w:sz w:val="20"/>
              </w:rPr>
              <w:t>Notes</w:t>
            </w:r>
          </w:p>
        </w:tc>
        <w:tc>
          <w:tcPr>
            <w:tcW w:w="1337" w:type="dxa"/>
            <w:shd w:val="clear" w:color="auto" w:fill="EAF1DD" w:themeFill="accent3" w:themeFillTint="33"/>
          </w:tcPr>
          <w:p w:rsidR="006679B3" w:rsidRPr="009003CD" w:rsidRDefault="006679B3" w:rsidP="00BF3F51">
            <w:pPr>
              <w:rPr>
                <w:sz w:val="20"/>
              </w:rPr>
            </w:pPr>
            <w:r w:rsidRPr="009003CD">
              <w:rPr>
                <w:sz w:val="20"/>
              </w:rPr>
              <w:t>Length</w:t>
            </w:r>
          </w:p>
        </w:tc>
        <w:tc>
          <w:tcPr>
            <w:tcW w:w="1683" w:type="dxa"/>
            <w:gridSpan w:val="5"/>
            <w:shd w:val="clear" w:color="auto" w:fill="EAF1DD" w:themeFill="accent3" w:themeFillTint="33"/>
          </w:tcPr>
          <w:p w:rsidR="006679B3" w:rsidRPr="009003CD" w:rsidRDefault="006679B3" w:rsidP="00BF3F51">
            <w:pPr>
              <w:rPr>
                <w:sz w:val="20"/>
              </w:rPr>
            </w:pPr>
            <w:r w:rsidRPr="009003CD">
              <w:rPr>
                <w:sz w:val="20"/>
              </w:rPr>
              <w:t>Format</w:t>
            </w:r>
          </w:p>
        </w:tc>
      </w:tr>
      <w:tr w:rsidR="006679B3" w:rsidRPr="009003CD" w:rsidTr="006679B3">
        <w:tc>
          <w:tcPr>
            <w:tcW w:w="1493" w:type="dxa"/>
          </w:tcPr>
          <w:p w:rsidR="006679B3" w:rsidRPr="009003CD" w:rsidRDefault="006679B3" w:rsidP="00BF3F51">
            <w:pPr>
              <w:rPr>
                <w:sz w:val="20"/>
              </w:rPr>
            </w:pPr>
            <w:r w:rsidRPr="009003CD">
              <w:rPr>
                <w:sz w:val="20"/>
              </w:rPr>
              <w:t>1-7</w:t>
            </w:r>
          </w:p>
        </w:tc>
        <w:tc>
          <w:tcPr>
            <w:tcW w:w="1952" w:type="dxa"/>
          </w:tcPr>
          <w:p w:rsidR="006679B3" w:rsidRPr="009003CD" w:rsidRDefault="006679B3" w:rsidP="00BF3F51">
            <w:pPr>
              <w:rPr>
                <w:sz w:val="20"/>
              </w:rPr>
            </w:pPr>
            <w:r w:rsidRPr="009003CD">
              <w:rPr>
                <w:sz w:val="20"/>
              </w:rPr>
              <w:t>Provider ID</w:t>
            </w:r>
          </w:p>
        </w:tc>
        <w:tc>
          <w:tcPr>
            <w:tcW w:w="1486" w:type="dxa"/>
          </w:tcPr>
          <w:p w:rsidR="006679B3" w:rsidRPr="009003CD" w:rsidRDefault="006679B3" w:rsidP="00BF3F51">
            <w:pPr>
              <w:rPr>
                <w:sz w:val="20"/>
              </w:rPr>
            </w:pPr>
            <w:r w:rsidRPr="009003CD">
              <w:rPr>
                <w:sz w:val="20"/>
              </w:rPr>
              <w:t>Non-check digit Medicaid Provider ID</w:t>
            </w:r>
          </w:p>
        </w:tc>
        <w:tc>
          <w:tcPr>
            <w:tcW w:w="1337" w:type="dxa"/>
          </w:tcPr>
          <w:p w:rsidR="006679B3" w:rsidRPr="009003CD" w:rsidRDefault="006679B3" w:rsidP="00BF3F51">
            <w:pPr>
              <w:rPr>
                <w:sz w:val="20"/>
              </w:rPr>
            </w:pPr>
            <w:r w:rsidRPr="009003CD">
              <w:rPr>
                <w:sz w:val="20"/>
              </w:rPr>
              <w:t>7</w:t>
            </w:r>
          </w:p>
        </w:tc>
        <w:tc>
          <w:tcPr>
            <w:tcW w:w="1683" w:type="dxa"/>
            <w:gridSpan w:val="5"/>
          </w:tcPr>
          <w:p w:rsidR="006679B3" w:rsidRPr="009003CD" w:rsidRDefault="006679B3" w:rsidP="00BF3F51">
            <w:pPr>
              <w:rPr>
                <w:sz w:val="20"/>
              </w:rPr>
            </w:pPr>
            <w:r w:rsidRPr="009003CD">
              <w:rPr>
                <w:sz w:val="20"/>
              </w:rPr>
              <w:t>Numeric</w:t>
            </w:r>
          </w:p>
        </w:tc>
      </w:tr>
      <w:tr w:rsidR="006679B3" w:rsidRPr="009003CD" w:rsidTr="006679B3">
        <w:tc>
          <w:tcPr>
            <w:tcW w:w="1493" w:type="dxa"/>
          </w:tcPr>
          <w:p w:rsidR="006679B3" w:rsidRPr="009003CD" w:rsidRDefault="006679B3" w:rsidP="00BF3F51">
            <w:pPr>
              <w:rPr>
                <w:sz w:val="20"/>
              </w:rPr>
            </w:pPr>
            <w:r w:rsidRPr="009003CD">
              <w:rPr>
                <w:sz w:val="20"/>
              </w:rPr>
              <w:t>8</w:t>
            </w:r>
          </w:p>
        </w:tc>
        <w:tc>
          <w:tcPr>
            <w:tcW w:w="1952" w:type="dxa"/>
          </w:tcPr>
          <w:p w:rsidR="006679B3" w:rsidRPr="009003CD" w:rsidRDefault="006679B3" w:rsidP="00BF3F51">
            <w:pPr>
              <w:rPr>
                <w:sz w:val="20"/>
              </w:rPr>
            </w:pPr>
            <w:r w:rsidRPr="009003CD">
              <w:rPr>
                <w:sz w:val="20"/>
              </w:rPr>
              <w:t>Delimiter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Uses the ^ character value</w:t>
            </w:r>
          </w:p>
        </w:tc>
      </w:tr>
      <w:tr w:rsidR="006679B3" w:rsidRPr="009003CD" w:rsidTr="006679B3">
        <w:tc>
          <w:tcPr>
            <w:tcW w:w="1493" w:type="dxa"/>
          </w:tcPr>
          <w:p w:rsidR="006679B3" w:rsidRPr="009003CD" w:rsidRDefault="006679B3" w:rsidP="00BF3F51">
            <w:pPr>
              <w:rPr>
                <w:sz w:val="20"/>
              </w:rPr>
            </w:pPr>
            <w:r w:rsidRPr="009003CD">
              <w:rPr>
                <w:sz w:val="20"/>
              </w:rPr>
              <w:t>9-15</w:t>
            </w:r>
          </w:p>
        </w:tc>
        <w:tc>
          <w:tcPr>
            <w:tcW w:w="1952" w:type="dxa"/>
          </w:tcPr>
          <w:p w:rsidR="006679B3" w:rsidRPr="009003CD" w:rsidRDefault="006679B3" w:rsidP="00BF3F51">
            <w:pPr>
              <w:rPr>
                <w:sz w:val="20"/>
              </w:rPr>
            </w:pPr>
            <w:r w:rsidRPr="009003CD">
              <w:rPr>
                <w:sz w:val="20"/>
              </w:rPr>
              <w:t>Provider ID (check-digit)</w:t>
            </w:r>
          </w:p>
        </w:tc>
        <w:tc>
          <w:tcPr>
            <w:tcW w:w="1486" w:type="dxa"/>
          </w:tcPr>
          <w:p w:rsidR="006679B3" w:rsidRPr="009003CD" w:rsidRDefault="006679B3" w:rsidP="00BF3F51">
            <w:pPr>
              <w:rPr>
                <w:sz w:val="20"/>
              </w:rPr>
            </w:pPr>
            <w:r w:rsidRPr="009003CD">
              <w:rPr>
                <w:sz w:val="20"/>
              </w:rPr>
              <w:t>Check-digit Medicaid Provider ID</w:t>
            </w:r>
          </w:p>
        </w:tc>
        <w:tc>
          <w:tcPr>
            <w:tcW w:w="1337" w:type="dxa"/>
          </w:tcPr>
          <w:p w:rsidR="006679B3" w:rsidRPr="009003CD" w:rsidRDefault="006679B3" w:rsidP="00BF3F51">
            <w:pPr>
              <w:rPr>
                <w:sz w:val="20"/>
              </w:rPr>
            </w:pPr>
            <w:r w:rsidRPr="009003CD">
              <w:rPr>
                <w:sz w:val="20"/>
              </w:rPr>
              <w:t>7</w:t>
            </w:r>
          </w:p>
        </w:tc>
        <w:tc>
          <w:tcPr>
            <w:tcW w:w="1683" w:type="dxa"/>
            <w:gridSpan w:val="5"/>
          </w:tcPr>
          <w:p w:rsidR="006679B3" w:rsidRPr="009003CD" w:rsidRDefault="006679B3" w:rsidP="00BF3F51">
            <w:pPr>
              <w:rPr>
                <w:sz w:val="20"/>
              </w:rPr>
            </w:pPr>
          </w:p>
        </w:tc>
      </w:tr>
      <w:tr w:rsidR="006679B3" w:rsidRPr="009003CD" w:rsidTr="006679B3">
        <w:tc>
          <w:tcPr>
            <w:tcW w:w="1493" w:type="dxa"/>
          </w:tcPr>
          <w:p w:rsidR="006679B3" w:rsidRPr="009003CD" w:rsidRDefault="006679B3" w:rsidP="00BF3F51">
            <w:pPr>
              <w:rPr>
                <w:sz w:val="20"/>
              </w:rPr>
            </w:pPr>
            <w:r w:rsidRPr="009003CD">
              <w:rPr>
                <w:sz w:val="20"/>
              </w:rPr>
              <w:t>16</w:t>
            </w:r>
          </w:p>
        </w:tc>
        <w:tc>
          <w:tcPr>
            <w:tcW w:w="1952" w:type="dxa"/>
          </w:tcPr>
          <w:p w:rsidR="006679B3" w:rsidRPr="009003CD" w:rsidRDefault="006679B3" w:rsidP="00BF3F51">
            <w:pPr>
              <w:rPr>
                <w:sz w:val="20"/>
              </w:rPr>
            </w:pPr>
            <w:r w:rsidRPr="009003CD">
              <w:rPr>
                <w:sz w:val="20"/>
              </w:rPr>
              <w:t>Delimiter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Uses the ^ character value</w:t>
            </w:r>
          </w:p>
        </w:tc>
      </w:tr>
      <w:tr w:rsidR="006679B3" w:rsidRPr="009003CD" w:rsidTr="006679B3">
        <w:tc>
          <w:tcPr>
            <w:tcW w:w="1493" w:type="dxa"/>
          </w:tcPr>
          <w:p w:rsidR="006679B3" w:rsidRPr="009003CD" w:rsidRDefault="006679B3" w:rsidP="00BF3F51">
            <w:pPr>
              <w:rPr>
                <w:sz w:val="20"/>
              </w:rPr>
            </w:pPr>
            <w:r>
              <w:rPr>
                <w:sz w:val="20"/>
              </w:rPr>
              <w:t>17-26</w:t>
            </w:r>
          </w:p>
        </w:tc>
        <w:tc>
          <w:tcPr>
            <w:tcW w:w="1952" w:type="dxa"/>
          </w:tcPr>
          <w:p w:rsidR="006679B3" w:rsidRPr="009003CD" w:rsidRDefault="006679B3" w:rsidP="00BF3F51">
            <w:pPr>
              <w:rPr>
                <w:sz w:val="20"/>
              </w:rPr>
            </w:pPr>
            <w:r>
              <w:rPr>
                <w:sz w:val="20"/>
              </w:rPr>
              <w:t>Provider NPI</w:t>
            </w:r>
          </w:p>
        </w:tc>
        <w:tc>
          <w:tcPr>
            <w:tcW w:w="1486" w:type="dxa"/>
          </w:tcPr>
          <w:p w:rsidR="006679B3" w:rsidRPr="009003CD" w:rsidRDefault="006679B3" w:rsidP="00BF3F51">
            <w:pPr>
              <w:rPr>
                <w:sz w:val="20"/>
              </w:rPr>
            </w:pPr>
            <w:r>
              <w:rPr>
                <w:sz w:val="20"/>
              </w:rPr>
              <w:t>NPI</w:t>
            </w:r>
          </w:p>
        </w:tc>
        <w:tc>
          <w:tcPr>
            <w:tcW w:w="1337" w:type="dxa"/>
          </w:tcPr>
          <w:p w:rsidR="006679B3" w:rsidRPr="009003CD" w:rsidRDefault="006679B3" w:rsidP="00BF3F51">
            <w:pPr>
              <w:rPr>
                <w:sz w:val="20"/>
              </w:rPr>
            </w:pPr>
            <w:r>
              <w:rPr>
                <w:sz w:val="20"/>
              </w:rPr>
              <w:t>10</w:t>
            </w:r>
          </w:p>
        </w:tc>
        <w:tc>
          <w:tcPr>
            <w:tcW w:w="1683" w:type="dxa"/>
            <w:gridSpan w:val="5"/>
          </w:tcPr>
          <w:p w:rsidR="006679B3" w:rsidRPr="009003CD" w:rsidRDefault="006679B3" w:rsidP="00BF3F51">
            <w:pPr>
              <w:rPr>
                <w:sz w:val="20"/>
              </w:rPr>
            </w:pPr>
          </w:p>
        </w:tc>
      </w:tr>
      <w:tr w:rsidR="006679B3" w:rsidRPr="009003CD" w:rsidTr="006679B3">
        <w:tc>
          <w:tcPr>
            <w:tcW w:w="1493" w:type="dxa"/>
          </w:tcPr>
          <w:p w:rsidR="006679B3" w:rsidRPr="009003CD" w:rsidRDefault="006679B3" w:rsidP="00BF3F51">
            <w:pPr>
              <w:rPr>
                <w:sz w:val="20"/>
              </w:rPr>
            </w:pPr>
            <w:r>
              <w:rPr>
                <w:sz w:val="20"/>
              </w:rPr>
              <w:t>27</w:t>
            </w:r>
          </w:p>
        </w:tc>
        <w:tc>
          <w:tcPr>
            <w:tcW w:w="1952" w:type="dxa"/>
          </w:tcPr>
          <w:p w:rsidR="006679B3" w:rsidRPr="009003CD" w:rsidRDefault="006679B3" w:rsidP="00BF3F51">
            <w:pPr>
              <w:rPr>
                <w:sz w:val="20"/>
              </w:rPr>
            </w:pPr>
            <w:r w:rsidRPr="009003CD">
              <w:rPr>
                <w:sz w:val="20"/>
              </w:rPr>
              <w:t>Delimiter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Uses the ^ character value</w:t>
            </w:r>
          </w:p>
        </w:tc>
      </w:tr>
      <w:tr w:rsidR="006679B3" w:rsidRPr="009003CD" w:rsidTr="006679B3">
        <w:tc>
          <w:tcPr>
            <w:tcW w:w="6866" w:type="dxa"/>
            <w:gridSpan w:val="5"/>
          </w:tcPr>
          <w:p w:rsidR="006679B3" w:rsidRPr="009003CD" w:rsidRDefault="006679B3" w:rsidP="00BF3F51">
            <w:pPr>
              <w:rPr>
                <w:sz w:val="20"/>
              </w:rPr>
            </w:pPr>
            <w:r w:rsidRPr="009003CD">
              <w:rPr>
                <w:sz w:val="20"/>
              </w:rPr>
              <w:t>CLIA numbers with effective dates, there are up to 15 occurrences of these items per CLIA number.</w:t>
            </w:r>
            <w:r>
              <w:rPr>
                <w:sz w:val="20"/>
              </w:rPr>
              <w:t xml:space="preserve">  Each occurrence is 31 bytes</w:t>
            </w:r>
            <w:r w:rsidRPr="009003CD">
              <w:rPr>
                <w:sz w:val="20"/>
              </w:rPr>
              <w:t xml:space="preserve">  </w:t>
            </w:r>
          </w:p>
        </w:tc>
        <w:tc>
          <w:tcPr>
            <w:tcW w:w="270" w:type="dxa"/>
          </w:tcPr>
          <w:p w:rsidR="006679B3" w:rsidRPr="009003CD" w:rsidRDefault="006679B3" w:rsidP="00BF3F51">
            <w:pPr>
              <w:rPr>
                <w:sz w:val="20"/>
              </w:rPr>
            </w:pPr>
          </w:p>
        </w:tc>
        <w:tc>
          <w:tcPr>
            <w:tcW w:w="270" w:type="dxa"/>
          </w:tcPr>
          <w:p w:rsidR="006679B3" w:rsidRPr="009003CD" w:rsidRDefault="006679B3" w:rsidP="00BF3F51">
            <w:pPr>
              <w:rPr>
                <w:sz w:val="20"/>
              </w:rPr>
            </w:pPr>
          </w:p>
        </w:tc>
        <w:tc>
          <w:tcPr>
            <w:tcW w:w="270" w:type="dxa"/>
          </w:tcPr>
          <w:p w:rsidR="006679B3" w:rsidRPr="009003CD" w:rsidRDefault="006679B3" w:rsidP="00BF3F51">
            <w:pPr>
              <w:rPr>
                <w:sz w:val="20"/>
              </w:rPr>
            </w:pPr>
          </w:p>
        </w:tc>
        <w:tc>
          <w:tcPr>
            <w:tcW w:w="275" w:type="dxa"/>
          </w:tcPr>
          <w:p w:rsidR="006679B3" w:rsidRPr="009003CD" w:rsidRDefault="006679B3" w:rsidP="00BF3F51">
            <w:pPr>
              <w:rPr>
                <w:sz w:val="20"/>
              </w:rPr>
            </w:pPr>
          </w:p>
        </w:tc>
      </w:tr>
      <w:tr w:rsidR="006679B3" w:rsidRPr="009003CD" w:rsidTr="006679B3">
        <w:tc>
          <w:tcPr>
            <w:tcW w:w="1493" w:type="dxa"/>
          </w:tcPr>
          <w:p w:rsidR="006679B3" w:rsidRPr="009003CD" w:rsidRDefault="006679B3" w:rsidP="00BF3F51">
            <w:pPr>
              <w:rPr>
                <w:sz w:val="20"/>
              </w:rPr>
            </w:pPr>
            <w:r>
              <w:rPr>
                <w:sz w:val="20"/>
              </w:rPr>
              <w:t>28-37</w:t>
            </w:r>
          </w:p>
        </w:tc>
        <w:tc>
          <w:tcPr>
            <w:tcW w:w="1952" w:type="dxa"/>
          </w:tcPr>
          <w:p w:rsidR="006679B3" w:rsidRPr="009003CD" w:rsidRDefault="006679B3" w:rsidP="00BF3F51">
            <w:pPr>
              <w:rPr>
                <w:sz w:val="20"/>
              </w:rPr>
            </w:pPr>
            <w:r w:rsidRPr="009003CD">
              <w:rPr>
                <w:sz w:val="20"/>
              </w:rPr>
              <w:t>CLIA number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10</w:t>
            </w:r>
          </w:p>
        </w:tc>
        <w:tc>
          <w:tcPr>
            <w:tcW w:w="1683" w:type="dxa"/>
            <w:gridSpan w:val="5"/>
          </w:tcPr>
          <w:p w:rsidR="006679B3" w:rsidRPr="009003CD" w:rsidRDefault="006679B3" w:rsidP="00BF3F51">
            <w:pPr>
              <w:rPr>
                <w:sz w:val="20"/>
              </w:rPr>
            </w:pPr>
            <w:r w:rsidRPr="009003CD">
              <w:rPr>
                <w:sz w:val="20"/>
              </w:rPr>
              <w:t>Character</w:t>
            </w:r>
          </w:p>
        </w:tc>
      </w:tr>
      <w:tr w:rsidR="006679B3" w:rsidRPr="009003CD" w:rsidTr="006679B3">
        <w:tc>
          <w:tcPr>
            <w:tcW w:w="1493" w:type="dxa"/>
          </w:tcPr>
          <w:p w:rsidR="006679B3" w:rsidRPr="009003CD" w:rsidRDefault="006679B3" w:rsidP="00BF3F51">
            <w:pPr>
              <w:rPr>
                <w:sz w:val="20"/>
              </w:rPr>
            </w:pPr>
            <w:r>
              <w:rPr>
                <w:sz w:val="20"/>
              </w:rPr>
              <w:t>38</w:t>
            </w:r>
          </w:p>
        </w:tc>
        <w:tc>
          <w:tcPr>
            <w:tcW w:w="1952" w:type="dxa"/>
          </w:tcPr>
          <w:p w:rsidR="006679B3" w:rsidRPr="009003CD" w:rsidRDefault="006679B3" w:rsidP="00BF3F51">
            <w:pPr>
              <w:rPr>
                <w:sz w:val="20"/>
              </w:rPr>
            </w:pPr>
            <w:r w:rsidRPr="009003CD">
              <w:rPr>
                <w:sz w:val="20"/>
              </w:rPr>
              <w:t>Delimiter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Uses the ^ character value</w:t>
            </w:r>
          </w:p>
        </w:tc>
      </w:tr>
      <w:tr w:rsidR="006679B3" w:rsidRPr="009003CD" w:rsidTr="006679B3">
        <w:tc>
          <w:tcPr>
            <w:tcW w:w="1493" w:type="dxa"/>
          </w:tcPr>
          <w:p w:rsidR="006679B3" w:rsidRPr="009003CD" w:rsidRDefault="006679B3" w:rsidP="00BF3F51">
            <w:pPr>
              <w:rPr>
                <w:sz w:val="20"/>
              </w:rPr>
            </w:pPr>
            <w:r>
              <w:rPr>
                <w:sz w:val="20"/>
              </w:rPr>
              <w:t>39-46</w:t>
            </w:r>
          </w:p>
        </w:tc>
        <w:tc>
          <w:tcPr>
            <w:tcW w:w="1952" w:type="dxa"/>
          </w:tcPr>
          <w:p w:rsidR="006679B3" w:rsidRPr="009003CD" w:rsidRDefault="006679B3" w:rsidP="00BF3F51">
            <w:pPr>
              <w:rPr>
                <w:sz w:val="20"/>
              </w:rPr>
            </w:pPr>
            <w:r w:rsidRPr="009003CD">
              <w:rPr>
                <w:sz w:val="20"/>
              </w:rPr>
              <w:t>CLIA Effective Begin Date</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8</w:t>
            </w:r>
          </w:p>
        </w:tc>
        <w:tc>
          <w:tcPr>
            <w:tcW w:w="1683" w:type="dxa"/>
            <w:gridSpan w:val="5"/>
          </w:tcPr>
          <w:p w:rsidR="006679B3" w:rsidRPr="009003CD" w:rsidRDefault="006679B3" w:rsidP="00BF3F51">
            <w:pPr>
              <w:rPr>
                <w:sz w:val="20"/>
              </w:rPr>
            </w:pPr>
            <w:r w:rsidRPr="009003CD">
              <w:rPr>
                <w:sz w:val="20"/>
              </w:rPr>
              <w:t>Numeric in date format YYYYMMDD</w:t>
            </w:r>
          </w:p>
        </w:tc>
      </w:tr>
      <w:tr w:rsidR="006679B3" w:rsidRPr="009003CD" w:rsidTr="006679B3">
        <w:tc>
          <w:tcPr>
            <w:tcW w:w="1493" w:type="dxa"/>
          </w:tcPr>
          <w:p w:rsidR="006679B3" w:rsidRPr="009003CD" w:rsidRDefault="006679B3" w:rsidP="00BF3F51">
            <w:pPr>
              <w:rPr>
                <w:sz w:val="20"/>
              </w:rPr>
            </w:pPr>
            <w:r>
              <w:rPr>
                <w:sz w:val="20"/>
              </w:rPr>
              <w:t>47</w:t>
            </w:r>
          </w:p>
        </w:tc>
        <w:tc>
          <w:tcPr>
            <w:tcW w:w="1952" w:type="dxa"/>
          </w:tcPr>
          <w:p w:rsidR="006679B3" w:rsidRPr="009003CD" w:rsidRDefault="006679B3" w:rsidP="00BF3F51">
            <w:pPr>
              <w:rPr>
                <w:sz w:val="20"/>
              </w:rPr>
            </w:pPr>
            <w:r w:rsidRPr="009003CD">
              <w:rPr>
                <w:sz w:val="20"/>
              </w:rPr>
              <w:t>Delimiter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Uses the ^ character value</w:t>
            </w:r>
          </w:p>
        </w:tc>
      </w:tr>
      <w:tr w:rsidR="006679B3" w:rsidRPr="009003CD" w:rsidTr="006679B3">
        <w:tc>
          <w:tcPr>
            <w:tcW w:w="1493" w:type="dxa"/>
          </w:tcPr>
          <w:p w:rsidR="006679B3" w:rsidRPr="009003CD" w:rsidRDefault="006679B3" w:rsidP="00BF3F51">
            <w:pPr>
              <w:rPr>
                <w:sz w:val="20"/>
              </w:rPr>
            </w:pPr>
            <w:r>
              <w:rPr>
                <w:sz w:val="20"/>
              </w:rPr>
              <w:t>48-55</w:t>
            </w:r>
          </w:p>
        </w:tc>
        <w:tc>
          <w:tcPr>
            <w:tcW w:w="1952" w:type="dxa"/>
          </w:tcPr>
          <w:p w:rsidR="006679B3" w:rsidRPr="009003CD" w:rsidRDefault="006679B3" w:rsidP="00BF3F51">
            <w:pPr>
              <w:rPr>
                <w:sz w:val="20"/>
              </w:rPr>
            </w:pPr>
            <w:r w:rsidRPr="009003CD">
              <w:rPr>
                <w:sz w:val="20"/>
              </w:rPr>
              <w:t>CLIA Effective End Date</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8</w:t>
            </w:r>
          </w:p>
        </w:tc>
        <w:tc>
          <w:tcPr>
            <w:tcW w:w="1683" w:type="dxa"/>
            <w:gridSpan w:val="5"/>
          </w:tcPr>
          <w:p w:rsidR="006679B3" w:rsidRPr="009003CD" w:rsidRDefault="006679B3" w:rsidP="00BF3F51">
            <w:pPr>
              <w:rPr>
                <w:sz w:val="20"/>
              </w:rPr>
            </w:pPr>
            <w:r w:rsidRPr="009003CD">
              <w:rPr>
                <w:sz w:val="20"/>
              </w:rPr>
              <w:t>Numeric in date format YYYYMMDD</w:t>
            </w:r>
          </w:p>
        </w:tc>
      </w:tr>
      <w:tr w:rsidR="006679B3" w:rsidRPr="009003CD" w:rsidTr="006679B3">
        <w:tc>
          <w:tcPr>
            <w:tcW w:w="1493" w:type="dxa"/>
          </w:tcPr>
          <w:p w:rsidR="006679B3" w:rsidRPr="009003CD" w:rsidRDefault="006679B3" w:rsidP="00BF3F51">
            <w:pPr>
              <w:rPr>
                <w:sz w:val="20"/>
              </w:rPr>
            </w:pPr>
            <w:r>
              <w:rPr>
                <w:sz w:val="20"/>
              </w:rPr>
              <w:t>56</w:t>
            </w:r>
          </w:p>
        </w:tc>
        <w:tc>
          <w:tcPr>
            <w:tcW w:w="1952" w:type="dxa"/>
          </w:tcPr>
          <w:p w:rsidR="006679B3" w:rsidRPr="009003CD" w:rsidRDefault="006679B3" w:rsidP="00BF3F51">
            <w:pPr>
              <w:rPr>
                <w:sz w:val="20"/>
              </w:rPr>
            </w:pPr>
            <w:r w:rsidRPr="009003CD">
              <w:rPr>
                <w:sz w:val="20"/>
              </w:rPr>
              <w:t>Delimiter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Uses the ^ character value</w:t>
            </w:r>
          </w:p>
        </w:tc>
      </w:tr>
      <w:tr w:rsidR="006679B3" w:rsidRPr="009003CD" w:rsidTr="006679B3">
        <w:tc>
          <w:tcPr>
            <w:tcW w:w="1493" w:type="dxa"/>
          </w:tcPr>
          <w:p w:rsidR="006679B3" w:rsidRPr="009003CD" w:rsidRDefault="006679B3" w:rsidP="00BF3F51">
            <w:pPr>
              <w:rPr>
                <w:sz w:val="20"/>
              </w:rPr>
            </w:pPr>
            <w:r>
              <w:rPr>
                <w:sz w:val="20"/>
              </w:rPr>
              <w:t>57</w:t>
            </w:r>
          </w:p>
        </w:tc>
        <w:tc>
          <w:tcPr>
            <w:tcW w:w="1952" w:type="dxa"/>
          </w:tcPr>
          <w:p w:rsidR="006679B3" w:rsidRPr="009003CD" w:rsidRDefault="006679B3" w:rsidP="00BF3F51">
            <w:pPr>
              <w:rPr>
                <w:sz w:val="20"/>
              </w:rPr>
            </w:pPr>
            <w:r>
              <w:rPr>
                <w:sz w:val="20"/>
              </w:rPr>
              <w:t>CLIA Type</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Pr>
                <w:sz w:val="20"/>
              </w:rPr>
              <w:t>1</w:t>
            </w:r>
          </w:p>
        </w:tc>
        <w:tc>
          <w:tcPr>
            <w:tcW w:w="1683" w:type="dxa"/>
            <w:gridSpan w:val="5"/>
          </w:tcPr>
          <w:p w:rsidR="009712CE" w:rsidRDefault="009712CE" w:rsidP="00BF3F51">
            <w:pPr>
              <w:rPr>
                <w:sz w:val="18"/>
                <w:szCs w:val="19"/>
              </w:rPr>
            </w:pPr>
            <w:r>
              <w:rPr>
                <w:sz w:val="18"/>
                <w:szCs w:val="19"/>
              </w:rPr>
              <w:t>Space=not avail.</w:t>
            </w:r>
          </w:p>
          <w:p w:rsidR="006679B3" w:rsidRPr="00F25E2C" w:rsidRDefault="006679B3" w:rsidP="00BF3F51">
            <w:pPr>
              <w:rPr>
                <w:sz w:val="20"/>
              </w:rPr>
            </w:pPr>
            <w:r w:rsidRPr="00F25E2C">
              <w:rPr>
                <w:sz w:val="18"/>
                <w:szCs w:val="19"/>
              </w:rPr>
              <w:t xml:space="preserve">1 = Registration </w:t>
            </w:r>
            <w:r w:rsidRPr="00F25E2C">
              <w:rPr>
                <w:sz w:val="18"/>
                <w:szCs w:val="19"/>
              </w:rPr>
              <w:br/>
              <w:t xml:space="preserve">2 = Regular Certificate </w:t>
            </w:r>
            <w:r w:rsidRPr="00F25E2C">
              <w:rPr>
                <w:sz w:val="18"/>
                <w:szCs w:val="19"/>
              </w:rPr>
              <w:br/>
              <w:t xml:space="preserve">3 = Accreditation </w:t>
            </w:r>
            <w:r w:rsidRPr="00F25E2C">
              <w:rPr>
                <w:sz w:val="18"/>
                <w:szCs w:val="19"/>
              </w:rPr>
              <w:br/>
              <w:t xml:space="preserve">4 = Waiver </w:t>
            </w:r>
            <w:r w:rsidRPr="00F25E2C">
              <w:rPr>
                <w:sz w:val="18"/>
                <w:szCs w:val="19"/>
              </w:rPr>
              <w:br/>
              <w:t>5 = Microscopy</w:t>
            </w:r>
          </w:p>
        </w:tc>
      </w:tr>
      <w:tr w:rsidR="006679B3" w:rsidRPr="009003CD" w:rsidTr="006679B3">
        <w:tc>
          <w:tcPr>
            <w:tcW w:w="1493" w:type="dxa"/>
          </w:tcPr>
          <w:p w:rsidR="006679B3" w:rsidRPr="009003CD" w:rsidRDefault="006679B3" w:rsidP="00BF3F51">
            <w:pPr>
              <w:rPr>
                <w:sz w:val="20"/>
              </w:rPr>
            </w:pPr>
            <w:r>
              <w:rPr>
                <w:sz w:val="20"/>
              </w:rPr>
              <w:t>58</w:t>
            </w:r>
          </w:p>
        </w:tc>
        <w:tc>
          <w:tcPr>
            <w:tcW w:w="1952" w:type="dxa"/>
          </w:tcPr>
          <w:p w:rsidR="006679B3" w:rsidRPr="009003CD" w:rsidRDefault="006679B3" w:rsidP="00BF3F51">
            <w:pPr>
              <w:rPr>
                <w:sz w:val="20"/>
              </w:rPr>
            </w:pPr>
            <w:r w:rsidRPr="009003CD">
              <w:rPr>
                <w:sz w:val="20"/>
              </w:rPr>
              <w:t>Delimiter</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Uses the ^ character value</w:t>
            </w:r>
          </w:p>
        </w:tc>
      </w:tr>
      <w:tr w:rsidR="006679B3" w:rsidRPr="009003CD" w:rsidTr="006679B3">
        <w:tc>
          <w:tcPr>
            <w:tcW w:w="1493" w:type="dxa"/>
          </w:tcPr>
          <w:p w:rsidR="006679B3" w:rsidRPr="009003CD" w:rsidRDefault="006679B3" w:rsidP="00BF3F51">
            <w:pPr>
              <w:rPr>
                <w:sz w:val="20"/>
              </w:rPr>
            </w:pPr>
            <w:r w:rsidRPr="009003CD">
              <w:rPr>
                <w:sz w:val="20"/>
              </w:rPr>
              <w:t>4</w:t>
            </w:r>
            <w:r>
              <w:rPr>
                <w:sz w:val="20"/>
              </w:rPr>
              <w:t>93</w:t>
            </w:r>
          </w:p>
        </w:tc>
        <w:tc>
          <w:tcPr>
            <w:tcW w:w="1952" w:type="dxa"/>
          </w:tcPr>
          <w:p w:rsidR="006679B3" w:rsidRPr="009003CD" w:rsidRDefault="006679B3" w:rsidP="00BF3F51">
            <w:pPr>
              <w:rPr>
                <w:sz w:val="20"/>
              </w:rPr>
            </w:pPr>
            <w:r w:rsidRPr="009003CD">
              <w:rPr>
                <w:sz w:val="20"/>
              </w:rPr>
              <w:t>End of Record</w:t>
            </w:r>
          </w:p>
        </w:tc>
        <w:tc>
          <w:tcPr>
            <w:tcW w:w="1486" w:type="dxa"/>
          </w:tcPr>
          <w:p w:rsidR="006679B3" w:rsidRPr="009003CD" w:rsidRDefault="006679B3" w:rsidP="00BF3F51">
            <w:pPr>
              <w:rPr>
                <w:sz w:val="20"/>
              </w:rPr>
            </w:pPr>
          </w:p>
        </w:tc>
        <w:tc>
          <w:tcPr>
            <w:tcW w:w="1337" w:type="dxa"/>
          </w:tcPr>
          <w:p w:rsidR="006679B3" w:rsidRPr="009003CD" w:rsidRDefault="006679B3" w:rsidP="00BF3F51">
            <w:pPr>
              <w:rPr>
                <w:sz w:val="20"/>
              </w:rPr>
            </w:pPr>
            <w:r w:rsidRPr="009003CD">
              <w:rPr>
                <w:sz w:val="20"/>
              </w:rPr>
              <w:t>1</w:t>
            </w:r>
          </w:p>
        </w:tc>
        <w:tc>
          <w:tcPr>
            <w:tcW w:w="1683" w:type="dxa"/>
            <w:gridSpan w:val="5"/>
          </w:tcPr>
          <w:p w:rsidR="006679B3" w:rsidRPr="009003CD" w:rsidRDefault="006679B3" w:rsidP="00BF3F51">
            <w:pPr>
              <w:rPr>
                <w:sz w:val="20"/>
              </w:rPr>
            </w:pPr>
            <w:r w:rsidRPr="009003CD">
              <w:rPr>
                <w:sz w:val="20"/>
              </w:rPr>
              <w:t>Value is spaces.</w:t>
            </w:r>
          </w:p>
        </w:tc>
      </w:tr>
    </w:tbl>
    <w:p w:rsidR="006679B3" w:rsidRDefault="006679B3" w:rsidP="00F26DF9"/>
    <w:p w:rsidR="006679B3" w:rsidRDefault="006679B3" w:rsidP="00F26DF9"/>
    <w:p w:rsidR="006679B3" w:rsidRDefault="006679B3" w:rsidP="00F26DF9"/>
    <w:p w:rsidR="00F26DF9" w:rsidRDefault="00F26DF9" w:rsidP="00F26DF9">
      <w:pPr>
        <w:rPr>
          <w:sz w:val="28"/>
        </w:rPr>
      </w:pPr>
      <w:r>
        <w:br w:type="page"/>
      </w:r>
    </w:p>
    <w:p w:rsidR="003713AC" w:rsidRDefault="003713AC" w:rsidP="003713AC">
      <w:pPr>
        <w:pStyle w:val="Heading2"/>
        <w:rPr>
          <w:color w:val="000000"/>
        </w:rPr>
      </w:pPr>
      <w:bookmarkStart w:id="288" w:name="_Toc323018281"/>
      <w:r>
        <w:lastRenderedPageBreak/>
        <w:t>Quality Profiles Submission File (CCN to FI)</w:t>
      </w:r>
      <w:bookmarkEnd w:id="288"/>
    </w:p>
    <w:p w:rsidR="004A5548" w:rsidRPr="00F76E2E" w:rsidRDefault="004A5548" w:rsidP="004A5548">
      <w:pPr>
        <w:ind w:left="720"/>
        <w:rPr>
          <w:bCs/>
          <w:iCs/>
          <w:sz w:val="20"/>
        </w:rPr>
      </w:pPr>
      <w:r w:rsidRPr="00F76E2E">
        <w:rPr>
          <w:bCs/>
          <w:iCs/>
          <w:sz w:val="20"/>
        </w:rPr>
        <w:t>There will be 1 single file, formatted as a text, CSV (comma-separated value) file.</w:t>
      </w:r>
    </w:p>
    <w:p w:rsidR="004A5548" w:rsidRPr="00F76E2E" w:rsidRDefault="004A5548" w:rsidP="004A5548">
      <w:pPr>
        <w:ind w:left="720"/>
        <w:rPr>
          <w:bCs/>
          <w:iCs/>
          <w:sz w:val="20"/>
        </w:rPr>
      </w:pPr>
      <w:r w:rsidRPr="00F76E2E">
        <w:rPr>
          <w:bCs/>
          <w:iCs/>
          <w:sz w:val="20"/>
        </w:rPr>
        <w:t>There will be 4 record types on the file as shown in the grid below, so the file will have exactly 4 records.</w:t>
      </w:r>
    </w:p>
    <w:p w:rsidR="004A5548" w:rsidRDefault="004A5548" w:rsidP="004A5548">
      <w:pPr>
        <w:rPr>
          <w:b/>
          <w:bCs/>
          <w:iCs/>
          <w:sz w:val="20"/>
        </w:rPr>
      </w:pPr>
    </w:p>
    <w:p w:rsidR="004A5548" w:rsidRDefault="00104D7F" w:rsidP="004A5548">
      <w:pPr>
        <w:pStyle w:val="Heading40"/>
        <w:keepNext w:val="0"/>
        <w:tabs>
          <w:tab w:val="clear" w:pos="0"/>
          <w:tab w:val="num" w:pos="1584"/>
          <w:tab w:val="left" w:pos="1800"/>
          <w:tab w:val="left" w:pos="2520"/>
          <w:tab w:val="left" w:pos="3060"/>
          <w:tab w:val="left" w:pos="3600"/>
          <w:tab w:val="left" w:pos="4140"/>
          <w:tab w:val="left" w:pos="4680"/>
          <w:tab w:val="left" w:pos="5220"/>
          <w:tab w:val="left" w:pos="5760"/>
          <w:tab w:val="left" w:pos="6300"/>
          <w:tab w:val="left" w:pos="6840"/>
          <w:tab w:val="left" w:pos="7380"/>
          <w:tab w:val="left" w:pos="7920"/>
        </w:tabs>
        <w:spacing w:before="0" w:after="0" w:line="360" w:lineRule="auto"/>
        <w:ind w:left="1584" w:hanging="864"/>
        <w:rPr>
          <w:b/>
          <w:color w:val="0000FF"/>
        </w:rPr>
      </w:pPr>
      <w:r w:rsidRPr="00104D7F">
        <w:rPr>
          <w:b/>
          <w:color w:val="0000FF"/>
        </w:rPr>
        <w:t>Record Type 1: Performance Standards Record</w:t>
      </w:r>
    </w:p>
    <w:tbl>
      <w:tblPr>
        <w:tblStyle w:val="TableGrid"/>
        <w:tblW w:w="0" w:type="auto"/>
        <w:tblInd w:w="558" w:type="dxa"/>
        <w:tblLook w:val="04A0" w:firstRow="1" w:lastRow="0" w:firstColumn="1" w:lastColumn="0" w:noHBand="0" w:noVBand="1"/>
      </w:tblPr>
      <w:tblGrid>
        <w:gridCol w:w="4929"/>
        <w:gridCol w:w="1037"/>
        <w:gridCol w:w="2137"/>
        <w:gridCol w:w="915"/>
      </w:tblGrid>
      <w:tr w:rsidR="00DC18FD" w:rsidRPr="00BD0093" w:rsidTr="00861003">
        <w:tc>
          <w:tcPr>
            <w:tcW w:w="4928" w:type="dxa"/>
            <w:shd w:val="clear" w:color="auto" w:fill="DDD9C3" w:themeFill="background2" w:themeFillShade="E6"/>
          </w:tcPr>
          <w:p w:rsidR="00DC18FD" w:rsidRPr="00BD0093" w:rsidRDefault="00DC18FD" w:rsidP="00861003">
            <w:pPr>
              <w:rPr>
                <w:b/>
                <w:sz w:val="18"/>
                <w:szCs w:val="18"/>
              </w:rPr>
            </w:pPr>
            <w:r w:rsidRPr="00BD0093">
              <w:rPr>
                <w:b/>
                <w:sz w:val="18"/>
                <w:szCs w:val="18"/>
              </w:rPr>
              <w:t>Data Field Number</w:t>
            </w:r>
          </w:p>
        </w:tc>
        <w:tc>
          <w:tcPr>
            <w:tcW w:w="1045" w:type="dxa"/>
            <w:shd w:val="clear" w:color="auto" w:fill="DDD9C3" w:themeFill="background2" w:themeFillShade="E6"/>
          </w:tcPr>
          <w:p w:rsidR="00DC18FD" w:rsidRPr="00BD0093" w:rsidRDefault="00DC18FD" w:rsidP="00861003">
            <w:pPr>
              <w:rPr>
                <w:b/>
                <w:sz w:val="18"/>
                <w:szCs w:val="18"/>
              </w:rPr>
            </w:pPr>
            <w:r w:rsidRPr="00BD0093">
              <w:rPr>
                <w:b/>
                <w:sz w:val="18"/>
                <w:szCs w:val="18"/>
              </w:rPr>
              <w:t>Column positions</w:t>
            </w:r>
          </w:p>
        </w:tc>
        <w:tc>
          <w:tcPr>
            <w:tcW w:w="2377" w:type="dxa"/>
            <w:shd w:val="clear" w:color="auto" w:fill="DDD9C3" w:themeFill="background2" w:themeFillShade="E6"/>
          </w:tcPr>
          <w:p w:rsidR="00DC18FD" w:rsidRPr="00BD0093" w:rsidRDefault="00DC18FD" w:rsidP="00861003">
            <w:pPr>
              <w:rPr>
                <w:b/>
                <w:sz w:val="18"/>
                <w:szCs w:val="18"/>
              </w:rPr>
            </w:pPr>
            <w:r w:rsidRPr="00BD0093">
              <w:rPr>
                <w:b/>
                <w:sz w:val="18"/>
                <w:szCs w:val="18"/>
              </w:rPr>
              <w:t>Format and Valuation</w:t>
            </w:r>
          </w:p>
        </w:tc>
        <w:tc>
          <w:tcPr>
            <w:tcW w:w="953" w:type="dxa"/>
            <w:shd w:val="clear" w:color="auto" w:fill="DDD9C3" w:themeFill="background2" w:themeFillShade="E6"/>
          </w:tcPr>
          <w:p w:rsidR="00DC18FD" w:rsidRPr="00BD0093" w:rsidRDefault="00DC18FD" w:rsidP="00861003">
            <w:pPr>
              <w:rPr>
                <w:b/>
                <w:sz w:val="18"/>
                <w:szCs w:val="18"/>
              </w:rPr>
            </w:pPr>
            <w:r w:rsidRPr="00BD0093">
              <w:rPr>
                <w:b/>
                <w:sz w:val="18"/>
                <w:szCs w:val="18"/>
              </w:rPr>
              <w:t>Length</w:t>
            </w:r>
          </w:p>
        </w:tc>
      </w:tr>
      <w:tr w:rsidR="00DC18FD" w:rsidRPr="00BD0093" w:rsidTr="00861003">
        <w:tc>
          <w:tcPr>
            <w:tcW w:w="4928" w:type="dxa"/>
          </w:tcPr>
          <w:p w:rsidR="00DC18FD" w:rsidRPr="00BD0093" w:rsidRDefault="00DC18FD" w:rsidP="00861003">
            <w:pPr>
              <w:rPr>
                <w:sz w:val="18"/>
                <w:szCs w:val="18"/>
              </w:rPr>
            </w:pPr>
            <w:r w:rsidRPr="00BD0093">
              <w:rPr>
                <w:sz w:val="18"/>
                <w:szCs w:val="18"/>
              </w:rPr>
              <w:t>Q_RECORD_TYPE</w:t>
            </w:r>
          </w:p>
        </w:tc>
        <w:tc>
          <w:tcPr>
            <w:tcW w:w="1045" w:type="dxa"/>
          </w:tcPr>
          <w:p w:rsidR="00DC18FD" w:rsidRPr="00BD0093" w:rsidRDefault="00DC18FD" w:rsidP="00861003">
            <w:pPr>
              <w:rPr>
                <w:sz w:val="18"/>
                <w:szCs w:val="18"/>
              </w:rPr>
            </w:pPr>
            <w:r w:rsidRPr="00BD0093">
              <w:rPr>
                <w:sz w:val="18"/>
                <w:szCs w:val="18"/>
              </w:rPr>
              <w:t>1</w:t>
            </w:r>
          </w:p>
        </w:tc>
        <w:tc>
          <w:tcPr>
            <w:tcW w:w="2377" w:type="dxa"/>
          </w:tcPr>
          <w:p w:rsidR="00DC18FD" w:rsidRPr="00BD0093" w:rsidRDefault="00DC18FD" w:rsidP="00861003">
            <w:pPr>
              <w:rPr>
                <w:sz w:val="18"/>
                <w:szCs w:val="18"/>
              </w:rPr>
            </w:pPr>
            <w:r w:rsidRPr="00BD0093">
              <w:rPr>
                <w:sz w:val="18"/>
                <w:szCs w:val="18"/>
              </w:rPr>
              <w:t>Character, value=1</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2</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QPS_CCN_PROV_ID</w:t>
            </w:r>
          </w:p>
        </w:tc>
        <w:tc>
          <w:tcPr>
            <w:tcW w:w="1045" w:type="dxa"/>
          </w:tcPr>
          <w:p w:rsidR="00DC18FD" w:rsidRPr="00BD0093" w:rsidRDefault="00DC18FD" w:rsidP="00861003">
            <w:pPr>
              <w:rPr>
                <w:sz w:val="18"/>
                <w:szCs w:val="18"/>
              </w:rPr>
            </w:pPr>
            <w:r w:rsidRPr="00BD0093">
              <w:rPr>
                <w:sz w:val="18"/>
                <w:szCs w:val="18"/>
              </w:rPr>
              <w:t>3-9</w:t>
            </w:r>
          </w:p>
        </w:tc>
        <w:tc>
          <w:tcPr>
            <w:tcW w:w="2377" w:type="dxa"/>
          </w:tcPr>
          <w:p w:rsidR="00DC18FD" w:rsidRPr="00BD0093" w:rsidRDefault="00DC18FD" w:rsidP="00861003">
            <w:pPr>
              <w:rPr>
                <w:sz w:val="18"/>
                <w:szCs w:val="18"/>
              </w:rPr>
            </w:pPr>
            <w:r w:rsidRPr="00BD0093">
              <w:rPr>
                <w:sz w:val="18"/>
                <w:szCs w:val="18"/>
              </w:rPr>
              <w:t>Numeric, this is your assigned CCN Provider ID.</w:t>
            </w:r>
          </w:p>
          <w:p w:rsidR="00DC18FD" w:rsidRPr="00BD0093" w:rsidRDefault="00DC18FD" w:rsidP="00861003">
            <w:pPr>
              <w:rPr>
                <w:sz w:val="18"/>
                <w:szCs w:val="18"/>
              </w:rPr>
            </w:pPr>
            <w:r w:rsidRPr="00BD0093">
              <w:rPr>
                <w:sz w:val="18"/>
                <w:szCs w:val="18"/>
              </w:rPr>
              <w:t>Left-fill with zeros.</w:t>
            </w:r>
          </w:p>
        </w:tc>
        <w:tc>
          <w:tcPr>
            <w:tcW w:w="953" w:type="dxa"/>
          </w:tcPr>
          <w:p w:rsidR="00DC18FD" w:rsidRPr="00BD0093" w:rsidRDefault="00DC18FD" w:rsidP="00861003">
            <w:pPr>
              <w:rPr>
                <w:sz w:val="18"/>
                <w:szCs w:val="18"/>
              </w:rPr>
            </w:pPr>
            <w:r>
              <w:rPr>
                <w:sz w:val="18"/>
                <w:szCs w:val="18"/>
              </w:rPr>
              <w:t>7</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10</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QPS_TIMEKEY</w:t>
            </w:r>
          </w:p>
        </w:tc>
        <w:tc>
          <w:tcPr>
            <w:tcW w:w="1045" w:type="dxa"/>
          </w:tcPr>
          <w:p w:rsidR="00DC18FD" w:rsidRPr="00BD0093" w:rsidRDefault="00DC18FD" w:rsidP="00861003">
            <w:pPr>
              <w:rPr>
                <w:sz w:val="18"/>
                <w:szCs w:val="18"/>
              </w:rPr>
            </w:pPr>
            <w:r w:rsidRPr="00BD0093">
              <w:rPr>
                <w:sz w:val="18"/>
                <w:szCs w:val="18"/>
              </w:rPr>
              <w:t>11-15</w:t>
            </w:r>
          </w:p>
        </w:tc>
        <w:tc>
          <w:tcPr>
            <w:tcW w:w="2377" w:type="dxa"/>
          </w:tcPr>
          <w:p w:rsidR="00DC18FD" w:rsidRPr="00BD0093" w:rsidRDefault="00DC18FD" w:rsidP="00861003">
            <w:pPr>
              <w:rPr>
                <w:sz w:val="18"/>
                <w:szCs w:val="18"/>
              </w:rPr>
            </w:pPr>
            <w:r w:rsidRPr="00BD0093">
              <w:rPr>
                <w:sz w:val="18"/>
                <w:szCs w:val="18"/>
              </w:rPr>
              <w:t>Numeric, format=YYYYQ, where YYYY is the calendar year and Q is the quarter number, from 1 to 4.</w:t>
            </w:r>
          </w:p>
        </w:tc>
        <w:tc>
          <w:tcPr>
            <w:tcW w:w="953" w:type="dxa"/>
          </w:tcPr>
          <w:p w:rsidR="00DC18FD" w:rsidRPr="00BD0093" w:rsidRDefault="00DC18FD" w:rsidP="00861003">
            <w:pPr>
              <w:rPr>
                <w:sz w:val="18"/>
                <w:szCs w:val="18"/>
              </w:rPr>
            </w:pPr>
            <w:r w:rsidRPr="00BD0093">
              <w:rPr>
                <w:sz w:val="18"/>
                <w:szCs w:val="18"/>
              </w:rPr>
              <w:t>5</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16</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QPS_PHONE_ACCESS_24X7_PERCENT</w:t>
            </w:r>
          </w:p>
        </w:tc>
        <w:tc>
          <w:tcPr>
            <w:tcW w:w="1045" w:type="dxa"/>
          </w:tcPr>
          <w:p w:rsidR="00DC18FD" w:rsidRPr="00BD0093" w:rsidRDefault="00DC18FD" w:rsidP="00861003">
            <w:pPr>
              <w:rPr>
                <w:sz w:val="18"/>
                <w:szCs w:val="18"/>
              </w:rPr>
            </w:pPr>
            <w:r w:rsidRPr="00BD0093">
              <w:rPr>
                <w:sz w:val="18"/>
                <w:szCs w:val="18"/>
              </w:rPr>
              <w:t>17-22</w:t>
            </w:r>
          </w:p>
        </w:tc>
        <w:tc>
          <w:tcPr>
            <w:tcW w:w="2377" w:type="dxa"/>
          </w:tcPr>
          <w:p w:rsidR="00DC18FD" w:rsidRPr="00BD0093" w:rsidRDefault="00DC18FD" w:rsidP="00861003">
            <w:pPr>
              <w:rPr>
                <w:sz w:val="18"/>
                <w:szCs w:val="18"/>
              </w:rPr>
            </w:pPr>
            <w:r w:rsidRPr="00BD0093">
              <w:rPr>
                <w:sz w:val="18"/>
                <w:szCs w:val="18"/>
              </w:rPr>
              <w:t>Numeric in the format NNN.NN, with the decimal included.</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23</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QPS_SERVICE_AUTH_PERCENT</w:t>
            </w:r>
          </w:p>
        </w:tc>
        <w:tc>
          <w:tcPr>
            <w:tcW w:w="1045" w:type="dxa"/>
          </w:tcPr>
          <w:p w:rsidR="00DC18FD" w:rsidRPr="00BD0093" w:rsidRDefault="00DC18FD" w:rsidP="00861003">
            <w:pPr>
              <w:rPr>
                <w:sz w:val="18"/>
                <w:szCs w:val="18"/>
              </w:rPr>
            </w:pPr>
            <w:r w:rsidRPr="00BD0093">
              <w:rPr>
                <w:sz w:val="18"/>
                <w:szCs w:val="18"/>
              </w:rPr>
              <w:t>24-29</w:t>
            </w:r>
          </w:p>
        </w:tc>
        <w:tc>
          <w:tcPr>
            <w:tcW w:w="2377" w:type="dxa"/>
          </w:tcPr>
          <w:p w:rsidR="00DC18FD" w:rsidRPr="00BD0093" w:rsidRDefault="00DC18FD" w:rsidP="00861003">
            <w:pPr>
              <w:rPr>
                <w:sz w:val="18"/>
                <w:szCs w:val="18"/>
              </w:rPr>
            </w:pPr>
            <w:r w:rsidRPr="00BD0093">
              <w:rPr>
                <w:sz w:val="18"/>
                <w:szCs w:val="18"/>
              </w:rPr>
              <w:t>Numeric in the format NNN.NN, with the decimal included.</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30</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QPS_PRE_PROCESS_CLAIMS_PERCENT</w:t>
            </w:r>
          </w:p>
        </w:tc>
        <w:tc>
          <w:tcPr>
            <w:tcW w:w="1045" w:type="dxa"/>
          </w:tcPr>
          <w:p w:rsidR="00DC18FD" w:rsidRPr="00BD0093" w:rsidRDefault="00DC18FD" w:rsidP="00861003">
            <w:pPr>
              <w:rPr>
                <w:sz w:val="18"/>
                <w:szCs w:val="18"/>
              </w:rPr>
            </w:pPr>
            <w:r w:rsidRPr="00BD0093">
              <w:rPr>
                <w:sz w:val="18"/>
                <w:szCs w:val="18"/>
              </w:rPr>
              <w:t>31-36</w:t>
            </w:r>
          </w:p>
        </w:tc>
        <w:tc>
          <w:tcPr>
            <w:tcW w:w="2377" w:type="dxa"/>
          </w:tcPr>
          <w:p w:rsidR="00DC18FD" w:rsidRPr="00BD0093" w:rsidRDefault="00DC18FD" w:rsidP="00861003">
            <w:pPr>
              <w:rPr>
                <w:sz w:val="18"/>
                <w:szCs w:val="18"/>
              </w:rPr>
            </w:pPr>
            <w:r w:rsidRPr="00BD0093">
              <w:rPr>
                <w:sz w:val="18"/>
                <w:szCs w:val="18"/>
              </w:rPr>
              <w:t>Numeric in the format NNN.NN, with the decimal included.</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37</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QPS_REJECTED_CLAIMS_TO_PROV_PERCENT</w:t>
            </w:r>
          </w:p>
        </w:tc>
        <w:tc>
          <w:tcPr>
            <w:tcW w:w="1045" w:type="dxa"/>
          </w:tcPr>
          <w:p w:rsidR="00DC18FD" w:rsidRPr="00BD0093" w:rsidRDefault="00DC18FD" w:rsidP="00861003">
            <w:pPr>
              <w:rPr>
                <w:sz w:val="18"/>
                <w:szCs w:val="18"/>
              </w:rPr>
            </w:pPr>
            <w:r w:rsidRPr="00BD0093">
              <w:rPr>
                <w:sz w:val="18"/>
                <w:szCs w:val="18"/>
              </w:rPr>
              <w:t>38-4</w:t>
            </w:r>
            <w:r>
              <w:rPr>
                <w:sz w:val="18"/>
                <w:szCs w:val="18"/>
              </w:rPr>
              <w:t>3</w:t>
            </w:r>
          </w:p>
        </w:tc>
        <w:tc>
          <w:tcPr>
            <w:tcW w:w="2377" w:type="dxa"/>
          </w:tcPr>
          <w:p w:rsidR="00DC18FD" w:rsidRPr="00BD0093" w:rsidRDefault="00DC18FD" w:rsidP="00861003">
            <w:pPr>
              <w:rPr>
                <w:sz w:val="18"/>
                <w:szCs w:val="18"/>
              </w:rPr>
            </w:pPr>
            <w:r w:rsidRPr="00BD0093">
              <w:rPr>
                <w:sz w:val="18"/>
                <w:szCs w:val="18"/>
              </w:rPr>
              <w:t>Numeric in the format NNN.NN, with the decimal included.</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4</w:t>
            </w:r>
            <w:r>
              <w:rPr>
                <w:sz w:val="18"/>
                <w:szCs w:val="18"/>
              </w:rPr>
              <w:t>4</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QPS_CALL_CENTER_CALLS_PERCENT</w:t>
            </w:r>
          </w:p>
        </w:tc>
        <w:tc>
          <w:tcPr>
            <w:tcW w:w="1045" w:type="dxa"/>
          </w:tcPr>
          <w:p w:rsidR="00DC18FD" w:rsidRPr="00BD0093" w:rsidRDefault="00DC18FD" w:rsidP="00861003">
            <w:pPr>
              <w:rPr>
                <w:sz w:val="18"/>
                <w:szCs w:val="18"/>
              </w:rPr>
            </w:pPr>
            <w:r w:rsidRPr="00BD0093">
              <w:rPr>
                <w:sz w:val="18"/>
                <w:szCs w:val="18"/>
              </w:rPr>
              <w:t>4</w:t>
            </w:r>
            <w:r>
              <w:rPr>
                <w:sz w:val="18"/>
                <w:szCs w:val="18"/>
              </w:rPr>
              <w:t>5</w:t>
            </w:r>
            <w:r w:rsidRPr="00BD0093">
              <w:rPr>
                <w:sz w:val="18"/>
                <w:szCs w:val="18"/>
              </w:rPr>
              <w:t>-</w:t>
            </w:r>
            <w:r>
              <w:rPr>
                <w:sz w:val="18"/>
                <w:szCs w:val="18"/>
              </w:rPr>
              <w:t>50</w:t>
            </w:r>
          </w:p>
        </w:tc>
        <w:tc>
          <w:tcPr>
            <w:tcW w:w="2377" w:type="dxa"/>
          </w:tcPr>
          <w:p w:rsidR="00DC18FD" w:rsidRPr="00BD0093" w:rsidRDefault="00DC18FD" w:rsidP="00861003">
            <w:pPr>
              <w:rPr>
                <w:sz w:val="18"/>
                <w:szCs w:val="18"/>
              </w:rPr>
            </w:pPr>
            <w:r w:rsidRPr="00BD0093">
              <w:rPr>
                <w:sz w:val="18"/>
                <w:szCs w:val="18"/>
              </w:rPr>
              <w:t>Numeric in the format NNN.NN, with the decimal included.</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Pr>
                <w:sz w:val="18"/>
                <w:szCs w:val="18"/>
              </w:rPr>
              <w:t>51</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QPS_CALL_CENTER_AVERAGE_CALL_ANSWER_TIME</w:t>
            </w:r>
          </w:p>
        </w:tc>
        <w:tc>
          <w:tcPr>
            <w:tcW w:w="1045" w:type="dxa"/>
          </w:tcPr>
          <w:p w:rsidR="00DC18FD" w:rsidRPr="00BD0093" w:rsidRDefault="00DC18FD" w:rsidP="00861003">
            <w:pPr>
              <w:rPr>
                <w:sz w:val="18"/>
                <w:szCs w:val="18"/>
              </w:rPr>
            </w:pPr>
            <w:r w:rsidRPr="00BD0093">
              <w:rPr>
                <w:sz w:val="18"/>
                <w:szCs w:val="18"/>
              </w:rPr>
              <w:t>5</w:t>
            </w:r>
            <w:r>
              <w:rPr>
                <w:sz w:val="18"/>
                <w:szCs w:val="18"/>
              </w:rPr>
              <w:t>2</w:t>
            </w:r>
            <w:r w:rsidRPr="00BD0093">
              <w:rPr>
                <w:sz w:val="18"/>
                <w:szCs w:val="18"/>
              </w:rPr>
              <w:t>-5</w:t>
            </w:r>
            <w:r>
              <w:rPr>
                <w:sz w:val="18"/>
                <w:szCs w:val="18"/>
              </w:rPr>
              <w:t>7</w:t>
            </w:r>
          </w:p>
        </w:tc>
        <w:tc>
          <w:tcPr>
            <w:tcW w:w="2377" w:type="dxa"/>
          </w:tcPr>
          <w:p w:rsidR="00DC18FD" w:rsidRPr="0067624B" w:rsidRDefault="00DC18FD" w:rsidP="00861003">
            <w:pPr>
              <w:rPr>
                <w:sz w:val="18"/>
                <w:szCs w:val="18"/>
              </w:rPr>
            </w:pPr>
            <w:r>
              <w:rPr>
                <w:sz w:val="18"/>
                <w:szCs w:val="18"/>
              </w:rPr>
              <w:t>Numeric, 6 digits, no comma, no decimal, left fill with zeroes.  Expressed in seconds.</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5</w:t>
            </w:r>
            <w:r>
              <w:rPr>
                <w:sz w:val="18"/>
                <w:szCs w:val="18"/>
              </w:rPr>
              <w:t>8</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QPS_CALL_CENTER_ABANDON_RATE</w:t>
            </w:r>
          </w:p>
        </w:tc>
        <w:tc>
          <w:tcPr>
            <w:tcW w:w="1045" w:type="dxa"/>
          </w:tcPr>
          <w:p w:rsidR="00DC18FD" w:rsidRPr="00BD0093" w:rsidRDefault="00DC18FD" w:rsidP="00861003">
            <w:pPr>
              <w:rPr>
                <w:sz w:val="18"/>
                <w:szCs w:val="18"/>
              </w:rPr>
            </w:pPr>
            <w:r w:rsidRPr="00BD0093">
              <w:rPr>
                <w:sz w:val="18"/>
                <w:szCs w:val="18"/>
              </w:rPr>
              <w:t>5</w:t>
            </w:r>
            <w:r>
              <w:rPr>
                <w:sz w:val="18"/>
                <w:szCs w:val="18"/>
              </w:rPr>
              <w:t>9</w:t>
            </w:r>
            <w:r w:rsidRPr="00BD0093">
              <w:rPr>
                <w:sz w:val="18"/>
                <w:szCs w:val="18"/>
              </w:rPr>
              <w:t>-6</w:t>
            </w:r>
            <w:r>
              <w:rPr>
                <w:sz w:val="18"/>
                <w:szCs w:val="18"/>
              </w:rPr>
              <w:t>4</w:t>
            </w:r>
          </w:p>
        </w:tc>
        <w:tc>
          <w:tcPr>
            <w:tcW w:w="2377" w:type="dxa"/>
          </w:tcPr>
          <w:p w:rsidR="00DC18FD" w:rsidRPr="00BD0093" w:rsidRDefault="00DC18FD" w:rsidP="00861003">
            <w:pPr>
              <w:rPr>
                <w:sz w:val="18"/>
                <w:szCs w:val="18"/>
              </w:rPr>
            </w:pPr>
            <w:r w:rsidRPr="00BD0093">
              <w:rPr>
                <w:sz w:val="18"/>
                <w:szCs w:val="18"/>
              </w:rPr>
              <w:t>Numeric in the format NNN.NN, with the decimal included.</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Delimiter</w:t>
            </w:r>
          </w:p>
        </w:tc>
        <w:tc>
          <w:tcPr>
            <w:tcW w:w="1045" w:type="dxa"/>
          </w:tcPr>
          <w:p w:rsidR="00DC18FD" w:rsidRPr="00BD0093" w:rsidRDefault="00DC18FD" w:rsidP="00861003">
            <w:pPr>
              <w:rPr>
                <w:sz w:val="18"/>
                <w:szCs w:val="18"/>
              </w:rPr>
            </w:pPr>
            <w:r w:rsidRPr="00BD0093">
              <w:rPr>
                <w:sz w:val="18"/>
                <w:szCs w:val="18"/>
              </w:rPr>
              <w:t>6</w:t>
            </w:r>
            <w:r>
              <w:rPr>
                <w:sz w:val="18"/>
                <w:szCs w:val="18"/>
              </w:rPr>
              <w:t>5</w:t>
            </w:r>
          </w:p>
        </w:tc>
        <w:tc>
          <w:tcPr>
            <w:tcW w:w="2377" w:type="dxa"/>
          </w:tcPr>
          <w:p w:rsidR="00DC18FD" w:rsidRPr="00BD0093" w:rsidRDefault="00DC18FD" w:rsidP="00861003">
            <w:pPr>
              <w:rPr>
                <w:sz w:val="18"/>
                <w:szCs w:val="18"/>
              </w:rPr>
            </w:pPr>
            <w:r w:rsidRPr="00BD0093">
              <w:rPr>
                <w:sz w:val="18"/>
                <w:szCs w:val="18"/>
              </w:rPr>
              <w:t>Character, value=’^’</w:t>
            </w:r>
          </w:p>
        </w:tc>
        <w:tc>
          <w:tcPr>
            <w:tcW w:w="953" w:type="dxa"/>
          </w:tcPr>
          <w:p w:rsidR="00DC18FD" w:rsidRPr="00BD0093" w:rsidRDefault="00DC18FD" w:rsidP="00861003">
            <w:pPr>
              <w:rPr>
                <w:sz w:val="18"/>
                <w:szCs w:val="18"/>
              </w:rPr>
            </w:pPr>
            <w:r w:rsidRPr="00BD0093">
              <w:rPr>
                <w:sz w:val="18"/>
                <w:szCs w:val="18"/>
              </w:rPr>
              <w:t>1</w:t>
            </w:r>
          </w:p>
        </w:tc>
      </w:tr>
      <w:tr w:rsidR="00DC18FD" w:rsidRPr="00BD0093" w:rsidTr="00861003">
        <w:tc>
          <w:tcPr>
            <w:tcW w:w="4928" w:type="dxa"/>
          </w:tcPr>
          <w:p w:rsidR="00DC18FD" w:rsidRPr="00BD0093" w:rsidRDefault="00DC18FD" w:rsidP="00861003">
            <w:pPr>
              <w:rPr>
                <w:sz w:val="18"/>
                <w:szCs w:val="18"/>
              </w:rPr>
            </w:pPr>
            <w:r w:rsidRPr="00BD0093">
              <w:rPr>
                <w:sz w:val="18"/>
                <w:szCs w:val="18"/>
              </w:rPr>
              <w:t>QPS_GRIEVANCES_RESOLVED_RATE</w:t>
            </w:r>
          </w:p>
        </w:tc>
        <w:tc>
          <w:tcPr>
            <w:tcW w:w="1045" w:type="dxa"/>
          </w:tcPr>
          <w:p w:rsidR="00DC18FD" w:rsidRPr="00BD0093" w:rsidRDefault="00DC18FD" w:rsidP="00861003">
            <w:pPr>
              <w:rPr>
                <w:sz w:val="18"/>
                <w:szCs w:val="18"/>
              </w:rPr>
            </w:pPr>
            <w:r w:rsidRPr="00BD0093">
              <w:rPr>
                <w:sz w:val="18"/>
                <w:szCs w:val="18"/>
              </w:rPr>
              <w:t>6</w:t>
            </w:r>
            <w:r>
              <w:rPr>
                <w:sz w:val="18"/>
                <w:szCs w:val="18"/>
              </w:rPr>
              <w:t>6</w:t>
            </w:r>
            <w:r w:rsidRPr="00BD0093">
              <w:rPr>
                <w:sz w:val="18"/>
                <w:szCs w:val="18"/>
              </w:rPr>
              <w:t>-</w:t>
            </w:r>
            <w:r>
              <w:rPr>
                <w:sz w:val="18"/>
                <w:szCs w:val="18"/>
              </w:rPr>
              <w:t>71</w:t>
            </w:r>
          </w:p>
        </w:tc>
        <w:tc>
          <w:tcPr>
            <w:tcW w:w="2377" w:type="dxa"/>
          </w:tcPr>
          <w:p w:rsidR="00DC18FD" w:rsidRPr="00BD0093" w:rsidRDefault="00DC18FD" w:rsidP="00861003">
            <w:pPr>
              <w:rPr>
                <w:sz w:val="18"/>
                <w:szCs w:val="18"/>
              </w:rPr>
            </w:pPr>
            <w:r w:rsidRPr="00BD0093">
              <w:rPr>
                <w:sz w:val="18"/>
                <w:szCs w:val="18"/>
              </w:rPr>
              <w:t>Numeric in the format NNN.NN, with the decimal included.</w:t>
            </w:r>
          </w:p>
        </w:tc>
        <w:tc>
          <w:tcPr>
            <w:tcW w:w="953" w:type="dxa"/>
          </w:tcPr>
          <w:p w:rsidR="00DC18FD" w:rsidRPr="00BD0093" w:rsidRDefault="00DC18FD" w:rsidP="00861003">
            <w:pPr>
              <w:rPr>
                <w:sz w:val="18"/>
                <w:szCs w:val="18"/>
              </w:rPr>
            </w:pPr>
            <w:r w:rsidRPr="00BD0093">
              <w:rPr>
                <w:sz w:val="18"/>
                <w:szCs w:val="18"/>
              </w:rPr>
              <w:t>6</w:t>
            </w:r>
          </w:p>
        </w:tc>
      </w:tr>
      <w:tr w:rsidR="00DC18FD" w:rsidRPr="00BD0093" w:rsidTr="00861003">
        <w:tc>
          <w:tcPr>
            <w:tcW w:w="4928" w:type="dxa"/>
          </w:tcPr>
          <w:p w:rsidR="00DC18FD" w:rsidRPr="00BD0093" w:rsidRDefault="00DC18FD" w:rsidP="00861003">
            <w:pPr>
              <w:rPr>
                <w:sz w:val="18"/>
                <w:szCs w:val="18"/>
              </w:rPr>
            </w:pPr>
            <w:r w:rsidRPr="00BD0093">
              <w:rPr>
                <w:sz w:val="18"/>
                <w:szCs w:val="18"/>
              </w:rPr>
              <w:t>END-OF-RECORD-INDICATOR</w:t>
            </w:r>
          </w:p>
        </w:tc>
        <w:tc>
          <w:tcPr>
            <w:tcW w:w="1045" w:type="dxa"/>
          </w:tcPr>
          <w:p w:rsidR="00DC18FD" w:rsidRPr="00BD0093" w:rsidRDefault="00DC18FD" w:rsidP="00861003">
            <w:pPr>
              <w:rPr>
                <w:sz w:val="18"/>
                <w:szCs w:val="18"/>
              </w:rPr>
            </w:pPr>
            <w:r w:rsidRPr="00BD0093">
              <w:rPr>
                <w:sz w:val="18"/>
                <w:szCs w:val="18"/>
              </w:rPr>
              <w:t>7</w:t>
            </w:r>
            <w:r>
              <w:rPr>
                <w:sz w:val="18"/>
                <w:szCs w:val="18"/>
              </w:rPr>
              <w:t>2</w:t>
            </w:r>
          </w:p>
        </w:tc>
        <w:tc>
          <w:tcPr>
            <w:tcW w:w="2377" w:type="dxa"/>
          </w:tcPr>
          <w:p w:rsidR="00DC18FD" w:rsidRPr="00BD0093" w:rsidRDefault="00DC18FD" w:rsidP="00861003">
            <w:pPr>
              <w:rPr>
                <w:sz w:val="18"/>
                <w:szCs w:val="18"/>
              </w:rPr>
            </w:pPr>
            <w:r w:rsidRPr="00BD0093">
              <w:rPr>
                <w:sz w:val="18"/>
                <w:szCs w:val="18"/>
              </w:rPr>
              <w:t>Character, value=’E’</w:t>
            </w:r>
          </w:p>
        </w:tc>
        <w:tc>
          <w:tcPr>
            <w:tcW w:w="953" w:type="dxa"/>
          </w:tcPr>
          <w:p w:rsidR="00DC18FD" w:rsidRPr="00BD0093" w:rsidRDefault="00DC18FD" w:rsidP="00861003">
            <w:pPr>
              <w:rPr>
                <w:sz w:val="18"/>
                <w:szCs w:val="18"/>
              </w:rPr>
            </w:pPr>
            <w:r w:rsidRPr="00BD0093">
              <w:rPr>
                <w:sz w:val="18"/>
                <w:szCs w:val="18"/>
              </w:rPr>
              <w:t>1</w:t>
            </w:r>
          </w:p>
        </w:tc>
      </w:tr>
    </w:tbl>
    <w:p w:rsidR="004A5548" w:rsidRDefault="004A5548" w:rsidP="004A5548">
      <w:pPr>
        <w:rPr>
          <w:b/>
          <w:bCs/>
          <w:iCs/>
          <w:sz w:val="20"/>
        </w:rPr>
      </w:pPr>
      <w:r>
        <w:rPr>
          <w:sz w:val="20"/>
        </w:rPr>
        <w:br w:type="page"/>
      </w:r>
    </w:p>
    <w:p w:rsidR="004A5548" w:rsidRDefault="00104D7F" w:rsidP="004A5548">
      <w:pPr>
        <w:pStyle w:val="Heading40"/>
        <w:keepNext w:val="0"/>
        <w:tabs>
          <w:tab w:val="clear" w:pos="0"/>
          <w:tab w:val="num" w:pos="1584"/>
          <w:tab w:val="left" w:pos="1800"/>
          <w:tab w:val="left" w:pos="2520"/>
          <w:tab w:val="left" w:pos="3060"/>
          <w:tab w:val="left" w:pos="3600"/>
          <w:tab w:val="left" w:pos="4140"/>
          <w:tab w:val="left" w:pos="4680"/>
          <w:tab w:val="left" w:pos="5220"/>
          <w:tab w:val="left" w:pos="5760"/>
          <w:tab w:val="left" w:pos="6300"/>
          <w:tab w:val="left" w:pos="6840"/>
          <w:tab w:val="left" w:pos="7380"/>
          <w:tab w:val="left" w:pos="7920"/>
        </w:tabs>
        <w:spacing w:before="0" w:after="0" w:line="360" w:lineRule="auto"/>
        <w:ind w:left="1584" w:hanging="864"/>
        <w:rPr>
          <w:b/>
          <w:color w:val="0000FF"/>
        </w:rPr>
      </w:pPr>
      <w:r w:rsidRPr="00104D7F">
        <w:rPr>
          <w:b/>
          <w:color w:val="0000FF"/>
        </w:rPr>
        <w:lastRenderedPageBreak/>
        <w:t>Record Type 2: Incentive-Based Measures Record</w:t>
      </w:r>
    </w:p>
    <w:tbl>
      <w:tblPr>
        <w:tblStyle w:val="TableGrid"/>
        <w:tblW w:w="0" w:type="auto"/>
        <w:tblInd w:w="558" w:type="dxa"/>
        <w:tblLook w:val="04A0" w:firstRow="1" w:lastRow="0" w:firstColumn="1" w:lastColumn="0" w:noHBand="0" w:noVBand="1"/>
      </w:tblPr>
      <w:tblGrid>
        <w:gridCol w:w="4846"/>
        <w:gridCol w:w="1039"/>
        <w:gridCol w:w="2207"/>
        <w:gridCol w:w="926"/>
      </w:tblGrid>
      <w:tr w:rsidR="00DC18FD" w:rsidRPr="00647251" w:rsidTr="00861003">
        <w:tc>
          <w:tcPr>
            <w:tcW w:w="4895" w:type="dxa"/>
            <w:shd w:val="clear" w:color="auto" w:fill="DDD9C3" w:themeFill="background2" w:themeFillShade="E6"/>
          </w:tcPr>
          <w:p w:rsidR="00DC18FD" w:rsidRPr="00647251" w:rsidRDefault="00DC18FD" w:rsidP="00861003">
            <w:pPr>
              <w:rPr>
                <w:b/>
                <w:sz w:val="18"/>
                <w:szCs w:val="18"/>
              </w:rPr>
            </w:pPr>
            <w:r w:rsidRPr="00647251">
              <w:rPr>
                <w:b/>
                <w:sz w:val="18"/>
                <w:szCs w:val="18"/>
              </w:rPr>
              <w:t>Data Field Number</w:t>
            </w:r>
          </w:p>
        </w:tc>
        <w:tc>
          <w:tcPr>
            <w:tcW w:w="1045" w:type="dxa"/>
            <w:shd w:val="clear" w:color="auto" w:fill="DDD9C3" w:themeFill="background2" w:themeFillShade="E6"/>
          </w:tcPr>
          <w:p w:rsidR="00DC18FD" w:rsidRPr="00647251" w:rsidRDefault="00DC18FD" w:rsidP="00861003">
            <w:pPr>
              <w:rPr>
                <w:b/>
                <w:sz w:val="18"/>
                <w:szCs w:val="18"/>
              </w:rPr>
            </w:pPr>
            <w:r w:rsidRPr="00647251">
              <w:rPr>
                <w:b/>
                <w:sz w:val="18"/>
                <w:szCs w:val="18"/>
              </w:rPr>
              <w:t>Column positions</w:t>
            </w:r>
          </w:p>
        </w:tc>
        <w:tc>
          <w:tcPr>
            <w:tcW w:w="2377" w:type="dxa"/>
            <w:shd w:val="clear" w:color="auto" w:fill="DDD9C3" w:themeFill="background2" w:themeFillShade="E6"/>
          </w:tcPr>
          <w:p w:rsidR="00DC18FD" w:rsidRPr="00647251" w:rsidRDefault="00DC18FD" w:rsidP="00861003">
            <w:pPr>
              <w:rPr>
                <w:b/>
                <w:sz w:val="18"/>
                <w:szCs w:val="18"/>
              </w:rPr>
            </w:pPr>
            <w:r w:rsidRPr="00647251">
              <w:rPr>
                <w:b/>
                <w:sz w:val="18"/>
                <w:szCs w:val="18"/>
              </w:rPr>
              <w:t>Format and Valuation</w:t>
            </w:r>
          </w:p>
        </w:tc>
        <w:tc>
          <w:tcPr>
            <w:tcW w:w="953" w:type="dxa"/>
            <w:shd w:val="clear" w:color="auto" w:fill="DDD9C3" w:themeFill="background2" w:themeFillShade="E6"/>
          </w:tcPr>
          <w:p w:rsidR="00DC18FD" w:rsidRPr="00647251" w:rsidRDefault="00DC18FD" w:rsidP="00861003">
            <w:pPr>
              <w:rPr>
                <w:b/>
                <w:sz w:val="18"/>
                <w:szCs w:val="18"/>
              </w:rPr>
            </w:pPr>
            <w:r w:rsidRPr="00647251">
              <w:rPr>
                <w:b/>
                <w:sz w:val="18"/>
                <w:szCs w:val="18"/>
              </w:rPr>
              <w:t>Length</w:t>
            </w:r>
          </w:p>
        </w:tc>
      </w:tr>
      <w:tr w:rsidR="00DC18FD" w:rsidRPr="00647251" w:rsidTr="00861003">
        <w:tc>
          <w:tcPr>
            <w:tcW w:w="4895" w:type="dxa"/>
          </w:tcPr>
          <w:p w:rsidR="00DC18FD" w:rsidRPr="00647251" w:rsidRDefault="00DC18FD" w:rsidP="00861003">
            <w:pPr>
              <w:rPr>
                <w:sz w:val="18"/>
                <w:szCs w:val="18"/>
              </w:rPr>
            </w:pPr>
            <w:r w:rsidRPr="00647251">
              <w:rPr>
                <w:sz w:val="18"/>
                <w:szCs w:val="18"/>
              </w:rPr>
              <w:t>Q_RECORD_TYPE</w:t>
            </w:r>
          </w:p>
        </w:tc>
        <w:tc>
          <w:tcPr>
            <w:tcW w:w="1045" w:type="dxa"/>
          </w:tcPr>
          <w:p w:rsidR="00DC18FD" w:rsidRPr="00647251" w:rsidRDefault="00DC18FD" w:rsidP="00861003">
            <w:pPr>
              <w:rPr>
                <w:sz w:val="18"/>
                <w:szCs w:val="18"/>
              </w:rPr>
            </w:pPr>
            <w:r w:rsidRPr="00647251">
              <w:rPr>
                <w:sz w:val="18"/>
                <w:szCs w:val="18"/>
              </w:rPr>
              <w:t>1</w:t>
            </w:r>
          </w:p>
        </w:tc>
        <w:tc>
          <w:tcPr>
            <w:tcW w:w="2377" w:type="dxa"/>
          </w:tcPr>
          <w:p w:rsidR="00DC18FD" w:rsidRPr="00647251" w:rsidRDefault="00DC18FD" w:rsidP="00861003">
            <w:pPr>
              <w:rPr>
                <w:sz w:val="18"/>
                <w:szCs w:val="18"/>
              </w:rPr>
            </w:pPr>
            <w:r w:rsidRPr="00647251">
              <w:rPr>
                <w:sz w:val="18"/>
                <w:szCs w:val="18"/>
              </w:rPr>
              <w:t>Character, value=2</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2</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 _CCN_PROV_ID</w:t>
            </w:r>
          </w:p>
        </w:tc>
        <w:tc>
          <w:tcPr>
            <w:tcW w:w="1045" w:type="dxa"/>
          </w:tcPr>
          <w:p w:rsidR="00DC18FD" w:rsidRPr="00647251" w:rsidRDefault="00DC18FD" w:rsidP="00861003">
            <w:pPr>
              <w:rPr>
                <w:sz w:val="18"/>
                <w:szCs w:val="18"/>
              </w:rPr>
            </w:pPr>
            <w:r w:rsidRPr="00647251">
              <w:rPr>
                <w:sz w:val="18"/>
                <w:szCs w:val="18"/>
              </w:rPr>
              <w:t>3-9</w:t>
            </w:r>
          </w:p>
        </w:tc>
        <w:tc>
          <w:tcPr>
            <w:tcW w:w="2377" w:type="dxa"/>
          </w:tcPr>
          <w:p w:rsidR="00DC18FD" w:rsidRPr="00647251" w:rsidRDefault="00DC18FD" w:rsidP="00861003">
            <w:pPr>
              <w:rPr>
                <w:sz w:val="18"/>
                <w:szCs w:val="18"/>
              </w:rPr>
            </w:pPr>
            <w:r w:rsidRPr="00647251">
              <w:rPr>
                <w:sz w:val="18"/>
                <w:szCs w:val="18"/>
              </w:rPr>
              <w:t>Numeric, this is your assigned CCN Provider ID.</w:t>
            </w:r>
          </w:p>
          <w:p w:rsidR="00DC18FD" w:rsidRPr="00647251" w:rsidRDefault="00DC18FD" w:rsidP="00861003">
            <w:pPr>
              <w:rPr>
                <w:sz w:val="18"/>
                <w:szCs w:val="18"/>
              </w:rPr>
            </w:pPr>
            <w:r w:rsidRPr="00647251">
              <w:rPr>
                <w:sz w:val="18"/>
                <w:szCs w:val="18"/>
              </w:rPr>
              <w:t>Left-fill with zeros.</w:t>
            </w:r>
          </w:p>
        </w:tc>
        <w:tc>
          <w:tcPr>
            <w:tcW w:w="953" w:type="dxa"/>
          </w:tcPr>
          <w:p w:rsidR="00DC18FD" w:rsidRPr="00647251" w:rsidRDefault="00DC18FD" w:rsidP="00861003">
            <w:pPr>
              <w:rPr>
                <w:sz w:val="18"/>
                <w:szCs w:val="18"/>
              </w:rPr>
            </w:pPr>
            <w:r>
              <w:rPr>
                <w:sz w:val="18"/>
                <w:szCs w:val="18"/>
              </w:rPr>
              <w:t>7</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10</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 _TIMEKEY</w:t>
            </w:r>
          </w:p>
        </w:tc>
        <w:tc>
          <w:tcPr>
            <w:tcW w:w="1045" w:type="dxa"/>
          </w:tcPr>
          <w:p w:rsidR="00DC18FD" w:rsidRPr="00647251" w:rsidRDefault="00DC18FD" w:rsidP="00861003">
            <w:pPr>
              <w:rPr>
                <w:sz w:val="18"/>
                <w:szCs w:val="18"/>
              </w:rPr>
            </w:pPr>
            <w:r w:rsidRPr="00647251">
              <w:rPr>
                <w:sz w:val="18"/>
                <w:szCs w:val="18"/>
              </w:rPr>
              <w:t>11-15</w:t>
            </w:r>
          </w:p>
        </w:tc>
        <w:tc>
          <w:tcPr>
            <w:tcW w:w="2377" w:type="dxa"/>
          </w:tcPr>
          <w:p w:rsidR="00DC18FD" w:rsidRPr="00647251" w:rsidRDefault="00DC18FD" w:rsidP="00861003">
            <w:pPr>
              <w:rPr>
                <w:sz w:val="18"/>
                <w:szCs w:val="18"/>
              </w:rPr>
            </w:pPr>
            <w:r w:rsidRPr="00647251">
              <w:rPr>
                <w:sz w:val="18"/>
                <w:szCs w:val="18"/>
              </w:rPr>
              <w:t>Numeric, format=YYYYQ, where YYYY is the calendar year and Q is the quarter number, from 1 to 4.</w:t>
            </w:r>
          </w:p>
        </w:tc>
        <w:tc>
          <w:tcPr>
            <w:tcW w:w="953" w:type="dxa"/>
          </w:tcPr>
          <w:p w:rsidR="00DC18FD" w:rsidRPr="00647251" w:rsidRDefault="00DC18FD" w:rsidP="00861003">
            <w:pPr>
              <w:rPr>
                <w:sz w:val="18"/>
                <w:szCs w:val="18"/>
              </w:rPr>
            </w:pPr>
            <w:r w:rsidRPr="00647251">
              <w:rPr>
                <w:sz w:val="18"/>
                <w:szCs w:val="18"/>
              </w:rPr>
              <w:t>5</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16</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QIB_ADULT_ACCESS_TO_PREV_AMB_SERVICES</w:t>
            </w:r>
          </w:p>
        </w:tc>
        <w:tc>
          <w:tcPr>
            <w:tcW w:w="1045" w:type="dxa"/>
          </w:tcPr>
          <w:p w:rsidR="00DC18FD" w:rsidRPr="00647251" w:rsidRDefault="00DC18FD" w:rsidP="00861003">
            <w:pPr>
              <w:rPr>
                <w:sz w:val="18"/>
                <w:szCs w:val="18"/>
              </w:rPr>
            </w:pPr>
            <w:r w:rsidRPr="00647251">
              <w:rPr>
                <w:sz w:val="18"/>
                <w:szCs w:val="18"/>
              </w:rPr>
              <w:t>17-22</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23</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QIB_COMPREHENSIVE_DIABETES_CARE_HGBA1C</w:t>
            </w:r>
          </w:p>
        </w:tc>
        <w:tc>
          <w:tcPr>
            <w:tcW w:w="1045" w:type="dxa"/>
          </w:tcPr>
          <w:p w:rsidR="00DC18FD" w:rsidRPr="00647251" w:rsidRDefault="00DC18FD" w:rsidP="00861003">
            <w:pPr>
              <w:rPr>
                <w:sz w:val="18"/>
                <w:szCs w:val="18"/>
              </w:rPr>
            </w:pPr>
            <w:r w:rsidRPr="00647251">
              <w:rPr>
                <w:sz w:val="18"/>
                <w:szCs w:val="18"/>
              </w:rPr>
              <w:t>24-29</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30</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QIB_CHLAMYDIA_SCREENING</w:t>
            </w:r>
          </w:p>
        </w:tc>
        <w:tc>
          <w:tcPr>
            <w:tcW w:w="1045" w:type="dxa"/>
          </w:tcPr>
          <w:p w:rsidR="00DC18FD" w:rsidRPr="00647251" w:rsidRDefault="00DC18FD" w:rsidP="00861003">
            <w:pPr>
              <w:rPr>
                <w:sz w:val="18"/>
                <w:szCs w:val="18"/>
              </w:rPr>
            </w:pPr>
            <w:r w:rsidRPr="00647251">
              <w:rPr>
                <w:sz w:val="18"/>
                <w:szCs w:val="18"/>
              </w:rPr>
              <w:t>31-36</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37</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QIB_WELL_CHILD_VISITS_THIRD_YEAR</w:t>
            </w:r>
          </w:p>
        </w:tc>
        <w:tc>
          <w:tcPr>
            <w:tcW w:w="1045" w:type="dxa"/>
          </w:tcPr>
          <w:p w:rsidR="00DC18FD" w:rsidRPr="00647251" w:rsidRDefault="00DC18FD" w:rsidP="00861003">
            <w:pPr>
              <w:rPr>
                <w:sz w:val="18"/>
                <w:szCs w:val="18"/>
              </w:rPr>
            </w:pPr>
            <w:r w:rsidRPr="00647251">
              <w:rPr>
                <w:sz w:val="18"/>
                <w:szCs w:val="18"/>
              </w:rPr>
              <w:t>38-4</w:t>
            </w:r>
            <w:r>
              <w:rPr>
                <w:sz w:val="18"/>
                <w:szCs w:val="18"/>
              </w:rPr>
              <w:t>3</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4</w:t>
            </w:r>
            <w:r>
              <w:rPr>
                <w:sz w:val="18"/>
                <w:szCs w:val="18"/>
              </w:rPr>
              <w:t>4</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QIB_WELL_CHILD_VISITS_FOURTH_YEAR</w:t>
            </w:r>
          </w:p>
        </w:tc>
        <w:tc>
          <w:tcPr>
            <w:tcW w:w="1045" w:type="dxa"/>
          </w:tcPr>
          <w:p w:rsidR="00DC18FD" w:rsidRPr="00647251" w:rsidRDefault="00DC18FD" w:rsidP="00861003">
            <w:pPr>
              <w:rPr>
                <w:sz w:val="18"/>
                <w:szCs w:val="18"/>
              </w:rPr>
            </w:pPr>
            <w:r w:rsidRPr="00647251">
              <w:rPr>
                <w:sz w:val="18"/>
                <w:szCs w:val="18"/>
              </w:rPr>
              <w:t>4</w:t>
            </w:r>
            <w:r>
              <w:rPr>
                <w:sz w:val="18"/>
                <w:szCs w:val="18"/>
              </w:rPr>
              <w:t>5</w:t>
            </w:r>
            <w:r w:rsidRPr="00647251">
              <w:rPr>
                <w:sz w:val="18"/>
                <w:szCs w:val="18"/>
              </w:rPr>
              <w:t>-</w:t>
            </w:r>
            <w:r>
              <w:rPr>
                <w:sz w:val="18"/>
                <w:szCs w:val="18"/>
              </w:rPr>
              <w:t>50</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Pr>
                <w:sz w:val="18"/>
                <w:szCs w:val="18"/>
              </w:rPr>
              <w:t>51</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QIB_WELL_CHILD_VISITS_FIFT</w:t>
            </w:r>
            <w:r>
              <w:rPr>
                <w:sz w:val="18"/>
                <w:szCs w:val="18"/>
              </w:rPr>
              <w:t>H</w:t>
            </w:r>
            <w:r w:rsidRPr="00647251">
              <w:rPr>
                <w:sz w:val="18"/>
                <w:szCs w:val="18"/>
              </w:rPr>
              <w:t>_YEAR</w:t>
            </w:r>
          </w:p>
        </w:tc>
        <w:tc>
          <w:tcPr>
            <w:tcW w:w="1045" w:type="dxa"/>
          </w:tcPr>
          <w:p w:rsidR="00DC18FD" w:rsidRPr="00647251" w:rsidRDefault="00DC18FD" w:rsidP="00861003">
            <w:pPr>
              <w:rPr>
                <w:sz w:val="18"/>
                <w:szCs w:val="18"/>
              </w:rPr>
            </w:pPr>
            <w:r w:rsidRPr="00647251">
              <w:rPr>
                <w:sz w:val="18"/>
                <w:szCs w:val="18"/>
              </w:rPr>
              <w:t>5</w:t>
            </w:r>
            <w:r>
              <w:rPr>
                <w:sz w:val="18"/>
                <w:szCs w:val="18"/>
              </w:rPr>
              <w:t>2</w:t>
            </w:r>
            <w:r w:rsidRPr="00647251">
              <w:rPr>
                <w:sz w:val="18"/>
                <w:szCs w:val="18"/>
              </w:rPr>
              <w:t>-5</w:t>
            </w:r>
            <w:r>
              <w:rPr>
                <w:sz w:val="18"/>
                <w:szCs w:val="18"/>
              </w:rPr>
              <w:t>7</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5</w:t>
            </w:r>
            <w:r>
              <w:rPr>
                <w:sz w:val="18"/>
                <w:szCs w:val="18"/>
              </w:rPr>
              <w:t>8</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QIB_WELL_CHILD_VISITS_SIXTH_YEAR</w:t>
            </w:r>
          </w:p>
        </w:tc>
        <w:tc>
          <w:tcPr>
            <w:tcW w:w="1045" w:type="dxa"/>
          </w:tcPr>
          <w:p w:rsidR="00DC18FD" w:rsidRPr="00647251" w:rsidRDefault="00DC18FD" w:rsidP="00861003">
            <w:pPr>
              <w:rPr>
                <w:sz w:val="18"/>
                <w:szCs w:val="18"/>
              </w:rPr>
            </w:pPr>
            <w:r w:rsidRPr="00647251">
              <w:rPr>
                <w:sz w:val="18"/>
                <w:szCs w:val="18"/>
              </w:rPr>
              <w:t>5</w:t>
            </w:r>
            <w:r>
              <w:rPr>
                <w:sz w:val="18"/>
                <w:szCs w:val="18"/>
              </w:rPr>
              <w:t>9</w:t>
            </w:r>
            <w:r w:rsidRPr="00647251">
              <w:rPr>
                <w:sz w:val="18"/>
                <w:szCs w:val="18"/>
              </w:rPr>
              <w:t>-6</w:t>
            </w:r>
            <w:r>
              <w:rPr>
                <w:sz w:val="18"/>
                <w:szCs w:val="18"/>
              </w:rPr>
              <w:t>4</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Delimiter</w:t>
            </w:r>
          </w:p>
        </w:tc>
        <w:tc>
          <w:tcPr>
            <w:tcW w:w="1045" w:type="dxa"/>
          </w:tcPr>
          <w:p w:rsidR="00DC18FD" w:rsidRPr="00647251" w:rsidRDefault="00DC18FD" w:rsidP="00861003">
            <w:pPr>
              <w:rPr>
                <w:sz w:val="18"/>
                <w:szCs w:val="18"/>
              </w:rPr>
            </w:pPr>
            <w:r w:rsidRPr="00647251">
              <w:rPr>
                <w:sz w:val="18"/>
                <w:szCs w:val="18"/>
              </w:rPr>
              <w:t>6</w:t>
            </w:r>
            <w:r>
              <w:rPr>
                <w:sz w:val="18"/>
                <w:szCs w:val="18"/>
              </w:rPr>
              <w:t>5</w:t>
            </w:r>
          </w:p>
        </w:tc>
        <w:tc>
          <w:tcPr>
            <w:tcW w:w="2377" w:type="dxa"/>
          </w:tcPr>
          <w:p w:rsidR="00DC18FD" w:rsidRPr="00647251" w:rsidRDefault="00DC18FD" w:rsidP="00861003">
            <w:pPr>
              <w:rPr>
                <w:sz w:val="18"/>
                <w:szCs w:val="18"/>
              </w:rPr>
            </w:pPr>
            <w:r w:rsidRPr="00647251">
              <w:rPr>
                <w:sz w:val="18"/>
                <w:szCs w:val="18"/>
              </w:rPr>
              <w:t>Character, value=’^’</w:t>
            </w:r>
          </w:p>
        </w:tc>
        <w:tc>
          <w:tcPr>
            <w:tcW w:w="953" w:type="dxa"/>
          </w:tcPr>
          <w:p w:rsidR="00DC18FD" w:rsidRPr="00647251" w:rsidRDefault="00DC18FD" w:rsidP="00861003">
            <w:pPr>
              <w:rPr>
                <w:sz w:val="18"/>
                <w:szCs w:val="18"/>
              </w:rPr>
            </w:pPr>
            <w:r w:rsidRPr="00647251">
              <w:rPr>
                <w:sz w:val="18"/>
                <w:szCs w:val="18"/>
              </w:rPr>
              <w:t>1</w:t>
            </w:r>
          </w:p>
        </w:tc>
      </w:tr>
      <w:tr w:rsidR="00DC18FD" w:rsidRPr="00647251" w:rsidTr="00861003">
        <w:tc>
          <w:tcPr>
            <w:tcW w:w="4895" w:type="dxa"/>
          </w:tcPr>
          <w:p w:rsidR="00DC18FD" w:rsidRPr="00647251" w:rsidRDefault="00DC18FD" w:rsidP="00861003">
            <w:pPr>
              <w:rPr>
                <w:sz w:val="18"/>
                <w:szCs w:val="18"/>
              </w:rPr>
            </w:pPr>
            <w:r w:rsidRPr="00647251">
              <w:rPr>
                <w:sz w:val="18"/>
                <w:szCs w:val="18"/>
              </w:rPr>
              <w:t>QIB_ADOLESCENT_WELL_VISITS</w:t>
            </w:r>
          </w:p>
        </w:tc>
        <w:tc>
          <w:tcPr>
            <w:tcW w:w="1045" w:type="dxa"/>
          </w:tcPr>
          <w:p w:rsidR="00DC18FD" w:rsidRPr="00647251" w:rsidRDefault="00DC18FD" w:rsidP="00861003">
            <w:pPr>
              <w:rPr>
                <w:sz w:val="18"/>
                <w:szCs w:val="18"/>
              </w:rPr>
            </w:pPr>
            <w:r w:rsidRPr="00647251">
              <w:rPr>
                <w:sz w:val="18"/>
                <w:szCs w:val="18"/>
              </w:rPr>
              <w:t>6</w:t>
            </w:r>
            <w:r>
              <w:rPr>
                <w:sz w:val="18"/>
                <w:szCs w:val="18"/>
              </w:rPr>
              <w:t>6</w:t>
            </w:r>
            <w:r w:rsidRPr="00647251">
              <w:rPr>
                <w:sz w:val="18"/>
                <w:szCs w:val="18"/>
              </w:rPr>
              <w:t>-</w:t>
            </w:r>
            <w:r>
              <w:rPr>
                <w:sz w:val="18"/>
                <w:szCs w:val="18"/>
              </w:rPr>
              <w:t>71</w:t>
            </w:r>
          </w:p>
        </w:tc>
        <w:tc>
          <w:tcPr>
            <w:tcW w:w="2377" w:type="dxa"/>
          </w:tcPr>
          <w:p w:rsidR="00DC18FD" w:rsidRPr="00647251" w:rsidRDefault="00DC18FD" w:rsidP="00861003">
            <w:pPr>
              <w:rPr>
                <w:sz w:val="18"/>
                <w:szCs w:val="18"/>
              </w:rPr>
            </w:pPr>
            <w:r w:rsidRPr="00647251">
              <w:rPr>
                <w:sz w:val="18"/>
                <w:szCs w:val="18"/>
              </w:rPr>
              <w:t>Numeric in the format NNN.NN, with the decimal included.</w:t>
            </w:r>
          </w:p>
        </w:tc>
        <w:tc>
          <w:tcPr>
            <w:tcW w:w="953" w:type="dxa"/>
          </w:tcPr>
          <w:p w:rsidR="00DC18FD" w:rsidRPr="00647251" w:rsidRDefault="00DC18FD" w:rsidP="00861003">
            <w:pPr>
              <w:rPr>
                <w:sz w:val="18"/>
                <w:szCs w:val="18"/>
              </w:rPr>
            </w:pPr>
            <w:r w:rsidRPr="00647251">
              <w:rPr>
                <w:sz w:val="18"/>
                <w:szCs w:val="18"/>
              </w:rPr>
              <w:t>6</w:t>
            </w:r>
          </w:p>
        </w:tc>
      </w:tr>
      <w:tr w:rsidR="00DC18FD" w:rsidRPr="00647251" w:rsidTr="00861003">
        <w:tc>
          <w:tcPr>
            <w:tcW w:w="4895" w:type="dxa"/>
          </w:tcPr>
          <w:p w:rsidR="00DC18FD" w:rsidRPr="00647251" w:rsidRDefault="00DC18FD" w:rsidP="00861003">
            <w:pPr>
              <w:rPr>
                <w:sz w:val="18"/>
                <w:szCs w:val="18"/>
              </w:rPr>
            </w:pPr>
            <w:r w:rsidRPr="00647251">
              <w:rPr>
                <w:sz w:val="18"/>
                <w:szCs w:val="18"/>
              </w:rPr>
              <w:t>END-OF-RECORD-INDICATOR</w:t>
            </w:r>
          </w:p>
        </w:tc>
        <w:tc>
          <w:tcPr>
            <w:tcW w:w="1045" w:type="dxa"/>
          </w:tcPr>
          <w:p w:rsidR="00DC18FD" w:rsidRPr="00647251" w:rsidRDefault="00DC18FD" w:rsidP="00861003">
            <w:pPr>
              <w:rPr>
                <w:sz w:val="18"/>
                <w:szCs w:val="18"/>
              </w:rPr>
            </w:pPr>
            <w:r w:rsidRPr="00647251">
              <w:rPr>
                <w:sz w:val="18"/>
                <w:szCs w:val="18"/>
              </w:rPr>
              <w:t>7</w:t>
            </w:r>
            <w:r>
              <w:rPr>
                <w:sz w:val="18"/>
                <w:szCs w:val="18"/>
              </w:rPr>
              <w:t>2</w:t>
            </w:r>
          </w:p>
        </w:tc>
        <w:tc>
          <w:tcPr>
            <w:tcW w:w="2377" w:type="dxa"/>
          </w:tcPr>
          <w:p w:rsidR="00DC18FD" w:rsidRPr="00647251" w:rsidRDefault="00DC18FD" w:rsidP="00861003">
            <w:pPr>
              <w:rPr>
                <w:sz w:val="18"/>
                <w:szCs w:val="18"/>
              </w:rPr>
            </w:pPr>
            <w:r w:rsidRPr="00647251">
              <w:rPr>
                <w:sz w:val="18"/>
                <w:szCs w:val="18"/>
              </w:rPr>
              <w:t>Character, value=’E’</w:t>
            </w:r>
          </w:p>
        </w:tc>
        <w:tc>
          <w:tcPr>
            <w:tcW w:w="953" w:type="dxa"/>
          </w:tcPr>
          <w:p w:rsidR="00DC18FD" w:rsidRPr="00647251" w:rsidRDefault="00DC18FD" w:rsidP="00861003">
            <w:pPr>
              <w:rPr>
                <w:sz w:val="18"/>
                <w:szCs w:val="18"/>
              </w:rPr>
            </w:pPr>
            <w:r w:rsidRPr="00647251">
              <w:rPr>
                <w:sz w:val="18"/>
                <w:szCs w:val="18"/>
              </w:rPr>
              <w:t>1</w:t>
            </w:r>
          </w:p>
        </w:tc>
      </w:tr>
    </w:tbl>
    <w:p w:rsidR="004A5548" w:rsidRDefault="004A5548" w:rsidP="004A5548">
      <w:pPr>
        <w:tabs>
          <w:tab w:val="left" w:pos="2520"/>
          <w:tab w:val="left" w:pos="3060"/>
          <w:tab w:val="left" w:pos="3600"/>
          <w:tab w:val="left" w:pos="4140"/>
          <w:tab w:val="left" w:pos="4680"/>
          <w:tab w:val="left" w:pos="5220"/>
          <w:tab w:val="left" w:pos="5760"/>
          <w:tab w:val="left" w:pos="6300"/>
          <w:tab w:val="left" w:pos="6840"/>
          <w:tab w:val="left" w:pos="7380"/>
          <w:tab w:val="left" w:pos="7920"/>
        </w:tabs>
        <w:ind w:left="1584"/>
        <w:rPr>
          <w:sz w:val="20"/>
        </w:rPr>
      </w:pPr>
    </w:p>
    <w:p w:rsidR="004A5548" w:rsidRDefault="004A5548" w:rsidP="004A5548">
      <w:pPr>
        <w:rPr>
          <w:b/>
          <w:bCs/>
          <w:iCs/>
          <w:sz w:val="20"/>
        </w:rPr>
      </w:pPr>
      <w:r>
        <w:rPr>
          <w:sz w:val="20"/>
        </w:rPr>
        <w:br w:type="page"/>
      </w:r>
    </w:p>
    <w:p w:rsidR="004A5548" w:rsidRDefault="00104D7F" w:rsidP="004A5548">
      <w:pPr>
        <w:pStyle w:val="Heading40"/>
        <w:keepNext w:val="0"/>
        <w:tabs>
          <w:tab w:val="clear" w:pos="0"/>
          <w:tab w:val="num" w:pos="1584"/>
          <w:tab w:val="left" w:pos="1800"/>
          <w:tab w:val="left" w:pos="2520"/>
          <w:tab w:val="left" w:pos="3060"/>
          <w:tab w:val="left" w:pos="3600"/>
          <w:tab w:val="left" w:pos="4140"/>
          <w:tab w:val="left" w:pos="4680"/>
          <w:tab w:val="left" w:pos="5220"/>
          <w:tab w:val="left" w:pos="5760"/>
          <w:tab w:val="left" w:pos="6300"/>
          <w:tab w:val="left" w:pos="6840"/>
          <w:tab w:val="left" w:pos="7380"/>
          <w:tab w:val="left" w:pos="7920"/>
        </w:tabs>
        <w:spacing w:before="0" w:after="0" w:line="360" w:lineRule="auto"/>
        <w:ind w:left="1584" w:hanging="864"/>
        <w:rPr>
          <w:b/>
          <w:color w:val="0000FF"/>
        </w:rPr>
      </w:pPr>
      <w:r w:rsidRPr="00104D7F">
        <w:rPr>
          <w:b/>
          <w:color w:val="0000FF"/>
        </w:rPr>
        <w:lastRenderedPageBreak/>
        <w:t>Record Type 3: Level I Measures Record</w:t>
      </w:r>
    </w:p>
    <w:tbl>
      <w:tblPr>
        <w:tblStyle w:val="TableGrid"/>
        <w:tblW w:w="0" w:type="auto"/>
        <w:tblInd w:w="558" w:type="dxa"/>
        <w:tblLayout w:type="fixed"/>
        <w:tblLook w:val="04A0" w:firstRow="1" w:lastRow="0" w:firstColumn="1" w:lastColumn="0" w:noHBand="0" w:noVBand="1"/>
      </w:tblPr>
      <w:tblGrid>
        <w:gridCol w:w="4950"/>
        <w:gridCol w:w="1080"/>
        <w:gridCol w:w="2340"/>
        <w:gridCol w:w="990"/>
      </w:tblGrid>
      <w:tr w:rsidR="00DC18FD" w:rsidRPr="0067624B" w:rsidTr="00861003">
        <w:tc>
          <w:tcPr>
            <w:tcW w:w="4950" w:type="dxa"/>
            <w:shd w:val="clear" w:color="auto" w:fill="DDD9C3" w:themeFill="background2" w:themeFillShade="E6"/>
          </w:tcPr>
          <w:p w:rsidR="00DC18FD" w:rsidRPr="0067624B" w:rsidRDefault="00DC18FD" w:rsidP="00861003">
            <w:pPr>
              <w:rPr>
                <w:b/>
                <w:sz w:val="18"/>
                <w:szCs w:val="18"/>
              </w:rPr>
            </w:pPr>
            <w:r w:rsidRPr="0067624B">
              <w:rPr>
                <w:b/>
                <w:sz w:val="18"/>
                <w:szCs w:val="18"/>
              </w:rPr>
              <w:t>Data Field Number</w:t>
            </w:r>
          </w:p>
        </w:tc>
        <w:tc>
          <w:tcPr>
            <w:tcW w:w="1080" w:type="dxa"/>
            <w:shd w:val="clear" w:color="auto" w:fill="DDD9C3" w:themeFill="background2" w:themeFillShade="E6"/>
          </w:tcPr>
          <w:p w:rsidR="00DC18FD" w:rsidRPr="0067624B" w:rsidRDefault="00DC18FD" w:rsidP="00861003">
            <w:pPr>
              <w:rPr>
                <w:b/>
                <w:sz w:val="18"/>
                <w:szCs w:val="18"/>
              </w:rPr>
            </w:pPr>
            <w:r w:rsidRPr="0067624B">
              <w:rPr>
                <w:b/>
                <w:sz w:val="18"/>
                <w:szCs w:val="18"/>
              </w:rPr>
              <w:t>Column positions</w:t>
            </w:r>
          </w:p>
        </w:tc>
        <w:tc>
          <w:tcPr>
            <w:tcW w:w="2340" w:type="dxa"/>
            <w:shd w:val="clear" w:color="auto" w:fill="DDD9C3" w:themeFill="background2" w:themeFillShade="E6"/>
          </w:tcPr>
          <w:p w:rsidR="00DC18FD" w:rsidRPr="0067624B" w:rsidRDefault="00DC18FD" w:rsidP="00861003">
            <w:pPr>
              <w:rPr>
                <w:b/>
                <w:sz w:val="18"/>
                <w:szCs w:val="18"/>
              </w:rPr>
            </w:pPr>
            <w:r w:rsidRPr="0067624B">
              <w:rPr>
                <w:b/>
                <w:sz w:val="18"/>
                <w:szCs w:val="18"/>
              </w:rPr>
              <w:t>Format and Valuation</w:t>
            </w:r>
          </w:p>
        </w:tc>
        <w:tc>
          <w:tcPr>
            <w:tcW w:w="990" w:type="dxa"/>
            <w:shd w:val="clear" w:color="auto" w:fill="DDD9C3" w:themeFill="background2" w:themeFillShade="E6"/>
          </w:tcPr>
          <w:p w:rsidR="00DC18FD" w:rsidRPr="0067624B" w:rsidRDefault="00DC18FD" w:rsidP="00861003">
            <w:pPr>
              <w:rPr>
                <w:b/>
                <w:sz w:val="18"/>
                <w:szCs w:val="18"/>
              </w:rPr>
            </w:pPr>
            <w:r w:rsidRPr="0067624B">
              <w:rPr>
                <w:b/>
                <w:sz w:val="18"/>
                <w:szCs w:val="18"/>
              </w:rPr>
              <w:t>Length</w:t>
            </w:r>
          </w:p>
        </w:tc>
      </w:tr>
      <w:tr w:rsidR="00DC18FD" w:rsidRPr="0067624B" w:rsidTr="00861003">
        <w:tc>
          <w:tcPr>
            <w:tcW w:w="4950" w:type="dxa"/>
          </w:tcPr>
          <w:p w:rsidR="00DC18FD" w:rsidRPr="0067624B" w:rsidRDefault="00DC18FD" w:rsidP="00861003">
            <w:pPr>
              <w:rPr>
                <w:sz w:val="18"/>
                <w:szCs w:val="18"/>
              </w:rPr>
            </w:pPr>
            <w:r w:rsidRPr="0067624B">
              <w:rPr>
                <w:sz w:val="18"/>
                <w:szCs w:val="18"/>
              </w:rPr>
              <w:t>Q_RECORD_TYPE</w:t>
            </w:r>
          </w:p>
        </w:tc>
        <w:tc>
          <w:tcPr>
            <w:tcW w:w="1080" w:type="dxa"/>
          </w:tcPr>
          <w:p w:rsidR="00DC18FD" w:rsidRPr="0067624B" w:rsidRDefault="00DC18FD" w:rsidP="00861003">
            <w:pPr>
              <w:rPr>
                <w:sz w:val="18"/>
                <w:szCs w:val="18"/>
              </w:rPr>
            </w:pPr>
            <w:r w:rsidRPr="0067624B">
              <w:rPr>
                <w:sz w:val="18"/>
                <w:szCs w:val="18"/>
              </w:rPr>
              <w:t>1</w:t>
            </w:r>
          </w:p>
        </w:tc>
        <w:tc>
          <w:tcPr>
            <w:tcW w:w="2340" w:type="dxa"/>
          </w:tcPr>
          <w:p w:rsidR="00DC18FD" w:rsidRPr="0067624B" w:rsidRDefault="00DC18FD" w:rsidP="00861003">
            <w:pPr>
              <w:rPr>
                <w:sz w:val="18"/>
                <w:szCs w:val="18"/>
              </w:rPr>
            </w:pPr>
            <w:r w:rsidRPr="0067624B">
              <w:rPr>
                <w:sz w:val="18"/>
                <w:szCs w:val="18"/>
              </w:rPr>
              <w:t>Character, value=3</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2</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QLI_CCN_PROV_ID</w:t>
            </w:r>
          </w:p>
        </w:tc>
        <w:tc>
          <w:tcPr>
            <w:tcW w:w="1080" w:type="dxa"/>
          </w:tcPr>
          <w:p w:rsidR="00DC18FD" w:rsidRPr="0067624B" w:rsidRDefault="00DC18FD" w:rsidP="00861003">
            <w:pPr>
              <w:rPr>
                <w:sz w:val="18"/>
                <w:szCs w:val="18"/>
              </w:rPr>
            </w:pPr>
            <w:r w:rsidRPr="0067624B">
              <w:rPr>
                <w:sz w:val="18"/>
                <w:szCs w:val="18"/>
              </w:rPr>
              <w:t>3-9</w:t>
            </w:r>
          </w:p>
        </w:tc>
        <w:tc>
          <w:tcPr>
            <w:tcW w:w="2340" w:type="dxa"/>
          </w:tcPr>
          <w:p w:rsidR="00DC18FD" w:rsidRPr="0067624B" w:rsidRDefault="00DC18FD" w:rsidP="00861003">
            <w:pPr>
              <w:rPr>
                <w:sz w:val="18"/>
                <w:szCs w:val="18"/>
              </w:rPr>
            </w:pPr>
            <w:r w:rsidRPr="0067624B">
              <w:rPr>
                <w:sz w:val="18"/>
                <w:szCs w:val="18"/>
              </w:rPr>
              <w:t>Numeric, this is your assigned CCN Provider ID.</w:t>
            </w:r>
          </w:p>
          <w:p w:rsidR="00DC18FD" w:rsidRPr="0067624B" w:rsidRDefault="00DC18FD" w:rsidP="00861003">
            <w:pPr>
              <w:rPr>
                <w:sz w:val="18"/>
                <w:szCs w:val="18"/>
              </w:rPr>
            </w:pPr>
            <w:r w:rsidRPr="0067624B">
              <w:rPr>
                <w:sz w:val="18"/>
                <w:szCs w:val="18"/>
              </w:rPr>
              <w:t>Left-fill with zeros.</w:t>
            </w:r>
          </w:p>
        </w:tc>
        <w:tc>
          <w:tcPr>
            <w:tcW w:w="990" w:type="dxa"/>
          </w:tcPr>
          <w:p w:rsidR="00DC18FD" w:rsidRPr="0067624B" w:rsidRDefault="00DC18FD" w:rsidP="00861003">
            <w:pPr>
              <w:rPr>
                <w:sz w:val="18"/>
                <w:szCs w:val="18"/>
              </w:rPr>
            </w:pPr>
            <w:r>
              <w:rPr>
                <w:sz w:val="18"/>
                <w:szCs w:val="18"/>
              </w:rPr>
              <w:t>7</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10</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QLI_TIMEKEY</w:t>
            </w:r>
          </w:p>
        </w:tc>
        <w:tc>
          <w:tcPr>
            <w:tcW w:w="1080" w:type="dxa"/>
          </w:tcPr>
          <w:p w:rsidR="00DC18FD" w:rsidRPr="0067624B" w:rsidRDefault="00DC18FD" w:rsidP="00861003">
            <w:pPr>
              <w:rPr>
                <w:sz w:val="18"/>
                <w:szCs w:val="18"/>
              </w:rPr>
            </w:pPr>
            <w:r w:rsidRPr="0067624B">
              <w:rPr>
                <w:sz w:val="18"/>
                <w:szCs w:val="18"/>
              </w:rPr>
              <w:t>11-15</w:t>
            </w:r>
          </w:p>
        </w:tc>
        <w:tc>
          <w:tcPr>
            <w:tcW w:w="2340" w:type="dxa"/>
          </w:tcPr>
          <w:p w:rsidR="00DC18FD" w:rsidRPr="0067624B" w:rsidRDefault="00DC18FD" w:rsidP="00861003">
            <w:pPr>
              <w:rPr>
                <w:sz w:val="18"/>
                <w:szCs w:val="18"/>
              </w:rPr>
            </w:pPr>
            <w:r w:rsidRPr="0067624B">
              <w:rPr>
                <w:sz w:val="18"/>
                <w:szCs w:val="18"/>
              </w:rPr>
              <w:t>Numeric, format=YYYYQ, where YYYY is the calendar year and Q is the quarter number, from 1 to 4.</w:t>
            </w:r>
          </w:p>
        </w:tc>
        <w:tc>
          <w:tcPr>
            <w:tcW w:w="990" w:type="dxa"/>
          </w:tcPr>
          <w:p w:rsidR="00DC18FD" w:rsidRPr="0067624B" w:rsidRDefault="00DC18FD" w:rsidP="00861003">
            <w:pPr>
              <w:rPr>
                <w:sz w:val="18"/>
                <w:szCs w:val="18"/>
              </w:rPr>
            </w:pPr>
            <w:r w:rsidRPr="0067624B">
              <w:rPr>
                <w:sz w:val="18"/>
                <w:szCs w:val="18"/>
              </w:rPr>
              <w:t>5</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16</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QLI_CHILD_AND_ADOL_ACCESS_TO_PCP</w:t>
            </w:r>
          </w:p>
        </w:tc>
        <w:tc>
          <w:tcPr>
            <w:tcW w:w="1080" w:type="dxa"/>
          </w:tcPr>
          <w:p w:rsidR="00DC18FD" w:rsidRPr="0067624B" w:rsidRDefault="00DC18FD" w:rsidP="00861003">
            <w:pPr>
              <w:rPr>
                <w:sz w:val="18"/>
                <w:szCs w:val="18"/>
              </w:rPr>
            </w:pPr>
            <w:r w:rsidRPr="0067624B">
              <w:rPr>
                <w:sz w:val="18"/>
                <w:szCs w:val="18"/>
              </w:rPr>
              <w:t>17-22</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23</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QLI_TIMELINESS_OF_PRENATAL_AND_POSTPARTUM_CARE</w:t>
            </w:r>
          </w:p>
        </w:tc>
        <w:tc>
          <w:tcPr>
            <w:tcW w:w="1080" w:type="dxa"/>
          </w:tcPr>
          <w:p w:rsidR="00DC18FD" w:rsidRPr="0067624B" w:rsidRDefault="00DC18FD" w:rsidP="00861003">
            <w:pPr>
              <w:rPr>
                <w:sz w:val="18"/>
                <w:szCs w:val="18"/>
              </w:rPr>
            </w:pPr>
            <w:r w:rsidRPr="0067624B">
              <w:rPr>
                <w:sz w:val="18"/>
                <w:szCs w:val="18"/>
              </w:rPr>
              <w:t>24-29</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30</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QLI_CHILDHOOD_IMMUN_STATUS</w:t>
            </w:r>
          </w:p>
        </w:tc>
        <w:tc>
          <w:tcPr>
            <w:tcW w:w="1080" w:type="dxa"/>
          </w:tcPr>
          <w:p w:rsidR="00DC18FD" w:rsidRPr="0067624B" w:rsidRDefault="00DC18FD" w:rsidP="00861003">
            <w:pPr>
              <w:rPr>
                <w:sz w:val="18"/>
                <w:szCs w:val="18"/>
              </w:rPr>
            </w:pPr>
            <w:r w:rsidRPr="0067624B">
              <w:rPr>
                <w:sz w:val="18"/>
                <w:szCs w:val="18"/>
              </w:rPr>
              <w:t>31-36</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37</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QLI_IMMUNIZATIONS_FOR_ADOL</w:t>
            </w:r>
          </w:p>
        </w:tc>
        <w:tc>
          <w:tcPr>
            <w:tcW w:w="1080" w:type="dxa"/>
          </w:tcPr>
          <w:p w:rsidR="00DC18FD" w:rsidRPr="0067624B" w:rsidRDefault="00DC18FD" w:rsidP="00861003">
            <w:pPr>
              <w:rPr>
                <w:sz w:val="18"/>
                <w:szCs w:val="18"/>
              </w:rPr>
            </w:pPr>
            <w:r w:rsidRPr="0067624B">
              <w:rPr>
                <w:sz w:val="18"/>
                <w:szCs w:val="18"/>
              </w:rPr>
              <w:t>38-4</w:t>
            </w:r>
            <w:r>
              <w:rPr>
                <w:sz w:val="18"/>
                <w:szCs w:val="18"/>
              </w:rPr>
              <w:t>3</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4</w:t>
            </w:r>
            <w:r>
              <w:rPr>
                <w:sz w:val="18"/>
                <w:szCs w:val="18"/>
              </w:rPr>
              <w:t>4</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QLI_LEAD_SCREENING_CHILDREN</w:t>
            </w:r>
          </w:p>
        </w:tc>
        <w:tc>
          <w:tcPr>
            <w:tcW w:w="1080" w:type="dxa"/>
          </w:tcPr>
          <w:p w:rsidR="00DC18FD" w:rsidRPr="0067624B" w:rsidRDefault="00DC18FD" w:rsidP="00861003">
            <w:pPr>
              <w:rPr>
                <w:sz w:val="18"/>
                <w:szCs w:val="18"/>
              </w:rPr>
            </w:pPr>
            <w:r w:rsidRPr="0067624B">
              <w:rPr>
                <w:sz w:val="18"/>
                <w:szCs w:val="18"/>
              </w:rPr>
              <w:t>4</w:t>
            </w:r>
            <w:r>
              <w:rPr>
                <w:sz w:val="18"/>
                <w:szCs w:val="18"/>
              </w:rPr>
              <w:t>5</w:t>
            </w:r>
            <w:r w:rsidRPr="0067624B">
              <w:rPr>
                <w:sz w:val="18"/>
                <w:szCs w:val="18"/>
              </w:rPr>
              <w:t>-</w:t>
            </w:r>
            <w:r>
              <w:rPr>
                <w:sz w:val="18"/>
                <w:szCs w:val="18"/>
              </w:rPr>
              <w:t>50</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51</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QLI_CERVICAL_CANCER_SCREENING</w:t>
            </w:r>
          </w:p>
        </w:tc>
        <w:tc>
          <w:tcPr>
            <w:tcW w:w="1080" w:type="dxa"/>
          </w:tcPr>
          <w:p w:rsidR="00DC18FD" w:rsidRPr="0067624B" w:rsidRDefault="00DC18FD" w:rsidP="00861003">
            <w:pPr>
              <w:rPr>
                <w:sz w:val="18"/>
                <w:szCs w:val="18"/>
              </w:rPr>
            </w:pPr>
            <w:r w:rsidRPr="0067624B">
              <w:rPr>
                <w:sz w:val="18"/>
                <w:szCs w:val="18"/>
              </w:rPr>
              <w:t>5</w:t>
            </w:r>
            <w:r>
              <w:rPr>
                <w:sz w:val="18"/>
                <w:szCs w:val="18"/>
              </w:rPr>
              <w:t>2</w:t>
            </w:r>
            <w:r w:rsidRPr="0067624B">
              <w:rPr>
                <w:sz w:val="18"/>
                <w:szCs w:val="18"/>
              </w:rPr>
              <w:t>-5</w:t>
            </w:r>
            <w:r>
              <w:rPr>
                <w:sz w:val="18"/>
                <w:szCs w:val="18"/>
              </w:rPr>
              <w:t>7</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5</w:t>
            </w:r>
            <w:r>
              <w:rPr>
                <w:sz w:val="18"/>
                <w:szCs w:val="18"/>
              </w:rPr>
              <w:t>8</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QLI_PERCENT_LIVE_BIRTHS_WEIGHT_LT_2500G</w:t>
            </w:r>
          </w:p>
        </w:tc>
        <w:tc>
          <w:tcPr>
            <w:tcW w:w="1080" w:type="dxa"/>
          </w:tcPr>
          <w:p w:rsidR="00DC18FD" w:rsidRPr="0067624B" w:rsidRDefault="00DC18FD" w:rsidP="00861003">
            <w:pPr>
              <w:rPr>
                <w:sz w:val="18"/>
                <w:szCs w:val="18"/>
              </w:rPr>
            </w:pPr>
            <w:r w:rsidRPr="0067624B">
              <w:rPr>
                <w:sz w:val="18"/>
                <w:szCs w:val="18"/>
              </w:rPr>
              <w:t>5</w:t>
            </w:r>
            <w:r>
              <w:rPr>
                <w:sz w:val="18"/>
                <w:szCs w:val="18"/>
              </w:rPr>
              <w:t>9</w:t>
            </w:r>
            <w:r w:rsidRPr="0067624B">
              <w:rPr>
                <w:sz w:val="18"/>
                <w:szCs w:val="18"/>
              </w:rPr>
              <w:t>-6</w:t>
            </w:r>
            <w:r>
              <w:rPr>
                <w:sz w:val="18"/>
                <w:szCs w:val="18"/>
              </w:rPr>
              <w:t>4</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sidRPr="0067624B">
              <w:rPr>
                <w:sz w:val="18"/>
                <w:szCs w:val="18"/>
              </w:rPr>
              <w:t>6</w:t>
            </w:r>
            <w:r>
              <w:rPr>
                <w:sz w:val="18"/>
                <w:szCs w:val="18"/>
              </w:rPr>
              <w:t>5</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QLI_WEIGHT_ASSESSMENT_CHILDREN_ADOL</w:t>
            </w:r>
          </w:p>
        </w:tc>
        <w:tc>
          <w:tcPr>
            <w:tcW w:w="1080" w:type="dxa"/>
          </w:tcPr>
          <w:p w:rsidR="00DC18FD" w:rsidRPr="0067624B" w:rsidRDefault="00DC18FD" w:rsidP="00861003">
            <w:pPr>
              <w:rPr>
                <w:sz w:val="18"/>
                <w:szCs w:val="18"/>
              </w:rPr>
            </w:pPr>
            <w:r w:rsidRPr="0067624B">
              <w:rPr>
                <w:sz w:val="18"/>
                <w:szCs w:val="18"/>
              </w:rPr>
              <w:t>6</w:t>
            </w:r>
            <w:r>
              <w:rPr>
                <w:sz w:val="18"/>
                <w:szCs w:val="18"/>
              </w:rPr>
              <w:t>6</w:t>
            </w:r>
            <w:r w:rsidRPr="0067624B">
              <w:rPr>
                <w:sz w:val="18"/>
                <w:szCs w:val="18"/>
              </w:rPr>
              <w:t>-</w:t>
            </w:r>
            <w:r>
              <w:rPr>
                <w:sz w:val="18"/>
                <w:szCs w:val="18"/>
              </w:rPr>
              <w:t>71</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72</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QLI_MEDICATIONS_FOR_PERSONS_WITH_ASTHMA</w:t>
            </w:r>
          </w:p>
        </w:tc>
        <w:tc>
          <w:tcPr>
            <w:tcW w:w="1080" w:type="dxa"/>
          </w:tcPr>
          <w:p w:rsidR="00DC18FD" w:rsidRPr="0067624B" w:rsidRDefault="00DC18FD" w:rsidP="00861003">
            <w:pPr>
              <w:rPr>
                <w:sz w:val="18"/>
                <w:szCs w:val="18"/>
              </w:rPr>
            </w:pPr>
            <w:r>
              <w:rPr>
                <w:sz w:val="18"/>
                <w:szCs w:val="18"/>
              </w:rPr>
              <w:t>73-78</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79</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QLI_COMPREHENSIVE_DIABETES_CARE</w:t>
            </w:r>
          </w:p>
        </w:tc>
        <w:tc>
          <w:tcPr>
            <w:tcW w:w="1080" w:type="dxa"/>
          </w:tcPr>
          <w:p w:rsidR="00DC18FD" w:rsidRPr="0067624B" w:rsidRDefault="00DC18FD" w:rsidP="00861003">
            <w:pPr>
              <w:rPr>
                <w:sz w:val="18"/>
                <w:szCs w:val="18"/>
              </w:rPr>
            </w:pPr>
            <w:r>
              <w:rPr>
                <w:sz w:val="18"/>
                <w:szCs w:val="18"/>
              </w:rPr>
              <w:t>80-85</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86</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QLI_BREAST_CANCER_SCREENING</w:t>
            </w:r>
          </w:p>
        </w:tc>
        <w:tc>
          <w:tcPr>
            <w:tcW w:w="1080" w:type="dxa"/>
          </w:tcPr>
          <w:p w:rsidR="00DC18FD" w:rsidRPr="0067624B" w:rsidRDefault="00DC18FD" w:rsidP="00861003">
            <w:pPr>
              <w:rPr>
                <w:sz w:val="18"/>
                <w:szCs w:val="18"/>
              </w:rPr>
            </w:pPr>
            <w:r>
              <w:rPr>
                <w:sz w:val="18"/>
                <w:szCs w:val="18"/>
              </w:rPr>
              <w:t>87-92</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lastRenderedPageBreak/>
              <w:t>Delimiter</w:t>
            </w:r>
          </w:p>
        </w:tc>
        <w:tc>
          <w:tcPr>
            <w:tcW w:w="1080" w:type="dxa"/>
          </w:tcPr>
          <w:p w:rsidR="00DC18FD" w:rsidRPr="0067624B" w:rsidRDefault="00DC18FD" w:rsidP="00861003">
            <w:pPr>
              <w:rPr>
                <w:sz w:val="18"/>
                <w:szCs w:val="18"/>
              </w:rPr>
            </w:pPr>
            <w:r>
              <w:rPr>
                <w:sz w:val="18"/>
                <w:szCs w:val="18"/>
              </w:rPr>
              <w:t>93</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QLI_EPSDT_SCREENING_RATE</w:t>
            </w:r>
          </w:p>
        </w:tc>
        <w:tc>
          <w:tcPr>
            <w:tcW w:w="1080" w:type="dxa"/>
          </w:tcPr>
          <w:p w:rsidR="00DC18FD" w:rsidRPr="0067624B" w:rsidRDefault="00DC18FD" w:rsidP="00861003">
            <w:pPr>
              <w:rPr>
                <w:sz w:val="18"/>
                <w:szCs w:val="18"/>
              </w:rPr>
            </w:pPr>
            <w:r>
              <w:rPr>
                <w:sz w:val="18"/>
                <w:szCs w:val="18"/>
              </w:rPr>
              <w:t>94-99</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100</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QLI_ADULT_ASTHMA_ADMISSION_RATE</w:t>
            </w:r>
          </w:p>
        </w:tc>
        <w:tc>
          <w:tcPr>
            <w:tcW w:w="1080" w:type="dxa"/>
          </w:tcPr>
          <w:p w:rsidR="00DC18FD" w:rsidRPr="0067624B" w:rsidRDefault="00DC18FD" w:rsidP="00861003">
            <w:pPr>
              <w:rPr>
                <w:sz w:val="18"/>
                <w:szCs w:val="18"/>
              </w:rPr>
            </w:pPr>
            <w:r>
              <w:rPr>
                <w:sz w:val="18"/>
                <w:szCs w:val="18"/>
              </w:rPr>
              <w:t>101-106</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107</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QLI_CHF_ADMISSION_RATE</w:t>
            </w:r>
          </w:p>
        </w:tc>
        <w:tc>
          <w:tcPr>
            <w:tcW w:w="1080" w:type="dxa"/>
          </w:tcPr>
          <w:p w:rsidR="00DC18FD" w:rsidRPr="0067624B" w:rsidRDefault="00DC18FD" w:rsidP="00861003">
            <w:pPr>
              <w:rPr>
                <w:sz w:val="18"/>
                <w:szCs w:val="18"/>
              </w:rPr>
            </w:pPr>
            <w:r>
              <w:rPr>
                <w:sz w:val="18"/>
                <w:szCs w:val="18"/>
              </w:rPr>
              <w:t>108-113</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114</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QLI_UNCONTROLLED_DIABETES_ADMISSION_RATE</w:t>
            </w:r>
          </w:p>
        </w:tc>
        <w:tc>
          <w:tcPr>
            <w:tcW w:w="1080" w:type="dxa"/>
          </w:tcPr>
          <w:p w:rsidR="00DC18FD" w:rsidRPr="0067624B" w:rsidRDefault="00DC18FD" w:rsidP="00861003">
            <w:pPr>
              <w:rPr>
                <w:sz w:val="18"/>
                <w:szCs w:val="18"/>
              </w:rPr>
            </w:pPr>
            <w:r>
              <w:rPr>
                <w:sz w:val="18"/>
                <w:szCs w:val="18"/>
              </w:rPr>
              <w:t>115-120</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121</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QLI_INPATIENT_HOSP_READMISSION_RATE</w:t>
            </w:r>
          </w:p>
        </w:tc>
        <w:tc>
          <w:tcPr>
            <w:tcW w:w="1080" w:type="dxa"/>
          </w:tcPr>
          <w:p w:rsidR="00DC18FD" w:rsidRPr="0067624B" w:rsidRDefault="00DC18FD" w:rsidP="00861003">
            <w:pPr>
              <w:rPr>
                <w:sz w:val="18"/>
                <w:szCs w:val="18"/>
              </w:rPr>
            </w:pPr>
            <w:r>
              <w:rPr>
                <w:sz w:val="18"/>
                <w:szCs w:val="18"/>
              </w:rPr>
              <w:t>122-127</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128</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QLI_WELL_CHILD_VISITS_IN_FIRST_15_MONTHS</w:t>
            </w:r>
          </w:p>
        </w:tc>
        <w:tc>
          <w:tcPr>
            <w:tcW w:w="1080" w:type="dxa"/>
          </w:tcPr>
          <w:p w:rsidR="00DC18FD" w:rsidRPr="0067624B" w:rsidRDefault="00DC18FD" w:rsidP="00861003">
            <w:pPr>
              <w:rPr>
                <w:sz w:val="18"/>
                <w:szCs w:val="18"/>
              </w:rPr>
            </w:pPr>
            <w:r>
              <w:rPr>
                <w:sz w:val="18"/>
                <w:szCs w:val="18"/>
              </w:rPr>
              <w:t>129-134</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Delimiter</w:t>
            </w:r>
          </w:p>
        </w:tc>
        <w:tc>
          <w:tcPr>
            <w:tcW w:w="1080" w:type="dxa"/>
          </w:tcPr>
          <w:p w:rsidR="00DC18FD" w:rsidRPr="0067624B" w:rsidRDefault="00DC18FD" w:rsidP="00861003">
            <w:pPr>
              <w:rPr>
                <w:sz w:val="18"/>
                <w:szCs w:val="18"/>
              </w:rPr>
            </w:pPr>
            <w:r>
              <w:rPr>
                <w:sz w:val="18"/>
                <w:szCs w:val="18"/>
              </w:rPr>
              <w:t>135</w:t>
            </w:r>
          </w:p>
        </w:tc>
        <w:tc>
          <w:tcPr>
            <w:tcW w:w="2340" w:type="dxa"/>
          </w:tcPr>
          <w:p w:rsidR="00DC18FD" w:rsidRPr="0067624B" w:rsidRDefault="00DC18FD" w:rsidP="00861003">
            <w:pPr>
              <w:rPr>
                <w:sz w:val="18"/>
                <w:szCs w:val="18"/>
              </w:rPr>
            </w:pPr>
            <w:r w:rsidRPr="0067624B">
              <w:rPr>
                <w:sz w:val="18"/>
                <w:szCs w:val="18"/>
              </w:rPr>
              <w:t>Character, value=’^’</w:t>
            </w:r>
          </w:p>
        </w:tc>
        <w:tc>
          <w:tcPr>
            <w:tcW w:w="990" w:type="dxa"/>
          </w:tcPr>
          <w:p w:rsidR="00DC18FD" w:rsidRPr="0067624B" w:rsidRDefault="00DC18FD" w:rsidP="00861003">
            <w:pPr>
              <w:rPr>
                <w:sz w:val="18"/>
                <w:szCs w:val="18"/>
              </w:rPr>
            </w:pPr>
            <w:r w:rsidRPr="0067624B">
              <w:rPr>
                <w:sz w:val="18"/>
                <w:szCs w:val="18"/>
              </w:rPr>
              <w:t>1</w:t>
            </w:r>
          </w:p>
        </w:tc>
      </w:tr>
      <w:tr w:rsidR="00DC18FD" w:rsidRPr="0067624B" w:rsidTr="00861003">
        <w:tc>
          <w:tcPr>
            <w:tcW w:w="4950" w:type="dxa"/>
          </w:tcPr>
          <w:p w:rsidR="00DC18FD" w:rsidRPr="0067624B" w:rsidRDefault="00DC18FD" w:rsidP="00861003">
            <w:pPr>
              <w:rPr>
                <w:sz w:val="18"/>
                <w:szCs w:val="18"/>
              </w:rPr>
            </w:pPr>
            <w:r w:rsidRPr="0067624B">
              <w:rPr>
                <w:sz w:val="18"/>
                <w:szCs w:val="18"/>
              </w:rPr>
              <w:t>QLI_AMBULATORY_CARE_ER_UTILIZATION</w:t>
            </w:r>
          </w:p>
        </w:tc>
        <w:tc>
          <w:tcPr>
            <w:tcW w:w="1080" w:type="dxa"/>
          </w:tcPr>
          <w:p w:rsidR="00DC18FD" w:rsidRPr="0067624B" w:rsidRDefault="00DC18FD" w:rsidP="00861003">
            <w:pPr>
              <w:rPr>
                <w:sz w:val="18"/>
                <w:szCs w:val="18"/>
              </w:rPr>
            </w:pPr>
            <w:r>
              <w:rPr>
                <w:sz w:val="18"/>
                <w:szCs w:val="18"/>
              </w:rPr>
              <w:t>136-141</w:t>
            </w:r>
          </w:p>
        </w:tc>
        <w:tc>
          <w:tcPr>
            <w:tcW w:w="2340" w:type="dxa"/>
          </w:tcPr>
          <w:p w:rsidR="00DC18FD" w:rsidRPr="0067624B" w:rsidRDefault="00DC18FD" w:rsidP="00861003">
            <w:pPr>
              <w:rPr>
                <w:sz w:val="18"/>
                <w:szCs w:val="18"/>
              </w:rPr>
            </w:pPr>
            <w:r w:rsidRPr="0067624B">
              <w:rPr>
                <w:sz w:val="18"/>
                <w:szCs w:val="18"/>
              </w:rPr>
              <w:t>Numeric in the format NNN.NN, with the decimal included.</w:t>
            </w:r>
          </w:p>
        </w:tc>
        <w:tc>
          <w:tcPr>
            <w:tcW w:w="990" w:type="dxa"/>
          </w:tcPr>
          <w:p w:rsidR="00DC18FD" w:rsidRPr="0067624B" w:rsidRDefault="00DC18FD" w:rsidP="00861003">
            <w:pPr>
              <w:rPr>
                <w:sz w:val="18"/>
                <w:szCs w:val="18"/>
              </w:rPr>
            </w:pPr>
            <w:r w:rsidRPr="0067624B">
              <w:rPr>
                <w:sz w:val="18"/>
                <w:szCs w:val="18"/>
              </w:rPr>
              <w:t>6</w:t>
            </w:r>
          </w:p>
        </w:tc>
      </w:tr>
      <w:tr w:rsidR="00DC18FD" w:rsidRPr="0067624B" w:rsidTr="00861003">
        <w:tc>
          <w:tcPr>
            <w:tcW w:w="4950" w:type="dxa"/>
          </w:tcPr>
          <w:p w:rsidR="00DC18FD" w:rsidRPr="0067624B" w:rsidRDefault="00DC18FD" w:rsidP="00861003">
            <w:pPr>
              <w:rPr>
                <w:sz w:val="18"/>
                <w:szCs w:val="18"/>
              </w:rPr>
            </w:pPr>
            <w:r w:rsidRPr="0067624B">
              <w:rPr>
                <w:sz w:val="18"/>
                <w:szCs w:val="18"/>
              </w:rPr>
              <w:t>END-OF-RECORD-INDICATOR</w:t>
            </w:r>
          </w:p>
        </w:tc>
        <w:tc>
          <w:tcPr>
            <w:tcW w:w="1080" w:type="dxa"/>
          </w:tcPr>
          <w:p w:rsidR="00DC18FD" w:rsidRPr="0067624B" w:rsidRDefault="00DC18FD" w:rsidP="00861003">
            <w:pPr>
              <w:rPr>
                <w:sz w:val="18"/>
                <w:szCs w:val="18"/>
              </w:rPr>
            </w:pPr>
            <w:r>
              <w:rPr>
                <w:sz w:val="18"/>
                <w:szCs w:val="18"/>
              </w:rPr>
              <w:t>142</w:t>
            </w:r>
          </w:p>
        </w:tc>
        <w:tc>
          <w:tcPr>
            <w:tcW w:w="2340" w:type="dxa"/>
          </w:tcPr>
          <w:p w:rsidR="00DC18FD" w:rsidRPr="0067624B" w:rsidRDefault="00DC18FD" w:rsidP="00861003">
            <w:pPr>
              <w:rPr>
                <w:sz w:val="18"/>
                <w:szCs w:val="18"/>
              </w:rPr>
            </w:pPr>
            <w:r w:rsidRPr="0067624B">
              <w:rPr>
                <w:sz w:val="18"/>
                <w:szCs w:val="18"/>
              </w:rPr>
              <w:t>Character, value=’E’</w:t>
            </w:r>
          </w:p>
        </w:tc>
        <w:tc>
          <w:tcPr>
            <w:tcW w:w="990" w:type="dxa"/>
          </w:tcPr>
          <w:p w:rsidR="00DC18FD" w:rsidRPr="0067624B" w:rsidRDefault="00DC18FD" w:rsidP="00861003">
            <w:pPr>
              <w:rPr>
                <w:sz w:val="18"/>
                <w:szCs w:val="18"/>
              </w:rPr>
            </w:pPr>
            <w:r w:rsidRPr="0067624B">
              <w:rPr>
                <w:sz w:val="18"/>
                <w:szCs w:val="18"/>
              </w:rPr>
              <w:t>1</w:t>
            </w:r>
          </w:p>
        </w:tc>
      </w:tr>
    </w:tbl>
    <w:p w:rsidR="00E04E0D" w:rsidRDefault="00E04E0D">
      <w:pPr>
        <w:ind w:firstLine="360"/>
        <w:rPr>
          <w:sz w:val="20"/>
        </w:rPr>
      </w:pPr>
    </w:p>
    <w:p w:rsidR="00DC18FD" w:rsidRDefault="00DC18FD">
      <w:pPr>
        <w:ind w:firstLine="360"/>
        <w:rPr>
          <w:sz w:val="20"/>
        </w:rPr>
      </w:pPr>
    </w:p>
    <w:p w:rsidR="00E04E0D" w:rsidRDefault="00104D7F">
      <w:pPr>
        <w:ind w:left="360" w:firstLine="360"/>
        <w:rPr>
          <w:b/>
          <w:color w:val="0000FF"/>
        </w:rPr>
      </w:pPr>
      <w:r w:rsidRPr="00104D7F">
        <w:rPr>
          <w:b/>
          <w:color w:val="0000FF"/>
        </w:rPr>
        <w:t>Record Type 4: Level II Measures Record</w:t>
      </w:r>
    </w:p>
    <w:p w:rsidR="00DC18FD" w:rsidRDefault="00DC18FD">
      <w:pPr>
        <w:ind w:left="360" w:firstLine="360"/>
        <w:rPr>
          <w:b/>
          <w:color w:val="0000FF"/>
        </w:rPr>
      </w:pPr>
    </w:p>
    <w:tbl>
      <w:tblPr>
        <w:tblStyle w:val="TableGrid"/>
        <w:tblW w:w="0" w:type="auto"/>
        <w:tblInd w:w="558" w:type="dxa"/>
        <w:tblLayout w:type="fixed"/>
        <w:tblLook w:val="04A0" w:firstRow="1" w:lastRow="0" w:firstColumn="1" w:lastColumn="0" w:noHBand="0" w:noVBand="1"/>
      </w:tblPr>
      <w:tblGrid>
        <w:gridCol w:w="4950"/>
        <w:gridCol w:w="1080"/>
        <w:gridCol w:w="2340"/>
        <w:gridCol w:w="990"/>
      </w:tblGrid>
      <w:tr w:rsidR="00DC18FD" w:rsidRPr="00F17EEC" w:rsidTr="00861003">
        <w:tc>
          <w:tcPr>
            <w:tcW w:w="4950" w:type="dxa"/>
            <w:shd w:val="clear" w:color="auto" w:fill="DDD9C3" w:themeFill="background2" w:themeFillShade="E6"/>
          </w:tcPr>
          <w:p w:rsidR="00DC18FD" w:rsidRPr="00F17EEC" w:rsidRDefault="00DC18FD" w:rsidP="00861003">
            <w:pPr>
              <w:rPr>
                <w:b/>
                <w:sz w:val="18"/>
                <w:szCs w:val="18"/>
              </w:rPr>
            </w:pPr>
            <w:r w:rsidRPr="00F17EEC">
              <w:rPr>
                <w:b/>
                <w:sz w:val="18"/>
                <w:szCs w:val="18"/>
              </w:rPr>
              <w:t>Data Field Number</w:t>
            </w:r>
          </w:p>
        </w:tc>
        <w:tc>
          <w:tcPr>
            <w:tcW w:w="1080" w:type="dxa"/>
            <w:shd w:val="clear" w:color="auto" w:fill="DDD9C3" w:themeFill="background2" w:themeFillShade="E6"/>
          </w:tcPr>
          <w:p w:rsidR="00DC18FD" w:rsidRPr="00F17EEC" w:rsidRDefault="00DC18FD" w:rsidP="00861003">
            <w:pPr>
              <w:rPr>
                <w:b/>
                <w:sz w:val="18"/>
                <w:szCs w:val="18"/>
              </w:rPr>
            </w:pPr>
            <w:r w:rsidRPr="00F17EEC">
              <w:rPr>
                <w:b/>
                <w:sz w:val="18"/>
                <w:szCs w:val="18"/>
              </w:rPr>
              <w:t>Column positions</w:t>
            </w:r>
          </w:p>
        </w:tc>
        <w:tc>
          <w:tcPr>
            <w:tcW w:w="2340" w:type="dxa"/>
            <w:shd w:val="clear" w:color="auto" w:fill="DDD9C3" w:themeFill="background2" w:themeFillShade="E6"/>
          </w:tcPr>
          <w:p w:rsidR="00DC18FD" w:rsidRPr="00F17EEC" w:rsidRDefault="00DC18FD" w:rsidP="00861003">
            <w:pPr>
              <w:rPr>
                <w:b/>
                <w:sz w:val="18"/>
                <w:szCs w:val="18"/>
              </w:rPr>
            </w:pPr>
            <w:r w:rsidRPr="00F17EEC">
              <w:rPr>
                <w:b/>
                <w:sz w:val="18"/>
                <w:szCs w:val="18"/>
              </w:rPr>
              <w:t>Format and Valuation</w:t>
            </w:r>
          </w:p>
        </w:tc>
        <w:tc>
          <w:tcPr>
            <w:tcW w:w="990" w:type="dxa"/>
            <w:shd w:val="clear" w:color="auto" w:fill="DDD9C3" w:themeFill="background2" w:themeFillShade="E6"/>
          </w:tcPr>
          <w:p w:rsidR="00DC18FD" w:rsidRPr="00F17EEC" w:rsidRDefault="00DC18FD" w:rsidP="00861003">
            <w:pPr>
              <w:rPr>
                <w:b/>
                <w:sz w:val="18"/>
                <w:szCs w:val="18"/>
              </w:rPr>
            </w:pPr>
            <w:r w:rsidRPr="00F17EEC">
              <w:rPr>
                <w:b/>
                <w:sz w:val="18"/>
                <w:szCs w:val="18"/>
              </w:rPr>
              <w:t>Length</w:t>
            </w:r>
          </w:p>
        </w:tc>
      </w:tr>
      <w:tr w:rsidR="00DC18FD" w:rsidRPr="00F17EEC" w:rsidTr="00861003">
        <w:tc>
          <w:tcPr>
            <w:tcW w:w="4950" w:type="dxa"/>
          </w:tcPr>
          <w:p w:rsidR="00DC18FD" w:rsidRPr="00F17EEC" w:rsidRDefault="00DC18FD" w:rsidP="00861003">
            <w:pPr>
              <w:rPr>
                <w:sz w:val="18"/>
                <w:szCs w:val="18"/>
              </w:rPr>
            </w:pPr>
            <w:r w:rsidRPr="00F17EEC">
              <w:rPr>
                <w:sz w:val="18"/>
                <w:szCs w:val="18"/>
              </w:rPr>
              <w:t>Q_RECORD_TYPE</w:t>
            </w:r>
          </w:p>
        </w:tc>
        <w:tc>
          <w:tcPr>
            <w:tcW w:w="1080" w:type="dxa"/>
          </w:tcPr>
          <w:p w:rsidR="00DC18FD" w:rsidRPr="00F17EEC" w:rsidRDefault="00DC18FD" w:rsidP="00861003">
            <w:pPr>
              <w:rPr>
                <w:sz w:val="18"/>
                <w:szCs w:val="18"/>
              </w:rPr>
            </w:pPr>
            <w:r w:rsidRPr="00F17EEC">
              <w:rPr>
                <w:sz w:val="18"/>
                <w:szCs w:val="18"/>
              </w:rPr>
              <w:t>1</w:t>
            </w:r>
          </w:p>
        </w:tc>
        <w:tc>
          <w:tcPr>
            <w:tcW w:w="2340" w:type="dxa"/>
          </w:tcPr>
          <w:p w:rsidR="00DC18FD" w:rsidRPr="00F17EEC" w:rsidRDefault="00DC18FD" w:rsidP="00861003">
            <w:pPr>
              <w:rPr>
                <w:sz w:val="18"/>
                <w:szCs w:val="18"/>
              </w:rPr>
            </w:pPr>
            <w:r w:rsidRPr="00F17EEC">
              <w:rPr>
                <w:sz w:val="18"/>
                <w:szCs w:val="18"/>
              </w:rPr>
              <w:t>Character, value=4</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2</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QLII_CCN_PROV_ID</w:t>
            </w:r>
          </w:p>
        </w:tc>
        <w:tc>
          <w:tcPr>
            <w:tcW w:w="1080" w:type="dxa"/>
          </w:tcPr>
          <w:p w:rsidR="00DC18FD" w:rsidRPr="00F17EEC" w:rsidRDefault="00DC18FD" w:rsidP="00861003">
            <w:pPr>
              <w:rPr>
                <w:sz w:val="18"/>
                <w:szCs w:val="18"/>
              </w:rPr>
            </w:pPr>
            <w:r w:rsidRPr="00F17EEC">
              <w:rPr>
                <w:sz w:val="18"/>
                <w:szCs w:val="18"/>
              </w:rPr>
              <w:t>3-9</w:t>
            </w:r>
          </w:p>
        </w:tc>
        <w:tc>
          <w:tcPr>
            <w:tcW w:w="2340" w:type="dxa"/>
          </w:tcPr>
          <w:p w:rsidR="00DC18FD" w:rsidRPr="00F17EEC" w:rsidRDefault="00DC18FD" w:rsidP="00861003">
            <w:pPr>
              <w:rPr>
                <w:sz w:val="18"/>
                <w:szCs w:val="18"/>
              </w:rPr>
            </w:pPr>
            <w:r w:rsidRPr="00F17EEC">
              <w:rPr>
                <w:sz w:val="18"/>
                <w:szCs w:val="18"/>
              </w:rPr>
              <w:t>Numeric, this is your assigned CCN Provider ID.</w:t>
            </w:r>
          </w:p>
          <w:p w:rsidR="00DC18FD" w:rsidRPr="00F17EEC" w:rsidRDefault="00DC18FD" w:rsidP="00861003">
            <w:pPr>
              <w:rPr>
                <w:sz w:val="18"/>
                <w:szCs w:val="18"/>
              </w:rPr>
            </w:pPr>
            <w:r w:rsidRPr="00F17EEC">
              <w:rPr>
                <w:sz w:val="18"/>
                <w:szCs w:val="18"/>
              </w:rPr>
              <w:t>Left-fill with zeros.</w:t>
            </w:r>
          </w:p>
        </w:tc>
        <w:tc>
          <w:tcPr>
            <w:tcW w:w="990" w:type="dxa"/>
          </w:tcPr>
          <w:p w:rsidR="00DC18FD" w:rsidRPr="00F17EEC" w:rsidRDefault="00DC18FD" w:rsidP="00861003">
            <w:pPr>
              <w:rPr>
                <w:sz w:val="18"/>
                <w:szCs w:val="18"/>
              </w:rPr>
            </w:pPr>
            <w:r>
              <w:rPr>
                <w:sz w:val="18"/>
                <w:szCs w:val="18"/>
              </w:rPr>
              <w:t>7</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10</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QLII_TIMEKEY</w:t>
            </w:r>
          </w:p>
        </w:tc>
        <w:tc>
          <w:tcPr>
            <w:tcW w:w="1080" w:type="dxa"/>
          </w:tcPr>
          <w:p w:rsidR="00DC18FD" w:rsidRPr="00F17EEC" w:rsidRDefault="00DC18FD" w:rsidP="00861003">
            <w:pPr>
              <w:rPr>
                <w:sz w:val="18"/>
                <w:szCs w:val="18"/>
              </w:rPr>
            </w:pPr>
            <w:r w:rsidRPr="00F17EEC">
              <w:rPr>
                <w:sz w:val="18"/>
                <w:szCs w:val="18"/>
              </w:rPr>
              <w:t>11-15</w:t>
            </w:r>
          </w:p>
        </w:tc>
        <w:tc>
          <w:tcPr>
            <w:tcW w:w="2340" w:type="dxa"/>
          </w:tcPr>
          <w:p w:rsidR="00DC18FD" w:rsidRPr="00F17EEC" w:rsidRDefault="00DC18FD" w:rsidP="00861003">
            <w:pPr>
              <w:rPr>
                <w:sz w:val="18"/>
                <w:szCs w:val="18"/>
              </w:rPr>
            </w:pPr>
            <w:r w:rsidRPr="00F17EEC">
              <w:rPr>
                <w:sz w:val="18"/>
                <w:szCs w:val="18"/>
              </w:rPr>
              <w:t>Numeric, format=YYYYQ, where YYYY is the calendar year and Q is the quarter number, from 1 to 4.</w:t>
            </w:r>
          </w:p>
        </w:tc>
        <w:tc>
          <w:tcPr>
            <w:tcW w:w="990" w:type="dxa"/>
          </w:tcPr>
          <w:p w:rsidR="00DC18FD" w:rsidRPr="00F17EEC" w:rsidRDefault="00DC18FD" w:rsidP="00861003">
            <w:pPr>
              <w:rPr>
                <w:sz w:val="18"/>
                <w:szCs w:val="18"/>
              </w:rPr>
            </w:pPr>
            <w:r w:rsidRPr="00F17EEC">
              <w:rPr>
                <w:sz w:val="18"/>
                <w:szCs w:val="18"/>
              </w:rPr>
              <w:t>5</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16</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QLII_FOLLOWUP_CARE_CHILD_WITH_ADHD</w:t>
            </w:r>
          </w:p>
        </w:tc>
        <w:tc>
          <w:tcPr>
            <w:tcW w:w="1080" w:type="dxa"/>
          </w:tcPr>
          <w:p w:rsidR="00DC18FD" w:rsidRPr="00F17EEC" w:rsidRDefault="00DC18FD" w:rsidP="00861003">
            <w:pPr>
              <w:rPr>
                <w:sz w:val="18"/>
                <w:szCs w:val="18"/>
              </w:rPr>
            </w:pPr>
            <w:r w:rsidRPr="00F17EEC">
              <w:rPr>
                <w:sz w:val="18"/>
                <w:szCs w:val="18"/>
              </w:rPr>
              <w:t>17-22</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23</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QLII_OTITIS_MEDIA_EFFUSION</w:t>
            </w:r>
          </w:p>
        </w:tc>
        <w:tc>
          <w:tcPr>
            <w:tcW w:w="1080" w:type="dxa"/>
          </w:tcPr>
          <w:p w:rsidR="00DC18FD" w:rsidRPr="00F17EEC" w:rsidRDefault="00DC18FD" w:rsidP="00861003">
            <w:pPr>
              <w:rPr>
                <w:sz w:val="18"/>
                <w:szCs w:val="18"/>
              </w:rPr>
            </w:pPr>
            <w:r w:rsidRPr="00F17EEC">
              <w:rPr>
                <w:sz w:val="18"/>
                <w:szCs w:val="18"/>
              </w:rPr>
              <w:t>24-29</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30</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QLII_DEVEL_SCREENING_IN_FIRST_3_YEARS</w:t>
            </w:r>
          </w:p>
        </w:tc>
        <w:tc>
          <w:tcPr>
            <w:tcW w:w="1080" w:type="dxa"/>
          </w:tcPr>
          <w:p w:rsidR="00DC18FD" w:rsidRPr="00F17EEC" w:rsidRDefault="00DC18FD" w:rsidP="00861003">
            <w:pPr>
              <w:rPr>
                <w:sz w:val="18"/>
                <w:szCs w:val="18"/>
              </w:rPr>
            </w:pPr>
            <w:r w:rsidRPr="00F17EEC">
              <w:rPr>
                <w:sz w:val="18"/>
                <w:szCs w:val="18"/>
              </w:rPr>
              <w:t>31-36</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37</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lastRenderedPageBreak/>
              <w:t>QLII_PED_CENTRAL_LINE_ASSOC_BLOODSTREAM</w:t>
            </w:r>
          </w:p>
        </w:tc>
        <w:tc>
          <w:tcPr>
            <w:tcW w:w="1080" w:type="dxa"/>
          </w:tcPr>
          <w:p w:rsidR="00DC18FD" w:rsidRPr="00F17EEC" w:rsidRDefault="00DC18FD" w:rsidP="00861003">
            <w:pPr>
              <w:rPr>
                <w:sz w:val="18"/>
                <w:szCs w:val="18"/>
              </w:rPr>
            </w:pPr>
            <w:r w:rsidRPr="00F17EEC">
              <w:rPr>
                <w:sz w:val="18"/>
                <w:szCs w:val="18"/>
              </w:rPr>
              <w:t>38-4</w:t>
            </w:r>
            <w:r>
              <w:rPr>
                <w:sz w:val="18"/>
                <w:szCs w:val="18"/>
              </w:rPr>
              <w:t>3</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4</w:t>
            </w:r>
            <w:r>
              <w:rPr>
                <w:sz w:val="18"/>
                <w:szCs w:val="18"/>
              </w:rPr>
              <w:t>4</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QLII_CESAREAN_RATE_FOR_LOW_RISK_FIRST_BIRTH_WOMEN</w:t>
            </w:r>
          </w:p>
        </w:tc>
        <w:tc>
          <w:tcPr>
            <w:tcW w:w="1080" w:type="dxa"/>
          </w:tcPr>
          <w:p w:rsidR="00DC18FD" w:rsidRPr="00F17EEC" w:rsidRDefault="00DC18FD" w:rsidP="00861003">
            <w:pPr>
              <w:rPr>
                <w:sz w:val="18"/>
                <w:szCs w:val="18"/>
              </w:rPr>
            </w:pPr>
            <w:r w:rsidRPr="00F17EEC">
              <w:rPr>
                <w:sz w:val="18"/>
                <w:szCs w:val="18"/>
              </w:rPr>
              <w:t>4</w:t>
            </w:r>
            <w:r>
              <w:rPr>
                <w:sz w:val="18"/>
                <w:szCs w:val="18"/>
              </w:rPr>
              <w:t>5</w:t>
            </w:r>
            <w:r w:rsidRPr="00F17EEC">
              <w:rPr>
                <w:sz w:val="18"/>
                <w:szCs w:val="18"/>
              </w:rPr>
              <w:t>-</w:t>
            </w:r>
            <w:r>
              <w:rPr>
                <w:sz w:val="18"/>
                <w:szCs w:val="18"/>
              </w:rPr>
              <w:t>50</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Pr>
                <w:sz w:val="18"/>
                <w:szCs w:val="18"/>
              </w:rPr>
              <w:t>51</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QLII_APPROP_TESTING_FOR_CHILDREN_WITH_PHARYNGITIS</w:t>
            </w:r>
          </w:p>
        </w:tc>
        <w:tc>
          <w:tcPr>
            <w:tcW w:w="1080" w:type="dxa"/>
          </w:tcPr>
          <w:p w:rsidR="00DC18FD" w:rsidRPr="00F17EEC" w:rsidRDefault="00DC18FD" w:rsidP="00861003">
            <w:pPr>
              <w:rPr>
                <w:sz w:val="18"/>
                <w:szCs w:val="18"/>
              </w:rPr>
            </w:pPr>
            <w:r w:rsidRPr="00F17EEC">
              <w:rPr>
                <w:sz w:val="18"/>
                <w:szCs w:val="18"/>
              </w:rPr>
              <w:t>5</w:t>
            </w:r>
            <w:r>
              <w:rPr>
                <w:sz w:val="18"/>
                <w:szCs w:val="18"/>
              </w:rPr>
              <w:t>2</w:t>
            </w:r>
            <w:r w:rsidRPr="00F17EEC">
              <w:rPr>
                <w:sz w:val="18"/>
                <w:szCs w:val="18"/>
              </w:rPr>
              <w:t>-5</w:t>
            </w:r>
            <w:r>
              <w:rPr>
                <w:sz w:val="18"/>
                <w:szCs w:val="18"/>
              </w:rPr>
              <w:t>7</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5</w:t>
            </w:r>
            <w:r>
              <w:rPr>
                <w:sz w:val="18"/>
                <w:szCs w:val="18"/>
              </w:rPr>
              <w:t>8</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QLII_PERCENT_PREG_WOMEN_TOBACCO_SCREEN</w:t>
            </w:r>
          </w:p>
        </w:tc>
        <w:tc>
          <w:tcPr>
            <w:tcW w:w="1080" w:type="dxa"/>
          </w:tcPr>
          <w:p w:rsidR="00DC18FD" w:rsidRPr="00F17EEC" w:rsidRDefault="00DC18FD" w:rsidP="00861003">
            <w:pPr>
              <w:rPr>
                <w:sz w:val="18"/>
                <w:szCs w:val="18"/>
              </w:rPr>
            </w:pPr>
            <w:r w:rsidRPr="00F17EEC">
              <w:rPr>
                <w:sz w:val="18"/>
                <w:szCs w:val="18"/>
              </w:rPr>
              <w:t>5</w:t>
            </w:r>
            <w:r>
              <w:rPr>
                <w:sz w:val="18"/>
                <w:szCs w:val="18"/>
              </w:rPr>
              <w:t>9</w:t>
            </w:r>
            <w:r w:rsidRPr="00F17EEC">
              <w:rPr>
                <w:sz w:val="18"/>
                <w:szCs w:val="18"/>
              </w:rPr>
              <w:t>-6</w:t>
            </w:r>
            <w:r>
              <w:rPr>
                <w:sz w:val="18"/>
                <w:szCs w:val="18"/>
              </w:rPr>
              <w:t>4</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6</w:t>
            </w:r>
            <w:r>
              <w:rPr>
                <w:sz w:val="18"/>
                <w:szCs w:val="18"/>
              </w:rPr>
              <w:t>5</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QLII_TOTAL_NUMBER_ELIG_WOMEN_WITH_17OH_PROGESTERONE</w:t>
            </w:r>
          </w:p>
        </w:tc>
        <w:tc>
          <w:tcPr>
            <w:tcW w:w="1080" w:type="dxa"/>
          </w:tcPr>
          <w:p w:rsidR="00DC18FD" w:rsidRPr="00F17EEC" w:rsidRDefault="00DC18FD" w:rsidP="00861003">
            <w:pPr>
              <w:rPr>
                <w:sz w:val="18"/>
                <w:szCs w:val="18"/>
              </w:rPr>
            </w:pPr>
            <w:r w:rsidRPr="00F17EEC">
              <w:rPr>
                <w:sz w:val="18"/>
                <w:szCs w:val="18"/>
              </w:rPr>
              <w:t>6</w:t>
            </w:r>
            <w:r>
              <w:rPr>
                <w:sz w:val="18"/>
                <w:szCs w:val="18"/>
              </w:rPr>
              <w:t>6</w:t>
            </w:r>
            <w:r w:rsidRPr="00F17EEC">
              <w:rPr>
                <w:sz w:val="18"/>
                <w:szCs w:val="18"/>
              </w:rPr>
              <w:t>-</w:t>
            </w:r>
            <w:r>
              <w:rPr>
                <w:sz w:val="18"/>
                <w:szCs w:val="18"/>
              </w:rPr>
              <w:t>71</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7</w:t>
            </w:r>
            <w:r>
              <w:rPr>
                <w:sz w:val="18"/>
                <w:szCs w:val="18"/>
              </w:rPr>
              <w:t>2</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QLII_EMER_UTIL_AVG_ED_VISITS_PER_MEMBER</w:t>
            </w:r>
          </w:p>
        </w:tc>
        <w:tc>
          <w:tcPr>
            <w:tcW w:w="1080" w:type="dxa"/>
          </w:tcPr>
          <w:p w:rsidR="00DC18FD" w:rsidRPr="00F17EEC" w:rsidRDefault="00DC18FD" w:rsidP="00861003">
            <w:pPr>
              <w:rPr>
                <w:sz w:val="18"/>
                <w:szCs w:val="18"/>
              </w:rPr>
            </w:pPr>
            <w:r w:rsidRPr="00F17EEC">
              <w:rPr>
                <w:sz w:val="18"/>
                <w:szCs w:val="18"/>
              </w:rPr>
              <w:t>7</w:t>
            </w:r>
            <w:r>
              <w:rPr>
                <w:sz w:val="18"/>
                <w:szCs w:val="18"/>
              </w:rPr>
              <w:t>3</w:t>
            </w:r>
            <w:r w:rsidRPr="00F17EEC">
              <w:rPr>
                <w:sz w:val="18"/>
                <w:szCs w:val="18"/>
              </w:rPr>
              <w:t>-7</w:t>
            </w:r>
            <w:r>
              <w:rPr>
                <w:sz w:val="18"/>
                <w:szCs w:val="18"/>
              </w:rPr>
              <w:t>8</w:t>
            </w:r>
          </w:p>
        </w:tc>
        <w:tc>
          <w:tcPr>
            <w:tcW w:w="2340" w:type="dxa"/>
          </w:tcPr>
          <w:p w:rsidR="00DC18FD" w:rsidRPr="00F17EEC" w:rsidRDefault="00DC18FD" w:rsidP="00861003">
            <w:pPr>
              <w:rPr>
                <w:sz w:val="18"/>
                <w:szCs w:val="18"/>
              </w:rPr>
            </w:pPr>
            <w:r w:rsidRPr="00F17EEC">
              <w:rPr>
                <w:sz w:val="18"/>
                <w:szCs w:val="18"/>
              </w:rPr>
              <w:t>Numeric, 6 digits, no comma, no decimal, left fill with zeroes.</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7</w:t>
            </w:r>
            <w:r>
              <w:rPr>
                <w:sz w:val="18"/>
                <w:szCs w:val="18"/>
              </w:rPr>
              <w:t>9</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QLII_ANNUAL_NUMBER_ASTHMA_PATIENTS_WITH_1_ER_VISIT</w:t>
            </w:r>
          </w:p>
        </w:tc>
        <w:tc>
          <w:tcPr>
            <w:tcW w:w="1080" w:type="dxa"/>
          </w:tcPr>
          <w:p w:rsidR="00DC18FD" w:rsidRPr="00F17EEC" w:rsidRDefault="00DC18FD" w:rsidP="00861003">
            <w:pPr>
              <w:rPr>
                <w:sz w:val="18"/>
                <w:szCs w:val="18"/>
              </w:rPr>
            </w:pPr>
            <w:r>
              <w:rPr>
                <w:sz w:val="18"/>
                <w:szCs w:val="18"/>
              </w:rPr>
              <w:t>80</w:t>
            </w:r>
            <w:r w:rsidRPr="00F17EEC">
              <w:rPr>
                <w:sz w:val="18"/>
                <w:szCs w:val="18"/>
              </w:rPr>
              <w:t>-8</w:t>
            </w:r>
            <w:r>
              <w:rPr>
                <w:sz w:val="18"/>
                <w:szCs w:val="18"/>
              </w:rPr>
              <w:t>5</w:t>
            </w:r>
          </w:p>
        </w:tc>
        <w:tc>
          <w:tcPr>
            <w:tcW w:w="2340" w:type="dxa"/>
          </w:tcPr>
          <w:p w:rsidR="00DC18FD" w:rsidRPr="00F17EEC" w:rsidRDefault="00DC18FD" w:rsidP="00861003">
            <w:pPr>
              <w:rPr>
                <w:sz w:val="18"/>
                <w:szCs w:val="18"/>
              </w:rPr>
            </w:pPr>
            <w:r w:rsidRPr="00F17EEC">
              <w:rPr>
                <w:sz w:val="18"/>
                <w:szCs w:val="18"/>
              </w:rPr>
              <w:t>Numeric, 6 digits, no comma, no decimal, left fill with zeroes.</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8</w:t>
            </w:r>
            <w:r>
              <w:rPr>
                <w:sz w:val="18"/>
                <w:szCs w:val="18"/>
              </w:rPr>
              <w:t>6</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QLII_FREQ_OF_ONGOING_PRENATAL_CARE</w:t>
            </w:r>
          </w:p>
        </w:tc>
        <w:tc>
          <w:tcPr>
            <w:tcW w:w="1080" w:type="dxa"/>
          </w:tcPr>
          <w:p w:rsidR="00DC18FD" w:rsidRPr="00F17EEC" w:rsidRDefault="00DC18FD" w:rsidP="00861003">
            <w:pPr>
              <w:rPr>
                <w:sz w:val="18"/>
                <w:szCs w:val="18"/>
              </w:rPr>
            </w:pPr>
            <w:r w:rsidRPr="00F17EEC">
              <w:rPr>
                <w:sz w:val="18"/>
                <w:szCs w:val="18"/>
              </w:rPr>
              <w:t>8</w:t>
            </w:r>
            <w:r>
              <w:rPr>
                <w:sz w:val="18"/>
                <w:szCs w:val="18"/>
              </w:rPr>
              <w:t>7</w:t>
            </w:r>
            <w:r w:rsidRPr="00F17EEC">
              <w:rPr>
                <w:sz w:val="18"/>
                <w:szCs w:val="18"/>
              </w:rPr>
              <w:t>-9</w:t>
            </w:r>
            <w:r>
              <w:rPr>
                <w:sz w:val="18"/>
                <w:szCs w:val="18"/>
              </w:rPr>
              <w:t>2</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9</w:t>
            </w:r>
            <w:r>
              <w:rPr>
                <w:sz w:val="18"/>
                <w:szCs w:val="18"/>
              </w:rPr>
              <w:t>3</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QLII_CAHPS_HEALTH_PLAN_SURVEY40_ADULT</w:t>
            </w:r>
          </w:p>
        </w:tc>
        <w:tc>
          <w:tcPr>
            <w:tcW w:w="1080" w:type="dxa"/>
          </w:tcPr>
          <w:p w:rsidR="00DC18FD" w:rsidRPr="00F17EEC" w:rsidRDefault="00DC18FD" w:rsidP="00861003">
            <w:pPr>
              <w:rPr>
                <w:sz w:val="18"/>
                <w:szCs w:val="18"/>
              </w:rPr>
            </w:pPr>
            <w:r w:rsidRPr="00F17EEC">
              <w:rPr>
                <w:sz w:val="18"/>
                <w:szCs w:val="18"/>
              </w:rPr>
              <w:t>9</w:t>
            </w:r>
            <w:r>
              <w:rPr>
                <w:sz w:val="18"/>
                <w:szCs w:val="18"/>
              </w:rPr>
              <w:t>4</w:t>
            </w:r>
            <w:r w:rsidRPr="00F17EEC">
              <w:rPr>
                <w:sz w:val="18"/>
                <w:szCs w:val="18"/>
              </w:rPr>
              <w:t>-9</w:t>
            </w:r>
            <w:r>
              <w:rPr>
                <w:sz w:val="18"/>
                <w:szCs w:val="18"/>
              </w:rPr>
              <w:t>9</w:t>
            </w:r>
          </w:p>
        </w:tc>
        <w:tc>
          <w:tcPr>
            <w:tcW w:w="2340" w:type="dxa"/>
          </w:tcPr>
          <w:p w:rsidR="00DC18FD" w:rsidRPr="00F17EEC" w:rsidRDefault="00DC18FD" w:rsidP="00861003">
            <w:pPr>
              <w:rPr>
                <w:sz w:val="18"/>
                <w:szCs w:val="18"/>
              </w:rPr>
            </w:pPr>
            <w:r w:rsidRPr="00F17EEC">
              <w:rPr>
                <w:sz w:val="18"/>
                <w:szCs w:val="18"/>
              </w:rPr>
              <w:t>Numeric, 6 digits, no comma, no decimal, left fill with zeroes.</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Pr>
                <w:sz w:val="18"/>
                <w:szCs w:val="18"/>
              </w:rPr>
              <w:t>100</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QLII_CAHPS_HEALTH_PLAN_SURVEY40_CHILD</w:t>
            </w:r>
          </w:p>
        </w:tc>
        <w:tc>
          <w:tcPr>
            <w:tcW w:w="1080" w:type="dxa"/>
          </w:tcPr>
          <w:p w:rsidR="00DC18FD" w:rsidRPr="00F17EEC" w:rsidRDefault="00DC18FD" w:rsidP="00861003">
            <w:pPr>
              <w:rPr>
                <w:sz w:val="18"/>
                <w:szCs w:val="18"/>
              </w:rPr>
            </w:pPr>
            <w:r>
              <w:rPr>
                <w:sz w:val="18"/>
                <w:szCs w:val="18"/>
              </w:rPr>
              <w:t>101</w:t>
            </w:r>
            <w:r w:rsidRPr="00F17EEC">
              <w:rPr>
                <w:sz w:val="18"/>
                <w:szCs w:val="18"/>
              </w:rPr>
              <w:t>-10</w:t>
            </w:r>
            <w:r>
              <w:rPr>
                <w:sz w:val="18"/>
                <w:szCs w:val="18"/>
              </w:rPr>
              <w:t>6</w:t>
            </w:r>
          </w:p>
        </w:tc>
        <w:tc>
          <w:tcPr>
            <w:tcW w:w="2340" w:type="dxa"/>
          </w:tcPr>
          <w:p w:rsidR="00DC18FD" w:rsidRPr="00F17EEC" w:rsidRDefault="00DC18FD" w:rsidP="00861003">
            <w:pPr>
              <w:rPr>
                <w:sz w:val="18"/>
                <w:szCs w:val="18"/>
              </w:rPr>
            </w:pPr>
            <w:r w:rsidRPr="00F17EEC">
              <w:rPr>
                <w:sz w:val="18"/>
                <w:szCs w:val="18"/>
              </w:rPr>
              <w:t>Numeric, 6 digits, no comma, no decimal, left fill with zeroes.</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Delimiter</w:t>
            </w:r>
          </w:p>
        </w:tc>
        <w:tc>
          <w:tcPr>
            <w:tcW w:w="1080" w:type="dxa"/>
          </w:tcPr>
          <w:p w:rsidR="00DC18FD" w:rsidRPr="00F17EEC" w:rsidRDefault="00DC18FD" w:rsidP="00861003">
            <w:pPr>
              <w:rPr>
                <w:sz w:val="18"/>
                <w:szCs w:val="18"/>
              </w:rPr>
            </w:pPr>
            <w:r w:rsidRPr="00F17EEC">
              <w:rPr>
                <w:sz w:val="18"/>
                <w:szCs w:val="18"/>
              </w:rPr>
              <w:t>10</w:t>
            </w:r>
            <w:r>
              <w:rPr>
                <w:sz w:val="18"/>
                <w:szCs w:val="18"/>
              </w:rPr>
              <w:t>7</w:t>
            </w:r>
          </w:p>
        </w:tc>
        <w:tc>
          <w:tcPr>
            <w:tcW w:w="2340" w:type="dxa"/>
          </w:tcPr>
          <w:p w:rsidR="00DC18FD" w:rsidRPr="00F17EEC" w:rsidRDefault="00DC18FD" w:rsidP="00861003">
            <w:pPr>
              <w:rPr>
                <w:sz w:val="18"/>
                <w:szCs w:val="18"/>
              </w:rPr>
            </w:pPr>
            <w:r w:rsidRPr="00F17EEC">
              <w:rPr>
                <w:sz w:val="18"/>
                <w:szCs w:val="18"/>
              </w:rPr>
              <w:t>Character, value=’^’</w:t>
            </w:r>
          </w:p>
        </w:tc>
        <w:tc>
          <w:tcPr>
            <w:tcW w:w="990" w:type="dxa"/>
          </w:tcPr>
          <w:p w:rsidR="00DC18FD" w:rsidRPr="00F17EEC" w:rsidRDefault="00DC18FD" w:rsidP="00861003">
            <w:pPr>
              <w:rPr>
                <w:sz w:val="18"/>
                <w:szCs w:val="18"/>
              </w:rPr>
            </w:pPr>
            <w:r w:rsidRPr="00F17EEC">
              <w:rPr>
                <w:sz w:val="18"/>
                <w:szCs w:val="18"/>
              </w:rPr>
              <w:t>1</w:t>
            </w:r>
          </w:p>
        </w:tc>
      </w:tr>
      <w:tr w:rsidR="00DC18FD" w:rsidRPr="00F17EEC" w:rsidTr="00861003">
        <w:tc>
          <w:tcPr>
            <w:tcW w:w="4950" w:type="dxa"/>
          </w:tcPr>
          <w:p w:rsidR="00DC18FD" w:rsidRPr="00F17EEC" w:rsidRDefault="00DC18FD" w:rsidP="00861003">
            <w:pPr>
              <w:rPr>
                <w:sz w:val="18"/>
                <w:szCs w:val="18"/>
              </w:rPr>
            </w:pPr>
            <w:r w:rsidRPr="00F17EEC">
              <w:rPr>
                <w:sz w:val="18"/>
                <w:szCs w:val="18"/>
              </w:rPr>
              <w:t>QLII_PROVIDER_SATISFACTION</w:t>
            </w:r>
          </w:p>
        </w:tc>
        <w:tc>
          <w:tcPr>
            <w:tcW w:w="1080" w:type="dxa"/>
          </w:tcPr>
          <w:p w:rsidR="00DC18FD" w:rsidRPr="00F17EEC" w:rsidRDefault="00DC18FD" w:rsidP="00861003">
            <w:pPr>
              <w:rPr>
                <w:sz w:val="18"/>
                <w:szCs w:val="18"/>
              </w:rPr>
            </w:pPr>
            <w:r w:rsidRPr="00F17EEC">
              <w:rPr>
                <w:sz w:val="18"/>
                <w:szCs w:val="18"/>
              </w:rPr>
              <w:t>10</w:t>
            </w:r>
            <w:r>
              <w:rPr>
                <w:sz w:val="18"/>
                <w:szCs w:val="18"/>
              </w:rPr>
              <w:t>8</w:t>
            </w:r>
            <w:r w:rsidRPr="00F17EEC">
              <w:rPr>
                <w:sz w:val="18"/>
                <w:szCs w:val="18"/>
              </w:rPr>
              <w:t>-11</w:t>
            </w:r>
            <w:r>
              <w:rPr>
                <w:sz w:val="18"/>
                <w:szCs w:val="18"/>
              </w:rPr>
              <w:t>3</w:t>
            </w:r>
          </w:p>
        </w:tc>
        <w:tc>
          <w:tcPr>
            <w:tcW w:w="2340" w:type="dxa"/>
          </w:tcPr>
          <w:p w:rsidR="00DC18FD" w:rsidRPr="00F17EEC" w:rsidRDefault="00DC18FD" w:rsidP="00861003">
            <w:pPr>
              <w:rPr>
                <w:sz w:val="18"/>
                <w:szCs w:val="18"/>
              </w:rPr>
            </w:pPr>
            <w:r w:rsidRPr="00F17EEC">
              <w:rPr>
                <w:sz w:val="18"/>
                <w:szCs w:val="18"/>
              </w:rPr>
              <w:t>Numeric in the format NNN.NN, with the decimal included.</w:t>
            </w:r>
          </w:p>
        </w:tc>
        <w:tc>
          <w:tcPr>
            <w:tcW w:w="990" w:type="dxa"/>
          </w:tcPr>
          <w:p w:rsidR="00DC18FD" w:rsidRPr="00F17EEC" w:rsidRDefault="00DC18FD" w:rsidP="00861003">
            <w:pPr>
              <w:rPr>
                <w:sz w:val="18"/>
                <w:szCs w:val="18"/>
              </w:rPr>
            </w:pPr>
            <w:r w:rsidRPr="00F17EEC">
              <w:rPr>
                <w:sz w:val="18"/>
                <w:szCs w:val="18"/>
              </w:rPr>
              <w:t>6</w:t>
            </w:r>
          </w:p>
        </w:tc>
      </w:tr>
      <w:tr w:rsidR="00DC18FD" w:rsidRPr="00F17EEC" w:rsidTr="00861003">
        <w:tc>
          <w:tcPr>
            <w:tcW w:w="4950" w:type="dxa"/>
          </w:tcPr>
          <w:p w:rsidR="00DC18FD" w:rsidRPr="00F17EEC" w:rsidRDefault="00DC18FD" w:rsidP="00861003">
            <w:pPr>
              <w:rPr>
                <w:sz w:val="18"/>
                <w:szCs w:val="18"/>
              </w:rPr>
            </w:pPr>
            <w:r w:rsidRPr="00F17EEC">
              <w:rPr>
                <w:sz w:val="18"/>
                <w:szCs w:val="18"/>
              </w:rPr>
              <w:t>END-OF-RECORD-INDICATOR</w:t>
            </w:r>
          </w:p>
        </w:tc>
        <w:tc>
          <w:tcPr>
            <w:tcW w:w="1080" w:type="dxa"/>
          </w:tcPr>
          <w:p w:rsidR="00DC18FD" w:rsidRPr="00F17EEC" w:rsidRDefault="00DC18FD" w:rsidP="00861003">
            <w:pPr>
              <w:rPr>
                <w:sz w:val="18"/>
                <w:szCs w:val="18"/>
              </w:rPr>
            </w:pPr>
            <w:r w:rsidRPr="00F17EEC">
              <w:rPr>
                <w:sz w:val="18"/>
                <w:szCs w:val="18"/>
              </w:rPr>
              <w:t>11</w:t>
            </w:r>
            <w:r>
              <w:rPr>
                <w:sz w:val="18"/>
                <w:szCs w:val="18"/>
              </w:rPr>
              <w:t>4</w:t>
            </w:r>
          </w:p>
        </w:tc>
        <w:tc>
          <w:tcPr>
            <w:tcW w:w="2340" w:type="dxa"/>
          </w:tcPr>
          <w:p w:rsidR="00DC18FD" w:rsidRPr="00F17EEC" w:rsidRDefault="00DC18FD" w:rsidP="00861003">
            <w:pPr>
              <w:rPr>
                <w:sz w:val="18"/>
                <w:szCs w:val="18"/>
              </w:rPr>
            </w:pPr>
            <w:r w:rsidRPr="00F17EEC">
              <w:rPr>
                <w:sz w:val="18"/>
                <w:szCs w:val="18"/>
              </w:rPr>
              <w:t>Character, value=’E’</w:t>
            </w:r>
          </w:p>
        </w:tc>
        <w:tc>
          <w:tcPr>
            <w:tcW w:w="990" w:type="dxa"/>
          </w:tcPr>
          <w:p w:rsidR="00DC18FD" w:rsidRPr="00F17EEC" w:rsidRDefault="00DC18FD" w:rsidP="00861003">
            <w:pPr>
              <w:rPr>
                <w:sz w:val="18"/>
                <w:szCs w:val="18"/>
              </w:rPr>
            </w:pPr>
            <w:r w:rsidRPr="00F17EEC">
              <w:rPr>
                <w:sz w:val="18"/>
                <w:szCs w:val="18"/>
              </w:rPr>
              <w:t>1</w:t>
            </w:r>
          </w:p>
        </w:tc>
      </w:tr>
    </w:tbl>
    <w:p w:rsidR="004A5548" w:rsidRDefault="004A5548" w:rsidP="004A5548">
      <w:pPr>
        <w:tabs>
          <w:tab w:val="left" w:pos="2520"/>
          <w:tab w:val="left" w:pos="3060"/>
          <w:tab w:val="left" w:pos="3600"/>
          <w:tab w:val="left" w:pos="4140"/>
          <w:tab w:val="left" w:pos="4680"/>
          <w:tab w:val="left" w:pos="5220"/>
          <w:tab w:val="left" w:pos="5760"/>
          <w:tab w:val="left" w:pos="6300"/>
          <w:tab w:val="left" w:pos="6840"/>
          <w:tab w:val="left" w:pos="7380"/>
          <w:tab w:val="left" w:pos="7920"/>
        </w:tabs>
        <w:ind w:left="1584"/>
        <w:rPr>
          <w:sz w:val="20"/>
        </w:rPr>
      </w:pPr>
    </w:p>
    <w:p w:rsidR="00E04E0D" w:rsidRDefault="00E04E0D">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F37CA6" w:rsidRDefault="00F37CA6">
      <w:pPr>
        <w:rPr>
          <w:color w:val="000000"/>
        </w:rPr>
      </w:pPr>
    </w:p>
    <w:p w:rsidR="0079181F" w:rsidRDefault="00F37CA6" w:rsidP="0079181F">
      <w:pPr>
        <w:pStyle w:val="Heading2"/>
      </w:pPr>
      <w:bookmarkStart w:id="289" w:name="_Toc323018282"/>
      <w:r>
        <w:lastRenderedPageBreak/>
        <w:t>Denied Claim Report (CCN to FI)</w:t>
      </w:r>
      <w:bookmarkEnd w:id="289"/>
    </w:p>
    <w:p w:rsidR="00F37CA6" w:rsidRDefault="00F37CA6"/>
    <w:p w:rsidR="00F37CA6" w:rsidRDefault="00F37CA6">
      <w:pPr>
        <w:rPr>
          <w:color w:val="000000"/>
        </w:rPr>
      </w:pPr>
      <w:r>
        <w:rPr>
          <w:color w:val="000000"/>
        </w:rPr>
        <w:t>DHH is interested in analyzing claims denied for the following reasons:</w:t>
      </w:r>
    </w:p>
    <w:p w:rsidR="00F37CA6" w:rsidRDefault="00F37CA6">
      <w:pPr>
        <w:rPr>
          <w:color w:val="000000"/>
        </w:rPr>
      </w:pPr>
    </w:p>
    <w:p w:rsidR="0079181F" w:rsidRDefault="00F37CA6" w:rsidP="0079181F">
      <w:pPr>
        <w:pStyle w:val="ListNumber"/>
      </w:pPr>
      <w:r>
        <w:t xml:space="preserve"> Lack of documentation to support Medical Necessity</w:t>
      </w:r>
    </w:p>
    <w:p w:rsidR="0079181F" w:rsidRDefault="00F37CA6" w:rsidP="0079181F">
      <w:pPr>
        <w:pStyle w:val="ListNumber"/>
      </w:pPr>
      <w:r>
        <w:t>Prior Authorization denied</w:t>
      </w:r>
    </w:p>
    <w:p w:rsidR="0079181F" w:rsidRDefault="00F37CA6" w:rsidP="0079181F">
      <w:pPr>
        <w:pStyle w:val="ListNumber"/>
      </w:pPr>
      <w:r>
        <w:t>Member has other insurance that must be billed first</w:t>
      </w:r>
    </w:p>
    <w:p w:rsidR="0079181F" w:rsidRDefault="00F37CA6" w:rsidP="0079181F">
      <w:pPr>
        <w:pStyle w:val="ListNumber"/>
      </w:pPr>
      <w:r>
        <w:t>Claim was submitted after the timely filing deadline</w:t>
      </w:r>
    </w:p>
    <w:p w:rsidR="0079181F" w:rsidRDefault="00F37CA6" w:rsidP="0079181F">
      <w:pPr>
        <w:pStyle w:val="ListNumber"/>
      </w:pPr>
      <w:r>
        <w:t>Service was not covered</w:t>
      </w:r>
    </w:p>
    <w:p w:rsidR="0079181F" w:rsidRDefault="0079181F" w:rsidP="0079181F">
      <w:pPr>
        <w:pStyle w:val="ListNumber"/>
        <w:numPr>
          <w:ilvl w:val="0"/>
          <w:numId w:val="0"/>
        </w:numPr>
        <w:ind w:left="360"/>
      </w:pPr>
    </w:p>
    <w:p w:rsidR="0079181F" w:rsidRDefault="00F40553" w:rsidP="00FC242D">
      <w:pPr>
        <w:pStyle w:val="ListNumber"/>
        <w:numPr>
          <w:ilvl w:val="0"/>
          <w:numId w:val="0"/>
        </w:numPr>
        <w:ind w:left="360" w:hanging="360"/>
      </w:pPr>
      <w:r>
        <w:t>In the future, DHH reserves the right to obtain additional denied claims information.</w:t>
      </w:r>
    </w:p>
    <w:p w:rsidR="0079181F" w:rsidRDefault="0079181F" w:rsidP="0079181F">
      <w:pPr>
        <w:pStyle w:val="ListNumber"/>
        <w:numPr>
          <w:ilvl w:val="0"/>
          <w:numId w:val="0"/>
        </w:numPr>
        <w:ind w:left="360"/>
      </w:pPr>
    </w:p>
    <w:p w:rsidR="0079181F" w:rsidRDefault="00F40553" w:rsidP="00FC242D">
      <w:pPr>
        <w:pStyle w:val="ListNumber"/>
        <w:numPr>
          <w:ilvl w:val="0"/>
          <w:numId w:val="0"/>
        </w:numPr>
        <w:ind w:left="360"/>
      </w:pPr>
      <w:r>
        <w:t>CCNs are to submit to DHH (FI) an electronic report monthly on the number and type of denied</w:t>
      </w:r>
      <w:r w:rsidR="00FC242D">
        <w:t xml:space="preserve"> </w:t>
      </w:r>
      <w:r>
        <w:t>claims referenced above.  The report shall include the:</w:t>
      </w:r>
    </w:p>
    <w:p w:rsidR="0079181F" w:rsidRDefault="0079181F" w:rsidP="0079181F">
      <w:pPr>
        <w:pStyle w:val="ListNumber"/>
        <w:numPr>
          <w:ilvl w:val="0"/>
          <w:numId w:val="0"/>
        </w:numPr>
        <w:ind w:left="360"/>
      </w:pPr>
    </w:p>
    <w:p w:rsidR="0079181F" w:rsidRDefault="00F40553" w:rsidP="0079181F">
      <w:pPr>
        <w:pStyle w:val="ListNumber"/>
        <w:numPr>
          <w:ilvl w:val="0"/>
          <w:numId w:val="72"/>
        </w:numPr>
      </w:pPr>
      <w:r>
        <w:t xml:space="preserve">Denial reason code </w:t>
      </w:r>
    </w:p>
    <w:p w:rsidR="0079181F" w:rsidRDefault="00F40553" w:rsidP="0079181F">
      <w:pPr>
        <w:pStyle w:val="ListNumber"/>
        <w:numPr>
          <w:ilvl w:val="0"/>
          <w:numId w:val="72"/>
        </w:numPr>
      </w:pPr>
      <w:r>
        <w:t>Claim type</w:t>
      </w:r>
    </w:p>
    <w:p w:rsidR="0079181F" w:rsidRDefault="00F40553" w:rsidP="0079181F">
      <w:pPr>
        <w:pStyle w:val="ListNumber"/>
        <w:numPr>
          <w:ilvl w:val="0"/>
          <w:numId w:val="72"/>
        </w:numPr>
      </w:pPr>
      <w:r>
        <w:t>Missing documentation to support medical necessity</w:t>
      </w:r>
    </w:p>
    <w:p w:rsidR="0079181F" w:rsidRDefault="00F40553" w:rsidP="0079181F">
      <w:pPr>
        <w:pStyle w:val="ListNumber"/>
        <w:numPr>
          <w:ilvl w:val="0"/>
          <w:numId w:val="72"/>
        </w:numPr>
      </w:pPr>
      <w:r>
        <w:t>Missing documentation of prior authorization (PA); e.g., PA denied</w:t>
      </w:r>
    </w:p>
    <w:p w:rsidR="0079181F" w:rsidRDefault="00F40553" w:rsidP="0079181F">
      <w:pPr>
        <w:pStyle w:val="ListNumber"/>
        <w:numPr>
          <w:ilvl w:val="0"/>
          <w:numId w:val="72"/>
        </w:numPr>
      </w:pPr>
      <w:r>
        <w:t>Date of service</w:t>
      </w:r>
    </w:p>
    <w:p w:rsidR="0079181F" w:rsidRDefault="00F40553" w:rsidP="0079181F">
      <w:pPr>
        <w:pStyle w:val="ListNumber"/>
        <w:numPr>
          <w:ilvl w:val="0"/>
          <w:numId w:val="72"/>
        </w:numPr>
      </w:pPr>
      <w:r>
        <w:t>Date of receipt by CCN</w:t>
      </w:r>
    </w:p>
    <w:p w:rsidR="00E26423" w:rsidRDefault="00E26423" w:rsidP="0079181F">
      <w:pPr>
        <w:pStyle w:val="ListNumber"/>
        <w:numPr>
          <w:ilvl w:val="0"/>
          <w:numId w:val="72"/>
        </w:numPr>
      </w:pPr>
      <w:r>
        <w:t>Denied Date</w:t>
      </w:r>
    </w:p>
    <w:p w:rsidR="0079181F" w:rsidRDefault="00F40553" w:rsidP="0079181F">
      <w:pPr>
        <w:pStyle w:val="ListNumber"/>
        <w:numPr>
          <w:ilvl w:val="0"/>
          <w:numId w:val="72"/>
        </w:numPr>
      </w:pPr>
      <w:r>
        <w:t xml:space="preserve">Primary diagnosis code </w:t>
      </w:r>
    </w:p>
    <w:p w:rsidR="0079181F" w:rsidRDefault="00F40553" w:rsidP="0079181F">
      <w:pPr>
        <w:pStyle w:val="ListNumber"/>
        <w:numPr>
          <w:ilvl w:val="0"/>
          <w:numId w:val="72"/>
        </w:numPr>
      </w:pPr>
      <w:r>
        <w:t>Secondary diagnosis code, if applicable</w:t>
      </w:r>
    </w:p>
    <w:p w:rsidR="0079181F" w:rsidRDefault="00F40553" w:rsidP="0079181F">
      <w:pPr>
        <w:pStyle w:val="ListNumber"/>
        <w:numPr>
          <w:ilvl w:val="0"/>
          <w:numId w:val="72"/>
        </w:numPr>
      </w:pPr>
      <w:r>
        <w:t>Procedure/HCPCs code(s)</w:t>
      </w:r>
    </w:p>
    <w:p w:rsidR="0079181F" w:rsidRDefault="00F40553" w:rsidP="0079181F">
      <w:pPr>
        <w:pStyle w:val="ListNumber"/>
        <w:numPr>
          <w:ilvl w:val="0"/>
          <w:numId w:val="72"/>
        </w:numPr>
      </w:pPr>
      <w:r>
        <w:t>Surgical procedure code(s), if applicable</w:t>
      </w:r>
    </w:p>
    <w:p w:rsidR="0079181F" w:rsidRDefault="00F40553" w:rsidP="0079181F">
      <w:pPr>
        <w:pStyle w:val="ListNumber"/>
        <w:numPr>
          <w:ilvl w:val="0"/>
          <w:numId w:val="72"/>
        </w:numPr>
      </w:pPr>
      <w:r>
        <w:t>Revenue code(s), if applicable</w:t>
      </w:r>
    </w:p>
    <w:p w:rsidR="0079181F" w:rsidRDefault="00F40553" w:rsidP="0079181F">
      <w:pPr>
        <w:pStyle w:val="ListNumber"/>
        <w:numPr>
          <w:ilvl w:val="0"/>
          <w:numId w:val="72"/>
        </w:numPr>
      </w:pPr>
      <w:r>
        <w:t>Primary insurance carrier</w:t>
      </w:r>
      <w:r w:rsidR="00E26423">
        <w:t xml:space="preserve"> (TPL)</w:t>
      </w:r>
      <w:r>
        <w:t>, if applicable</w:t>
      </w:r>
    </w:p>
    <w:p w:rsidR="0079181F" w:rsidRDefault="00F40553" w:rsidP="0079181F">
      <w:pPr>
        <w:pStyle w:val="ListNumber"/>
        <w:numPr>
          <w:ilvl w:val="0"/>
          <w:numId w:val="72"/>
        </w:numPr>
      </w:pPr>
      <w:r>
        <w:t>Primary insurance coverage begin date</w:t>
      </w:r>
      <w:r w:rsidR="00E26423">
        <w:t xml:space="preserve"> (TPL)</w:t>
      </w:r>
      <w:r>
        <w:t>, if applicable</w:t>
      </w:r>
    </w:p>
    <w:p w:rsidR="00D25404" w:rsidRDefault="00D25404" w:rsidP="00477BA2">
      <w:pPr>
        <w:pStyle w:val="AppendixStart"/>
        <w:numPr>
          <w:ilvl w:val="0"/>
          <w:numId w:val="0"/>
        </w:numPr>
      </w:pPr>
      <w:bookmarkStart w:id="290" w:name="_Toc50956465"/>
      <w:bookmarkStart w:id="291" w:name="_Toc50956549"/>
      <w:bookmarkStart w:id="292" w:name="_Toc50956587"/>
      <w:bookmarkStart w:id="293" w:name="_Toc50956888"/>
      <w:bookmarkStart w:id="294" w:name="_Toc50956962"/>
      <w:bookmarkStart w:id="295" w:name="_Toc50957226"/>
      <w:bookmarkStart w:id="296" w:name="_Toc50957369"/>
      <w:bookmarkStart w:id="297" w:name="_Toc51042411"/>
      <w:bookmarkStart w:id="298" w:name="_Toc51381777"/>
      <w:bookmarkStart w:id="299" w:name="_Toc51381855"/>
      <w:bookmarkStart w:id="300" w:name="_Toc51383817"/>
      <w:bookmarkStart w:id="301" w:name="_Toc51477871"/>
      <w:bookmarkStart w:id="302" w:name="_Toc51480929"/>
      <w:bookmarkStart w:id="303" w:name="_Toc51490212"/>
      <w:bookmarkStart w:id="304" w:name="_Toc51560242"/>
      <w:bookmarkStart w:id="305" w:name="_Toc51561610"/>
      <w:bookmarkStart w:id="306" w:name="_Toc51571561"/>
      <w:bookmarkStart w:id="307" w:name="_Toc52609716"/>
      <w:bookmarkStart w:id="308" w:name="_Toc52612342"/>
      <w:bookmarkStart w:id="309" w:name="_Toc71433175"/>
      <w:bookmarkStart w:id="310" w:name="_Toc72823806"/>
      <w:bookmarkStart w:id="311" w:name="_Toc72824243"/>
      <w:bookmarkStart w:id="312" w:name="_Toc74533918"/>
      <w:bookmarkStart w:id="313" w:name="_Toc323018283"/>
      <w:bookmarkStart w:id="314" w:name="_Toc83451578"/>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lastRenderedPageBreak/>
        <w:t>Appendix E</w:t>
      </w:r>
      <w:bookmarkEnd w:id="313"/>
    </w:p>
    <w:bookmarkEnd w:id="314"/>
    <w:p w:rsidR="003169E2" w:rsidRDefault="00C13FA5" w:rsidP="00477BA2">
      <w:r>
        <w:tab/>
      </w:r>
    </w:p>
    <w:p w:rsidR="001E5A11" w:rsidRDefault="001E5A11" w:rsidP="00E75D12">
      <w:pPr>
        <w:pStyle w:val="Heading2"/>
        <w:jc w:val="both"/>
      </w:pPr>
      <w:bookmarkStart w:id="315" w:name="_Toc323018284"/>
      <w:r>
        <w:t xml:space="preserve">Provider </w:t>
      </w:r>
      <w:r w:rsidR="008F5100">
        <w:t>Directory</w:t>
      </w:r>
      <w:r w:rsidR="00DC62F0">
        <w:t>/</w:t>
      </w:r>
      <w:r w:rsidR="00301CE5">
        <w:t xml:space="preserve">Network Provider and </w:t>
      </w:r>
      <w:r w:rsidR="005054E2">
        <w:t>Subc</w:t>
      </w:r>
      <w:r w:rsidR="00301CE5">
        <w:t xml:space="preserve">ontractor </w:t>
      </w:r>
      <w:r w:rsidR="005054E2">
        <w:t>Registry</w:t>
      </w:r>
      <w:r w:rsidR="00376886">
        <w:t xml:space="preserve"> (CCN to FI)</w:t>
      </w:r>
      <w:bookmarkEnd w:id="315"/>
    </w:p>
    <w:p w:rsidR="00E504CC" w:rsidRPr="00E504CC" w:rsidRDefault="00881316" w:rsidP="00E75D12">
      <w:pPr>
        <w:pStyle w:val="Normal1"/>
        <w:spacing w:after="0"/>
        <w:jc w:val="both"/>
        <w:rPr>
          <w:rStyle w:val="normalchar1"/>
        </w:rPr>
      </w:pPr>
      <w:r w:rsidRPr="00E504CC">
        <w:rPr>
          <w:rStyle w:val="normalchar1"/>
        </w:rPr>
        <w:t xml:space="preserve">At the onset of the CCN </w:t>
      </w:r>
      <w:r w:rsidR="00BC083A">
        <w:rPr>
          <w:rStyle w:val="normalchar1"/>
        </w:rPr>
        <w:t>Contract</w:t>
      </w:r>
      <w:r w:rsidRPr="00E504CC">
        <w:rPr>
          <w:rStyle w:val="normalchar1"/>
        </w:rPr>
        <w:t xml:space="preserve"> and periodically as changes are necessary, DHH shall publish a list of NPIs of Medicaid providers that will include provider types, specialty, and sub-specialty coding schemes to the CCN and or its contractor. </w:t>
      </w:r>
      <w:r w:rsidR="00E504CC" w:rsidRPr="00E504CC">
        <w:rPr>
          <w:rStyle w:val="normalchar1"/>
        </w:rPr>
        <w:t>The CCN and/or its contractor shall utilize these codes within their provider file record</w:t>
      </w:r>
      <w:r w:rsidR="008B1D9C">
        <w:rPr>
          <w:rStyle w:val="normalchar1"/>
        </w:rPr>
        <w:t>, at the individual provider level</w:t>
      </w:r>
      <w:r w:rsidR="00E504CC" w:rsidRPr="00E504CC">
        <w:rPr>
          <w:rStyle w:val="normalchar1"/>
        </w:rPr>
        <w:t>. The objective is to coordinate the provider enrollment records of the CCN with the same provider type, specialty and sub-specialty codes as those used by DHH and the Enrollment Broker.</w:t>
      </w:r>
    </w:p>
    <w:p w:rsidR="00E504CC" w:rsidRDefault="00E504CC" w:rsidP="00E75D12">
      <w:pPr>
        <w:jc w:val="both"/>
        <w:rPr>
          <w:rStyle w:val="normal005f005fchar1char1"/>
          <w:rFonts w:ascii="Book Antiqua" w:hAnsi="Book Antiqua"/>
        </w:rPr>
      </w:pPr>
    </w:p>
    <w:p w:rsidR="00F51E10" w:rsidRDefault="00F51E10" w:rsidP="00E75D12">
      <w:pPr>
        <w:jc w:val="both"/>
      </w:pPr>
      <w:r>
        <w:t>The CCN-S program requires claims to be paid through the MMIS on a FFS basis. Network providers must be enrolled as a Louisiana Medicaid provider.</w:t>
      </w:r>
    </w:p>
    <w:p w:rsidR="00F51E10" w:rsidRDefault="00F51E10" w:rsidP="00E75D12">
      <w:pPr>
        <w:jc w:val="both"/>
      </w:pPr>
    </w:p>
    <w:p w:rsidR="008F5100" w:rsidRDefault="001E5A11" w:rsidP="00E75D12">
      <w:pPr>
        <w:jc w:val="both"/>
      </w:pPr>
      <w:r w:rsidRPr="002E3770">
        <w:t>CCNs will be required to provide DHH with a l</w:t>
      </w:r>
      <w:r w:rsidR="00022695" w:rsidRPr="002E3770">
        <w:t xml:space="preserve">ist of contracted </w:t>
      </w:r>
      <w:r w:rsidR="007B0889">
        <w:t>primary care providers.</w:t>
      </w:r>
      <w:r w:rsidR="007B0889" w:rsidRPr="002E3770">
        <w:t xml:space="preserve"> </w:t>
      </w:r>
      <w:r w:rsidR="00500CA3">
        <w:t xml:space="preserve">DHH </w:t>
      </w:r>
      <w:r w:rsidR="00BB4A0D">
        <w:t>shall</w:t>
      </w:r>
      <w:r w:rsidR="00500CA3">
        <w:t xml:space="preserve"> be provided advance copies of all updates not less than ten (10) working days in advance of distribution. Any providers no longer taking patients must be clearly identified. </w:t>
      </w:r>
    </w:p>
    <w:p w:rsidR="008F5100" w:rsidRDefault="008F5100" w:rsidP="00E75D12">
      <w:pPr>
        <w:jc w:val="both"/>
      </w:pPr>
    </w:p>
    <w:p w:rsidR="00022695" w:rsidRPr="002E3770" w:rsidRDefault="007B0889" w:rsidP="00E75D12">
      <w:pPr>
        <w:jc w:val="both"/>
      </w:pPr>
      <w:r>
        <w:t>The provider directory must include</w:t>
      </w:r>
      <w:r w:rsidR="00264AF0">
        <w:t xml:space="preserve"> the following information:</w:t>
      </w:r>
      <w:r>
        <w:t xml:space="preserve"> </w:t>
      </w:r>
    </w:p>
    <w:p w:rsidR="00022695" w:rsidRPr="002E3770" w:rsidRDefault="00022695" w:rsidP="00E75D12">
      <w:pPr>
        <w:numPr>
          <w:ilvl w:val="0"/>
          <w:numId w:val="22"/>
        </w:numPr>
        <w:spacing w:before="100" w:beforeAutospacing="1" w:after="100" w:afterAutospacing="1"/>
        <w:jc w:val="both"/>
      </w:pPr>
      <w:r w:rsidRPr="002E3770">
        <w:t xml:space="preserve">NPI </w:t>
      </w:r>
    </w:p>
    <w:p w:rsidR="00022695" w:rsidRPr="002E3770" w:rsidRDefault="00022695" w:rsidP="00E75D12">
      <w:pPr>
        <w:numPr>
          <w:ilvl w:val="0"/>
          <w:numId w:val="22"/>
        </w:numPr>
        <w:spacing w:before="100" w:beforeAutospacing="1" w:after="100" w:afterAutospacing="1"/>
        <w:jc w:val="both"/>
      </w:pPr>
      <w:r w:rsidRPr="002E3770">
        <w:t xml:space="preserve">Entity Type Code (1-Individual or 2-Organization) </w:t>
      </w:r>
    </w:p>
    <w:p w:rsidR="00022695" w:rsidRPr="002E3770" w:rsidRDefault="00022695" w:rsidP="00E75D12">
      <w:pPr>
        <w:numPr>
          <w:ilvl w:val="0"/>
          <w:numId w:val="22"/>
        </w:numPr>
        <w:spacing w:before="100" w:beforeAutospacing="1" w:after="100" w:afterAutospacing="1"/>
        <w:jc w:val="both"/>
      </w:pPr>
      <w:r w:rsidRPr="002E3770">
        <w:t xml:space="preserve">Replacement NPI </w:t>
      </w:r>
    </w:p>
    <w:p w:rsidR="00022695" w:rsidRPr="002E3770" w:rsidRDefault="00022695" w:rsidP="00E75D12">
      <w:pPr>
        <w:numPr>
          <w:ilvl w:val="0"/>
          <w:numId w:val="22"/>
        </w:numPr>
        <w:spacing w:before="100" w:beforeAutospacing="1" w:after="100" w:afterAutospacing="1"/>
        <w:jc w:val="both"/>
      </w:pPr>
      <w:r w:rsidRPr="002E3770">
        <w:t xml:space="preserve">Provider Name (First Name, Middle Name, Last Name, Prefix, Suffix, Credential(s), </w:t>
      </w:r>
      <w:r w:rsidR="009A260A">
        <w:t xml:space="preserve">or </w:t>
      </w:r>
      <w:r w:rsidRPr="002E3770">
        <w:t xml:space="preserve">the Legal Business Name for Organizations) </w:t>
      </w:r>
    </w:p>
    <w:p w:rsidR="00022695" w:rsidRPr="002E3770" w:rsidRDefault="00022695" w:rsidP="00E75D12">
      <w:pPr>
        <w:numPr>
          <w:ilvl w:val="0"/>
          <w:numId w:val="22"/>
        </w:numPr>
        <w:spacing w:before="100" w:beforeAutospacing="1" w:after="100" w:afterAutospacing="1"/>
        <w:jc w:val="both"/>
      </w:pPr>
      <w:r w:rsidRPr="002E3770">
        <w:t xml:space="preserve">Provider Other Name (First Name, Middle Name, Last Name, </w:t>
      </w:r>
      <w:r w:rsidR="009A260A">
        <w:t xml:space="preserve">or </w:t>
      </w:r>
      <w:r w:rsidRPr="002E3770">
        <w:t xml:space="preserve">'Doing Business As' Name, Former Legal Business Name, Other Name. for Organizations) </w:t>
      </w:r>
    </w:p>
    <w:p w:rsidR="00022695" w:rsidRPr="002E3770" w:rsidRDefault="00022695" w:rsidP="00E75D12">
      <w:pPr>
        <w:numPr>
          <w:ilvl w:val="0"/>
          <w:numId w:val="22"/>
        </w:numPr>
        <w:spacing w:before="100" w:beforeAutospacing="1" w:after="100" w:afterAutospacing="1"/>
        <w:jc w:val="both"/>
      </w:pPr>
      <w:r w:rsidRPr="002E3770">
        <w:t>Provider Business Mailing Address (First line address, Second line address, City, State, Postal Code</w:t>
      </w:r>
      <w:r w:rsidR="00E51C5C" w:rsidRPr="002E3770">
        <w:rPr>
          <w:rStyle w:val="FootnoteReference"/>
        </w:rPr>
        <w:footnoteReference w:id="1"/>
      </w:r>
      <w:r w:rsidRPr="002E3770">
        <w:t xml:space="preserve">, and Country Code if outside U.S., Telephone Number, Fax Number) </w:t>
      </w:r>
    </w:p>
    <w:p w:rsidR="00022695" w:rsidRPr="002E3770" w:rsidRDefault="00022695" w:rsidP="00E75D12">
      <w:pPr>
        <w:numPr>
          <w:ilvl w:val="0"/>
          <w:numId w:val="22"/>
        </w:numPr>
        <w:spacing w:before="100" w:beforeAutospacing="1" w:after="100" w:afterAutospacing="1"/>
        <w:jc w:val="both"/>
      </w:pPr>
      <w:r w:rsidRPr="002E3770">
        <w:t xml:space="preserve">Provider Business Location Address (First line address, Second line address, City, State, Postal Code, and Country Code if outside U.S., Telephone Number, Fax Number) </w:t>
      </w:r>
    </w:p>
    <w:p w:rsidR="00022695" w:rsidRPr="002E3770" w:rsidRDefault="00022695" w:rsidP="00E75D12">
      <w:pPr>
        <w:numPr>
          <w:ilvl w:val="0"/>
          <w:numId w:val="22"/>
        </w:numPr>
        <w:spacing w:before="100" w:beforeAutospacing="1" w:after="100" w:afterAutospacing="1"/>
        <w:jc w:val="both"/>
      </w:pPr>
      <w:r w:rsidRPr="002E3770">
        <w:t xml:space="preserve">Healthcare Provider Taxonomy Code(s) </w:t>
      </w:r>
    </w:p>
    <w:p w:rsidR="00022695" w:rsidRPr="002E3770" w:rsidRDefault="00022695" w:rsidP="00E75D12">
      <w:pPr>
        <w:numPr>
          <w:ilvl w:val="0"/>
          <w:numId w:val="22"/>
        </w:numPr>
        <w:spacing w:before="100" w:beforeAutospacing="1" w:after="100" w:afterAutospacing="1"/>
        <w:jc w:val="both"/>
      </w:pPr>
      <w:r w:rsidRPr="002E3770">
        <w:lastRenderedPageBreak/>
        <w:t xml:space="preserve">Other Provider Identifier(s) </w:t>
      </w:r>
    </w:p>
    <w:p w:rsidR="00022695" w:rsidRPr="002E3770" w:rsidRDefault="00022695" w:rsidP="00E75D12">
      <w:pPr>
        <w:numPr>
          <w:ilvl w:val="0"/>
          <w:numId w:val="22"/>
        </w:numPr>
        <w:spacing w:before="100" w:beforeAutospacing="1" w:after="100" w:afterAutospacing="1"/>
        <w:jc w:val="both"/>
      </w:pPr>
      <w:r w:rsidRPr="002E3770">
        <w:t xml:space="preserve">Other Provider Identifier Type Code </w:t>
      </w:r>
    </w:p>
    <w:p w:rsidR="00022695" w:rsidRPr="002E3770" w:rsidRDefault="00022695" w:rsidP="00E75D12">
      <w:pPr>
        <w:numPr>
          <w:ilvl w:val="0"/>
          <w:numId w:val="22"/>
        </w:numPr>
        <w:spacing w:before="100" w:beforeAutospacing="1" w:after="100" w:afterAutospacing="1"/>
        <w:jc w:val="both"/>
      </w:pPr>
      <w:r w:rsidRPr="002E3770">
        <w:t xml:space="preserve">Provider Enumeration Date </w:t>
      </w:r>
    </w:p>
    <w:p w:rsidR="00022695" w:rsidRPr="002E3770" w:rsidRDefault="00022695" w:rsidP="00E75D12">
      <w:pPr>
        <w:numPr>
          <w:ilvl w:val="0"/>
          <w:numId w:val="22"/>
        </w:numPr>
        <w:spacing w:before="100" w:beforeAutospacing="1" w:after="100" w:afterAutospacing="1"/>
        <w:jc w:val="both"/>
      </w:pPr>
      <w:r w:rsidRPr="002E3770">
        <w:t xml:space="preserve">Last Update Date </w:t>
      </w:r>
    </w:p>
    <w:p w:rsidR="00022695" w:rsidRPr="002E3770" w:rsidRDefault="00022695" w:rsidP="00E75D12">
      <w:pPr>
        <w:numPr>
          <w:ilvl w:val="0"/>
          <w:numId w:val="22"/>
        </w:numPr>
        <w:spacing w:before="100" w:beforeAutospacing="1" w:after="100" w:afterAutospacing="1"/>
        <w:jc w:val="both"/>
      </w:pPr>
      <w:r w:rsidRPr="002E3770">
        <w:t xml:space="preserve">NPI Deactivation Reason Code </w:t>
      </w:r>
    </w:p>
    <w:p w:rsidR="00022695" w:rsidRPr="002E3770" w:rsidRDefault="00022695" w:rsidP="00E75D12">
      <w:pPr>
        <w:numPr>
          <w:ilvl w:val="0"/>
          <w:numId w:val="22"/>
        </w:numPr>
        <w:spacing w:before="100" w:beforeAutospacing="1" w:after="100" w:afterAutospacing="1"/>
        <w:jc w:val="both"/>
      </w:pPr>
      <w:r w:rsidRPr="002E3770">
        <w:t xml:space="preserve">NPI Deactivation Date </w:t>
      </w:r>
    </w:p>
    <w:p w:rsidR="00022695" w:rsidRPr="002E3770" w:rsidRDefault="00022695" w:rsidP="00E75D12">
      <w:pPr>
        <w:numPr>
          <w:ilvl w:val="0"/>
          <w:numId w:val="22"/>
        </w:numPr>
        <w:spacing w:before="100" w:beforeAutospacing="1" w:after="100" w:afterAutospacing="1"/>
        <w:jc w:val="both"/>
      </w:pPr>
      <w:r w:rsidRPr="002E3770">
        <w:t xml:space="preserve">NPI Reactivation Date </w:t>
      </w:r>
    </w:p>
    <w:p w:rsidR="00022695" w:rsidRPr="002E3770" w:rsidRDefault="00022695" w:rsidP="00E75D12">
      <w:pPr>
        <w:numPr>
          <w:ilvl w:val="0"/>
          <w:numId w:val="22"/>
        </w:numPr>
        <w:spacing w:before="100" w:beforeAutospacing="1" w:after="100" w:afterAutospacing="1"/>
        <w:jc w:val="both"/>
      </w:pPr>
      <w:r w:rsidRPr="002E3770">
        <w:t xml:space="preserve">Provider Gender Code </w:t>
      </w:r>
    </w:p>
    <w:p w:rsidR="00022695" w:rsidRPr="002E3770" w:rsidRDefault="00022695" w:rsidP="00E75D12">
      <w:pPr>
        <w:numPr>
          <w:ilvl w:val="0"/>
          <w:numId w:val="22"/>
        </w:numPr>
        <w:spacing w:before="100" w:beforeAutospacing="1" w:after="100" w:afterAutospacing="1"/>
        <w:jc w:val="both"/>
      </w:pPr>
      <w:r w:rsidRPr="002E3770">
        <w:t xml:space="preserve">Provider License Number </w:t>
      </w:r>
    </w:p>
    <w:p w:rsidR="00022695" w:rsidRPr="002E3770" w:rsidRDefault="00022695" w:rsidP="00E75D12">
      <w:pPr>
        <w:numPr>
          <w:ilvl w:val="0"/>
          <w:numId w:val="22"/>
        </w:numPr>
        <w:spacing w:before="100" w:beforeAutospacing="1" w:after="100" w:afterAutospacing="1"/>
        <w:jc w:val="both"/>
      </w:pPr>
      <w:smartTag w:uri="urn:schemas-microsoft-com:office:smarttags" w:element="place">
        <w:smartTag w:uri="urn:schemas-microsoft-com:office:smarttags" w:element="PlaceName">
          <w:r w:rsidRPr="002E3770">
            <w:t>Provider</w:t>
          </w:r>
        </w:smartTag>
        <w:r w:rsidRPr="002E3770">
          <w:t xml:space="preserve"> </w:t>
        </w:r>
        <w:smartTag w:uri="urn:schemas-microsoft-com:office:smarttags" w:element="PlaceName">
          <w:r w:rsidRPr="002E3770">
            <w:t>License</w:t>
          </w:r>
        </w:smartTag>
        <w:r w:rsidRPr="002E3770">
          <w:t xml:space="preserve"> </w:t>
        </w:r>
        <w:smartTag w:uri="urn:schemas-microsoft-com:office:smarttags" w:element="PlaceName">
          <w:r w:rsidRPr="002E3770">
            <w:t>Number</w:t>
          </w:r>
        </w:smartTag>
        <w:r w:rsidRPr="002E3770">
          <w:t xml:space="preserve"> </w:t>
        </w:r>
        <w:smartTag w:uri="urn:schemas-microsoft-com:office:smarttags" w:element="PlaceType">
          <w:r w:rsidRPr="002E3770">
            <w:t>State</w:t>
          </w:r>
        </w:smartTag>
      </w:smartTag>
      <w:r w:rsidRPr="002E3770">
        <w:t xml:space="preserve"> Code </w:t>
      </w:r>
    </w:p>
    <w:p w:rsidR="00022695" w:rsidRDefault="00022695" w:rsidP="00E75D12">
      <w:pPr>
        <w:numPr>
          <w:ilvl w:val="0"/>
          <w:numId w:val="22"/>
        </w:numPr>
        <w:spacing w:before="100" w:beforeAutospacing="1" w:after="100" w:afterAutospacing="1"/>
        <w:jc w:val="both"/>
      </w:pPr>
      <w:r w:rsidRPr="002E3770">
        <w:t>Authorized Official Contact Information (First Name, Middle Name, Last Name, Title or Position, Telephone Number)</w:t>
      </w:r>
    </w:p>
    <w:p w:rsidR="00500CA3" w:rsidRDefault="00500CA3" w:rsidP="00E75D12">
      <w:pPr>
        <w:numPr>
          <w:ilvl w:val="0"/>
          <w:numId w:val="22"/>
        </w:numPr>
        <w:spacing w:before="100" w:beforeAutospacing="1" w:after="100" w:afterAutospacing="1"/>
        <w:jc w:val="both"/>
      </w:pPr>
      <w:r>
        <w:t>Panel Open (Y/N)</w:t>
      </w:r>
    </w:p>
    <w:p w:rsidR="00500CA3" w:rsidRDefault="00500CA3" w:rsidP="00E75D12">
      <w:pPr>
        <w:numPr>
          <w:ilvl w:val="0"/>
          <w:numId w:val="22"/>
        </w:numPr>
        <w:spacing w:before="100" w:beforeAutospacing="1" w:after="100" w:afterAutospacing="1"/>
        <w:jc w:val="both"/>
      </w:pPr>
      <w:r>
        <w:t>Language</w:t>
      </w:r>
    </w:p>
    <w:p w:rsidR="00500CA3" w:rsidRDefault="00500CA3" w:rsidP="00E75D12">
      <w:pPr>
        <w:numPr>
          <w:ilvl w:val="0"/>
          <w:numId w:val="22"/>
        </w:numPr>
        <w:spacing w:before="100" w:beforeAutospacing="1" w:after="100" w:afterAutospacing="1"/>
        <w:jc w:val="both"/>
      </w:pPr>
      <w:r>
        <w:t>Age Restriction</w:t>
      </w:r>
    </w:p>
    <w:p w:rsidR="006D2AC0" w:rsidRDefault="006D2AC0" w:rsidP="00E75D12">
      <w:pPr>
        <w:numPr>
          <w:ilvl w:val="0"/>
          <w:numId w:val="22"/>
        </w:numPr>
        <w:spacing w:before="100" w:beforeAutospacing="1" w:after="100" w:afterAutospacing="1"/>
        <w:jc w:val="both"/>
      </w:pPr>
      <w:r>
        <w:t>PCP Linkage Maximum</w:t>
      </w:r>
    </w:p>
    <w:p w:rsidR="006D2AC0" w:rsidRDefault="006D2AC0" w:rsidP="00E75D12">
      <w:pPr>
        <w:numPr>
          <w:ilvl w:val="0"/>
          <w:numId w:val="22"/>
        </w:numPr>
        <w:spacing w:before="100" w:beforeAutospacing="1" w:after="100" w:afterAutospacing="1"/>
        <w:jc w:val="both"/>
      </w:pPr>
      <w:r>
        <w:t>PCP Linkages with Others</w:t>
      </w:r>
    </w:p>
    <w:p w:rsidR="006D2AC0" w:rsidRDefault="006D2AC0" w:rsidP="00E75D12">
      <w:pPr>
        <w:numPr>
          <w:ilvl w:val="0"/>
          <w:numId w:val="22"/>
        </w:numPr>
        <w:spacing w:before="100" w:beforeAutospacing="1" w:after="100" w:afterAutospacing="1"/>
        <w:jc w:val="both"/>
      </w:pPr>
      <w:r>
        <w:t>CCN Enrollment Indicator</w:t>
      </w:r>
    </w:p>
    <w:p w:rsidR="006D2AC0" w:rsidRDefault="006D2AC0" w:rsidP="00E75D12">
      <w:pPr>
        <w:numPr>
          <w:ilvl w:val="0"/>
          <w:numId w:val="22"/>
        </w:numPr>
        <w:spacing w:before="100" w:beforeAutospacing="1" w:after="100" w:afterAutospacing="1"/>
        <w:jc w:val="both"/>
      </w:pPr>
      <w:r>
        <w:t>CCN Enrollment Indicator Effective Date</w:t>
      </w:r>
    </w:p>
    <w:p w:rsidR="006D2AC0" w:rsidRDefault="006D2AC0" w:rsidP="00E75D12">
      <w:pPr>
        <w:numPr>
          <w:ilvl w:val="0"/>
          <w:numId w:val="22"/>
        </w:numPr>
        <w:spacing w:before="100" w:beforeAutospacing="1" w:after="100" w:afterAutospacing="1"/>
        <w:jc w:val="both"/>
      </w:pPr>
      <w:r>
        <w:t>Family Only Indicator</w:t>
      </w:r>
    </w:p>
    <w:p w:rsidR="00C276DA" w:rsidRDefault="00C276DA" w:rsidP="00E75D12">
      <w:pPr>
        <w:numPr>
          <w:ilvl w:val="0"/>
          <w:numId w:val="22"/>
        </w:numPr>
        <w:spacing w:before="100" w:beforeAutospacing="1" w:after="100" w:afterAutospacing="1"/>
        <w:jc w:val="both"/>
      </w:pPr>
      <w:r>
        <w:t>Provider Sub-Specialty</w:t>
      </w:r>
    </w:p>
    <w:p w:rsidR="00C276DA" w:rsidRDefault="00C276DA" w:rsidP="00E75D12">
      <w:pPr>
        <w:numPr>
          <w:ilvl w:val="0"/>
          <w:numId w:val="22"/>
        </w:numPr>
        <w:spacing w:before="100" w:beforeAutospacing="1" w:after="100" w:afterAutospacing="1"/>
        <w:jc w:val="both"/>
      </w:pPr>
      <w:r>
        <w:t>CCN Contract Name or Number</w:t>
      </w:r>
    </w:p>
    <w:p w:rsidR="00C276DA" w:rsidRDefault="00C276DA" w:rsidP="00E75D12">
      <w:pPr>
        <w:numPr>
          <w:ilvl w:val="0"/>
          <w:numId w:val="22"/>
        </w:numPr>
        <w:spacing w:before="100" w:beforeAutospacing="1" w:after="100" w:afterAutospacing="1"/>
        <w:jc w:val="both"/>
      </w:pPr>
      <w:r>
        <w:t>CCN Contract Begin Date</w:t>
      </w:r>
    </w:p>
    <w:p w:rsidR="00C276DA" w:rsidRDefault="00C276DA" w:rsidP="00E75D12">
      <w:pPr>
        <w:numPr>
          <w:ilvl w:val="0"/>
          <w:numId w:val="22"/>
        </w:numPr>
        <w:spacing w:before="100" w:beforeAutospacing="1" w:after="100" w:afterAutospacing="1"/>
        <w:jc w:val="both"/>
      </w:pPr>
      <w:r>
        <w:t>CCN Contract Termination Date</w:t>
      </w:r>
    </w:p>
    <w:p w:rsidR="00C276DA" w:rsidRDefault="00C276DA" w:rsidP="00E75D12">
      <w:pPr>
        <w:numPr>
          <w:ilvl w:val="0"/>
          <w:numId w:val="22"/>
        </w:numPr>
        <w:spacing w:before="100" w:beforeAutospacing="1" w:after="100" w:afterAutospacing="1"/>
        <w:jc w:val="both"/>
      </w:pPr>
      <w:r>
        <w:t>Provider Parish</w:t>
      </w:r>
    </w:p>
    <w:p w:rsidR="00B4149E" w:rsidRDefault="00B4149E" w:rsidP="00E75D12">
      <w:pPr>
        <w:pStyle w:val="Normal1"/>
        <w:jc w:val="both"/>
      </w:pPr>
    </w:p>
    <w:p w:rsidR="00224C5E" w:rsidRDefault="00B4149E" w:rsidP="00E75D12">
      <w:pPr>
        <w:pStyle w:val="Normal1"/>
        <w:jc w:val="both"/>
      </w:pPr>
      <w:r w:rsidRPr="00E3661E">
        <w:t>C</w:t>
      </w:r>
      <w:r>
        <w:t>C</w:t>
      </w:r>
      <w:r w:rsidRPr="00E3661E">
        <w:t>Ns are required to populate the Other Provider Type Code to a DHH valid provider type code</w:t>
      </w:r>
      <w:r>
        <w:t xml:space="preserve"> as shown in the list below:</w:t>
      </w:r>
      <w:r w:rsidRPr="00E3661E">
        <w:t xml:space="preserve"> </w:t>
      </w:r>
    </w:p>
    <w:tbl>
      <w:tblPr>
        <w:tblW w:w="0" w:type="auto"/>
        <w:tblInd w:w="1548" w:type="dxa"/>
        <w:tblBorders>
          <w:top w:val="single" w:sz="4" w:space="0" w:color="auto"/>
          <w:bottom w:val="single" w:sz="4" w:space="0" w:color="auto"/>
          <w:insideH w:val="single" w:sz="4" w:space="0" w:color="auto"/>
        </w:tblBorders>
        <w:tblLook w:val="01E0" w:firstRow="1" w:lastRow="1" w:firstColumn="1" w:lastColumn="1" w:noHBand="0" w:noVBand="0"/>
      </w:tblPr>
      <w:tblGrid>
        <w:gridCol w:w="2760"/>
        <w:gridCol w:w="3000"/>
      </w:tblGrid>
      <w:tr w:rsidR="00224C5E" w:rsidRPr="00FD0C06" w:rsidTr="00C240DD">
        <w:trPr>
          <w:trHeight w:val="240"/>
          <w:tblHeader/>
        </w:trPr>
        <w:tc>
          <w:tcPr>
            <w:tcW w:w="2760" w:type="dxa"/>
            <w:noWrap/>
            <w:vAlign w:val="bottom"/>
          </w:tcPr>
          <w:p w:rsidR="00224C5E" w:rsidRDefault="00224C5E" w:rsidP="00477BA2">
            <w:pPr>
              <w:pStyle w:val="TableHeadingText"/>
            </w:pPr>
            <w:r>
              <w:t>Provider Type</w:t>
            </w:r>
          </w:p>
        </w:tc>
        <w:tc>
          <w:tcPr>
            <w:tcW w:w="3000" w:type="dxa"/>
            <w:noWrap/>
            <w:vAlign w:val="bottom"/>
          </w:tcPr>
          <w:p w:rsidR="00224C5E" w:rsidRDefault="00224C5E" w:rsidP="00477BA2">
            <w:pPr>
              <w:pStyle w:val="TableHeadingText"/>
            </w:pPr>
            <w:r>
              <w:t>Description</w:t>
            </w:r>
          </w:p>
        </w:tc>
      </w:tr>
      <w:tr w:rsidR="00224C5E" w:rsidRPr="005E285C" w:rsidTr="00C240DD">
        <w:trPr>
          <w:trHeight w:val="240"/>
        </w:trPr>
        <w:tc>
          <w:tcPr>
            <w:tcW w:w="2760" w:type="dxa"/>
            <w:noWrap/>
          </w:tcPr>
          <w:p w:rsidR="00224C5E" w:rsidRPr="003C41E9" w:rsidRDefault="00224C5E" w:rsidP="00477BA2">
            <w:pPr>
              <w:pStyle w:val="TableText"/>
            </w:pPr>
            <w:r w:rsidRPr="003C41E9">
              <w:t>07</w:t>
            </w:r>
          </w:p>
        </w:tc>
        <w:tc>
          <w:tcPr>
            <w:tcW w:w="3000" w:type="dxa"/>
            <w:noWrap/>
          </w:tcPr>
          <w:p w:rsidR="00224C5E" w:rsidRPr="003C41E9" w:rsidRDefault="00224C5E" w:rsidP="00477BA2">
            <w:pPr>
              <w:pStyle w:val="TableText"/>
            </w:pPr>
            <w:r w:rsidRPr="003C41E9">
              <w:t>Case Mgmt - Infants &amp; Toddlers</w:t>
            </w:r>
          </w:p>
        </w:tc>
      </w:tr>
      <w:tr w:rsidR="00224C5E" w:rsidRPr="005E285C" w:rsidTr="00C240DD">
        <w:trPr>
          <w:trHeight w:val="240"/>
        </w:trPr>
        <w:tc>
          <w:tcPr>
            <w:tcW w:w="2760" w:type="dxa"/>
            <w:noWrap/>
          </w:tcPr>
          <w:p w:rsidR="00224C5E" w:rsidRPr="003C41E9" w:rsidRDefault="00224C5E" w:rsidP="00477BA2">
            <w:pPr>
              <w:pStyle w:val="TableText"/>
            </w:pPr>
            <w:r w:rsidRPr="003C41E9">
              <w:t>08</w:t>
            </w:r>
          </w:p>
        </w:tc>
        <w:tc>
          <w:tcPr>
            <w:tcW w:w="3000" w:type="dxa"/>
            <w:noWrap/>
          </w:tcPr>
          <w:p w:rsidR="00224C5E" w:rsidRPr="003C41E9" w:rsidRDefault="00224C5E" w:rsidP="00477BA2">
            <w:pPr>
              <w:pStyle w:val="TableText"/>
            </w:pPr>
            <w:r w:rsidRPr="003C41E9">
              <w:t>Case Mgmt - Elderly</w:t>
            </w:r>
          </w:p>
        </w:tc>
      </w:tr>
      <w:tr w:rsidR="00224C5E" w:rsidRPr="005E285C" w:rsidTr="00C240DD">
        <w:trPr>
          <w:trHeight w:val="240"/>
        </w:trPr>
        <w:tc>
          <w:tcPr>
            <w:tcW w:w="2760" w:type="dxa"/>
            <w:noWrap/>
          </w:tcPr>
          <w:p w:rsidR="00224C5E" w:rsidRPr="003C41E9" w:rsidRDefault="00224C5E" w:rsidP="00477BA2">
            <w:pPr>
              <w:pStyle w:val="TableText"/>
            </w:pPr>
            <w:r w:rsidRPr="003C41E9">
              <w:t>09</w:t>
            </w:r>
          </w:p>
        </w:tc>
        <w:tc>
          <w:tcPr>
            <w:tcW w:w="3000" w:type="dxa"/>
            <w:noWrap/>
          </w:tcPr>
          <w:p w:rsidR="00224C5E" w:rsidRPr="003C41E9" w:rsidRDefault="00224C5E" w:rsidP="00477BA2">
            <w:pPr>
              <w:pStyle w:val="TableText"/>
            </w:pPr>
            <w:r w:rsidRPr="003C41E9">
              <w:t>Hospice Services</w:t>
            </w:r>
          </w:p>
        </w:tc>
      </w:tr>
      <w:tr w:rsidR="00224C5E" w:rsidRPr="005E285C" w:rsidTr="00C240DD">
        <w:trPr>
          <w:trHeight w:val="240"/>
        </w:trPr>
        <w:tc>
          <w:tcPr>
            <w:tcW w:w="2760" w:type="dxa"/>
            <w:noWrap/>
          </w:tcPr>
          <w:p w:rsidR="00224C5E" w:rsidRPr="003C41E9" w:rsidRDefault="00224C5E" w:rsidP="00477BA2">
            <w:pPr>
              <w:pStyle w:val="TableText"/>
            </w:pPr>
            <w:r w:rsidRPr="003C41E9">
              <w:t>12</w:t>
            </w:r>
          </w:p>
        </w:tc>
        <w:tc>
          <w:tcPr>
            <w:tcW w:w="3000" w:type="dxa"/>
            <w:noWrap/>
          </w:tcPr>
          <w:p w:rsidR="00224C5E" w:rsidRPr="003C41E9" w:rsidRDefault="00224C5E" w:rsidP="00477BA2">
            <w:pPr>
              <w:pStyle w:val="TableText"/>
            </w:pPr>
            <w:r w:rsidRPr="003C41E9">
              <w:t>Multi-Systemic Therapy</w:t>
            </w:r>
          </w:p>
        </w:tc>
      </w:tr>
      <w:tr w:rsidR="00224C5E" w:rsidRPr="005E285C" w:rsidTr="00C240DD">
        <w:trPr>
          <w:trHeight w:val="240"/>
        </w:trPr>
        <w:tc>
          <w:tcPr>
            <w:tcW w:w="2760" w:type="dxa"/>
            <w:noWrap/>
          </w:tcPr>
          <w:p w:rsidR="00224C5E" w:rsidRPr="003C41E9" w:rsidRDefault="00224C5E" w:rsidP="00477BA2">
            <w:pPr>
              <w:pStyle w:val="TableText"/>
            </w:pPr>
            <w:r w:rsidRPr="003C41E9">
              <w:t>13</w:t>
            </w:r>
          </w:p>
        </w:tc>
        <w:tc>
          <w:tcPr>
            <w:tcW w:w="3000" w:type="dxa"/>
            <w:noWrap/>
          </w:tcPr>
          <w:p w:rsidR="00224C5E" w:rsidRPr="003C41E9" w:rsidRDefault="00224C5E" w:rsidP="00477BA2">
            <w:pPr>
              <w:pStyle w:val="TableText"/>
            </w:pPr>
            <w:r w:rsidRPr="003C41E9">
              <w:t>Pre-Vocational Habilitation</w:t>
            </w:r>
          </w:p>
        </w:tc>
      </w:tr>
      <w:tr w:rsidR="00224C5E" w:rsidRPr="005E285C" w:rsidTr="00C240DD">
        <w:trPr>
          <w:trHeight w:val="240"/>
        </w:trPr>
        <w:tc>
          <w:tcPr>
            <w:tcW w:w="2760" w:type="dxa"/>
            <w:noWrap/>
          </w:tcPr>
          <w:p w:rsidR="00224C5E" w:rsidRPr="003C41E9" w:rsidRDefault="00224C5E" w:rsidP="00477BA2">
            <w:pPr>
              <w:pStyle w:val="TableText"/>
            </w:pPr>
            <w:r w:rsidRPr="003C41E9">
              <w:t>19</w:t>
            </w:r>
          </w:p>
        </w:tc>
        <w:tc>
          <w:tcPr>
            <w:tcW w:w="3000" w:type="dxa"/>
            <w:noWrap/>
          </w:tcPr>
          <w:p w:rsidR="00224C5E" w:rsidRPr="003C41E9" w:rsidRDefault="00224C5E" w:rsidP="00477BA2">
            <w:pPr>
              <w:pStyle w:val="TableText"/>
            </w:pPr>
            <w:r w:rsidRPr="003C41E9">
              <w:t>Doctor of Osteopathy (DO) and Doctors of Osteopathy(DO) Group</w:t>
            </w:r>
          </w:p>
        </w:tc>
      </w:tr>
      <w:tr w:rsidR="00224C5E" w:rsidRPr="005E285C" w:rsidTr="00C240DD">
        <w:trPr>
          <w:trHeight w:val="240"/>
        </w:trPr>
        <w:tc>
          <w:tcPr>
            <w:tcW w:w="2760" w:type="dxa"/>
            <w:noWrap/>
          </w:tcPr>
          <w:p w:rsidR="00224C5E" w:rsidRPr="003C41E9" w:rsidRDefault="00224C5E" w:rsidP="00477BA2">
            <w:pPr>
              <w:pStyle w:val="TableText"/>
            </w:pPr>
            <w:r w:rsidRPr="003C41E9">
              <w:t>20</w:t>
            </w:r>
          </w:p>
        </w:tc>
        <w:tc>
          <w:tcPr>
            <w:tcW w:w="3000" w:type="dxa"/>
            <w:noWrap/>
          </w:tcPr>
          <w:p w:rsidR="00224C5E" w:rsidRPr="003C41E9" w:rsidRDefault="00224C5E" w:rsidP="00477BA2">
            <w:pPr>
              <w:pStyle w:val="TableText"/>
            </w:pPr>
            <w:r w:rsidRPr="003C41E9">
              <w:t>Physician (MD) and Physician (MD) Group</w:t>
            </w:r>
          </w:p>
        </w:tc>
      </w:tr>
      <w:tr w:rsidR="00224C5E" w:rsidRPr="005E285C" w:rsidTr="00C240DD">
        <w:trPr>
          <w:trHeight w:val="240"/>
        </w:trPr>
        <w:tc>
          <w:tcPr>
            <w:tcW w:w="2760" w:type="dxa"/>
            <w:noWrap/>
          </w:tcPr>
          <w:p w:rsidR="00224C5E" w:rsidRPr="003C41E9" w:rsidRDefault="00224C5E" w:rsidP="00477BA2">
            <w:pPr>
              <w:pStyle w:val="TableText"/>
            </w:pPr>
            <w:r w:rsidRPr="003C41E9">
              <w:t>23</w:t>
            </w:r>
          </w:p>
        </w:tc>
        <w:tc>
          <w:tcPr>
            <w:tcW w:w="3000" w:type="dxa"/>
            <w:noWrap/>
          </w:tcPr>
          <w:p w:rsidR="00224C5E" w:rsidRPr="003C41E9" w:rsidRDefault="00224C5E" w:rsidP="00477BA2">
            <w:pPr>
              <w:pStyle w:val="TableText"/>
            </w:pPr>
            <w:r w:rsidRPr="003C41E9">
              <w:t>Independent Lab</w:t>
            </w:r>
          </w:p>
        </w:tc>
      </w:tr>
      <w:tr w:rsidR="00224C5E" w:rsidRPr="005E285C" w:rsidTr="00C240DD">
        <w:trPr>
          <w:trHeight w:val="240"/>
        </w:trPr>
        <w:tc>
          <w:tcPr>
            <w:tcW w:w="2760" w:type="dxa"/>
            <w:noWrap/>
          </w:tcPr>
          <w:p w:rsidR="00224C5E" w:rsidRPr="003C41E9" w:rsidRDefault="00224C5E" w:rsidP="00477BA2">
            <w:pPr>
              <w:pStyle w:val="TableText"/>
            </w:pPr>
            <w:r w:rsidRPr="003C41E9">
              <w:t>24</w:t>
            </w:r>
          </w:p>
        </w:tc>
        <w:tc>
          <w:tcPr>
            <w:tcW w:w="3000" w:type="dxa"/>
            <w:noWrap/>
          </w:tcPr>
          <w:p w:rsidR="00224C5E" w:rsidRPr="003C41E9" w:rsidRDefault="00224C5E" w:rsidP="00477BA2">
            <w:pPr>
              <w:pStyle w:val="TableText"/>
            </w:pPr>
            <w:r w:rsidRPr="003C41E9">
              <w:t>Personal Care Services (LTC/PCS/PAS)</w:t>
            </w:r>
          </w:p>
        </w:tc>
      </w:tr>
      <w:tr w:rsidR="00224C5E" w:rsidRPr="005E285C" w:rsidTr="00C240DD">
        <w:trPr>
          <w:trHeight w:val="240"/>
        </w:trPr>
        <w:tc>
          <w:tcPr>
            <w:tcW w:w="2760" w:type="dxa"/>
            <w:noWrap/>
          </w:tcPr>
          <w:p w:rsidR="00224C5E" w:rsidRPr="003C41E9" w:rsidRDefault="00224C5E" w:rsidP="00477BA2">
            <w:pPr>
              <w:pStyle w:val="TableText"/>
            </w:pPr>
            <w:r w:rsidRPr="003C41E9">
              <w:t>25</w:t>
            </w:r>
          </w:p>
        </w:tc>
        <w:tc>
          <w:tcPr>
            <w:tcW w:w="3000" w:type="dxa"/>
            <w:noWrap/>
          </w:tcPr>
          <w:p w:rsidR="00224C5E" w:rsidRPr="003C41E9" w:rsidRDefault="00224C5E" w:rsidP="00477BA2">
            <w:pPr>
              <w:pStyle w:val="TableText"/>
            </w:pPr>
            <w:r w:rsidRPr="003C41E9">
              <w:t>Mobile X-Ray/Radiation Therapy Center</w:t>
            </w:r>
          </w:p>
        </w:tc>
      </w:tr>
      <w:tr w:rsidR="00224C5E" w:rsidRPr="005E285C" w:rsidTr="00C240DD">
        <w:trPr>
          <w:trHeight w:val="240"/>
        </w:trPr>
        <w:tc>
          <w:tcPr>
            <w:tcW w:w="2760" w:type="dxa"/>
            <w:noWrap/>
          </w:tcPr>
          <w:p w:rsidR="00224C5E" w:rsidRPr="003C41E9" w:rsidRDefault="00224C5E" w:rsidP="00477BA2">
            <w:pPr>
              <w:pStyle w:val="TableText"/>
            </w:pPr>
            <w:r w:rsidRPr="003C41E9">
              <w:lastRenderedPageBreak/>
              <w:t>28</w:t>
            </w:r>
          </w:p>
        </w:tc>
        <w:tc>
          <w:tcPr>
            <w:tcW w:w="3000" w:type="dxa"/>
            <w:noWrap/>
          </w:tcPr>
          <w:p w:rsidR="00224C5E" w:rsidRPr="003C41E9" w:rsidRDefault="00224C5E" w:rsidP="00477BA2">
            <w:pPr>
              <w:pStyle w:val="TableText"/>
            </w:pPr>
            <w:r w:rsidRPr="003C41E9">
              <w:t>Optometrist and Optometrist Group</w:t>
            </w:r>
          </w:p>
        </w:tc>
      </w:tr>
      <w:tr w:rsidR="00224C5E" w:rsidRPr="005E285C" w:rsidTr="00C240DD">
        <w:trPr>
          <w:trHeight w:val="240"/>
        </w:trPr>
        <w:tc>
          <w:tcPr>
            <w:tcW w:w="2760" w:type="dxa"/>
            <w:noWrap/>
          </w:tcPr>
          <w:p w:rsidR="00224C5E" w:rsidRPr="003C41E9" w:rsidRDefault="00224C5E" w:rsidP="00477BA2">
            <w:pPr>
              <w:pStyle w:val="TableText"/>
            </w:pPr>
            <w:r w:rsidRPr="003C41E9">
              <w:t>29</w:t>
            </w:r>
          </w:p>
        </w:tc>
        <w:tc>
          <w:tcPr>
            <w:tcW w:w="3000" w:type="dxa"/>
            <w:noWrap/>
          </w:tcPr>
          <w:p w:rsidR="00224C5E" w:rsidRPr="003C41E9" w:rsidRDefault="00224C5E" w:rsidP="00477BA2">
            <w:pPr>
              <w:pStyle w:val="TableText"/>
            </w:pPr>
            <w:r w:rsidRPr="003C41E9">
              <w:t>Title V Part C Agency Services(EarlySteps)</w:t>
            </w:r>
          </w:p>
        </w:tc>
      </w:tr>
      <w:tr w:rsidR="00224C5E" w:rsidRPr="005E285C" w:rsidTr="00C240DD">
        <w:trPr>
          <w:trHeight w:val="240"/>
        </w:trPr>
        <w:tc>
          <w:tcPr>
            <w:tcW w:w="2760" w:type="dxa"/>
            <w:noWrap/>
          </w:tcPr>
          <w:p w:rsidR="00224C5E" w:rsidRPr="003C41E9" w:rsidRDefault="00224C5E" w:rsidP="00477BA2">
            <w:pPr>
              <w:pStyle w:val="TableText"/>
            </w:pPr>
            <w:r w:rsidRPr="003C41E9">
              <w:t>30</w:t>
            </w:r>
          </w:p>
        </w:tc>
        <w:tc>
          <w:tcPr>
            <w:tcW w:w="3000" w:type="dxa"/>
            <w:noWrap/>
          </w:tcPr>
          <w:p w:rsidR="00224C5E" w:rsidRPr="003C41E9" w:rsidRDefault="00224C5E" w:rsidP="00477BA2">
            <w:pPr>
              <w:pStyle w:val="TableText"/>
            </w:pPr>
            <w:r w:rsidRPr="003C41E9">
              <w:t>Chiropractor and Chiropractor Group</w:t>
            </w:r>
          </w:p>
        </w:tc>
      </w:tr>
      <w:tr w:rsidR="00224C5E" w:rsidRPr="005E285C" w:rsidTr="00C240DD">
        <w:trPr>
          <w:trHeight w:val="240"/>
        </w:trPr>
        <w:tc>
          <w:tcPr>
            <w:tcW w:w="2760" w:type="dxa"/>
            <w:noWrap/>
          </w:tcPr>
          <w:p w:rsidR="00224C5E" w:rsidRPr="003C41E9" w:rsidRDefault="00224C5E" w:rsidP="00477BA2">
            <w:pPr>
              <w:pStyle w:val="TableText"/>
            </w:pPr>
            <w:r w:rsidRPr="003C41E9">
              <w:t>31</w:t>
            </w:r>
          </w:p>
        </w:tc>
        <w:tc>
          <w:tcPr>
            <w:tcW w:w="3000" w:type="dxa"/>
            <w:noWrap/>
          </w:tcPr>
          <w:p w:rsidR="00224C5E" w:rsidRPr="003C41E9" w:rsidRDefault="00224C5E" w:rsidP="00477BA2">
            <w:pPr>
              <w:pStyle w:val="TableText"/>
            </w:pPr>
            <w:r w:rsidRPr="003C41E9">
              <w:t>Psychologist</w:t>
            </w:r>
          </w:p>
        </w:tc>
      </w:tr>
      <w:tr w:rsidR="00224C5E" w:rsidRPr="005E285C" w:rsidTr="00C240DD">
        <w:trPr>
          <w:trHeight w:val="240"/>
        </w:trPr>
        <w:tc>
          <w:tcPr>
            <w:tcW w:w="2760" w:type="dxa"/>
            <w:noWrap/>
          </w:tcPr>
          <w:p w:rsidR="00224C5E" w:rsidRPr="003C41E9" w:rsidRDefault="00224C5E" w:rsidP="00477BA2">
            <w:pPr>
              <w:pStyle w:val="TableText"/>
            </w:pPr>
            <w:r w:rsidRPr="003C41E9">
              <w:t>32</w:t>
            </w:r>
          </w:p>
        </w:tc>
        <w:tc>
          <w:tcPr>
            <w:tcW w:w="3000" w:type="dxa"/>
            <w:noWrap/>
          </w:tcPr>
          <w:p w:rsidR="00224C5E" w:rsidRPr="003C41E9" w:rsidRDefault="00224C5E" w:rsidP="00477BA2">
            <w:pPr>
              <w:pStyle w:val="TableText"/>
            </w:pPr>
            <w:r w:rsidRPr="003C41E9">
              <w:t>Podiatrist and Podiatrist Group</w:t>
            </w:r>
          </w:p>
        </w:tc>
      </w:tr>
      <w:tr w:rsidR="00224C5E" w:rsidRPr="005E285C" w:rsidTr="00C240DD">
        <w:trPr>
          <w:trHeight w:val="240"/>
        </w:trPr>
        <w:tc>
          <w:tcPr>
            <w:tcW w:w="2760" w:type="dxa"/>
            <w:noWrap/>
          </w:tcPr>
          <w:p w:rsidR="00224C5E" w:rsidRPr="003C41E9" w:rsidRDefault="00224C5E" w:rsidP="00477BA2">
            <w:pPr>
              <w:pStyle w:val="TableText"/>
            </w:pPr>
            <w:r w:rsidRPr="003C41E9">
              <w:t>34</w:t>
            </w:r>
          </w:p>
        </w:tc>
        <w:tc>
          <w:tcPr>
            <w:tcW w:w="3000" w:type="dxa"/>
            <w:noWrap/>
          </w:tcPr>
          <w:p w:rsidR="00224C5E" w:rsidRPr="003C41E9" w:rsidRDefault="00224C5E" w:rsidP="00477BA2">
            <w:pPr>
              <w:pStyle w:val="TableText"/>
            </w:pPr>
            <w:r w:rsidRPr="003C41E9">
              <w:t>Audiologist</w:t>
            </w:r>
          </w:p>
        </w:tc>
      </w:tr>
      <w:tr w:rsidR="00224C5E" w:rsidRPr="005E285C" w:rsidTr="00C240DD">
        <w:trPr>
          <w:trHeight w:val="240"/>
        </w:trPr>
        <w:tc>
          <w:tcPr>
            <w:tcW w:w="2760" w:type="dxa"/>
            <w:noWrap/>
          </w:tcPr>
          <w:p w:rsidR="00224C5E" w:rsidRPr="003C41E9" w:rsidRDefault="00224C5E" w:rsidP="00477BA2">
            <w:pPr>
              <w:pStyle w:val="TableText"/>
            </w:pPr>
            <w:r w:rsidRPr="003C41E9">
              <w:t>35</w:t>
            </w:r>
          </w:p>
        </w:tc>
        <w:tc>
          <w:tcPr>
            <w:tcW w:w="3000" w:type="dxa"/>
            <w:noWrap/>
          </w:tcPr>
          <w:p w:rsidR="00224C5E" w:rsidRPr="003C41E9" w:rsidRDefault="00224C5E" w:rsidP="00477BA2">
            <w:pPr>
              <w:pStyle w:val="TableText"/>
            </w:pPr>
            <w:r w:rsidRPr="003C41E9">
              <w:t>Physical Therapist</w:t>
            </w:r>
          </w:p>
        </w:tc>
      </w:tr>
      <w:tr w:rsidR="00224C5E" w:rsidRPr="005E285C" w:rsidTr="00C240DD">
        <w:trPr>
          <w:trHeight w:val="240"/>
        </w:trPr>
        <w:tc>
          <w:tcPr>
            <w:tcW w:w="2760" w:type="dxa"/>
            <w:noWrap/>
          </w:tcPr>
          <w:p w:rsidR="00224C5E" w:rsidRPr="003C41E9" w:rsidRDefault="00224C5E" w:rsidP="00477BA2">
            <w:pPr>
              <w:pStyle w:val="TableText"/>
            </w:pPr>
            <w:r w:rsidRPr="003C41E9">
              <w:t>37</w:t>
            </w:r>
          </w:p>
        </w:tc>
        <w:tc>
          <w:tcPr>
            <w:tcW w:w="3000" w:type="dxa"/>
            <w:noWrap/>
          </w:tcPr>
          <w:p w:rsidR="00224C5E" w:rsidRPr="003C41E9" w:rsidRDefault="00224C5E" w:rsidP="00477BA2">
            <w:pPr>
              <w:pStyle w:val="TableText"/>
            </w:pPr>
            <w:r w:rsidRPr="003C41E9">
              <w:t>Occupational Therapist</w:t>
            </w:r>
          </w:p>
        </w:tc>
      </w:tr>
      <w:tr w:rsidR="00224C5E" w:rsidRPr="005E285C" w:rsidTr="00C240DD">
        <w:trPr>
          <w:trHeight w:val="240"/>
        </w:trPr>
        <w:tc>
          <w:tcPr>
            <w:tcW w:w="2760" w:type="dxa"/>
            <w:noWrap/>
          </w:tcPr>
          <w:p w:rsidR="00224C5E" w:rsidRPr="003C41E9" w:rsidRDefault="00224C5E" w:rsidP="00477BA2">
            <w:pPr>
              <w:pStyle w:val="TableText"/>
            </w:pPr>
            <w:r w:rsidRPr="003C41E9">
              <w:t>39</w:t>
            </w:r>
          </w:p>
        </w:tc>
        <w:tc>
          <w:tcPr>
            <w:tcW w:w="3000" w:type="dxa"/>
            <w:noWrap/>
          </w:tcPr>
          <w:p w:rsidR="00224C5E" w:rsidRPr="003C41E9" w:rsidRDefault="00224C5E" w:rsidP="00477BA2">
            <w:pPr>
              <w:pStyle w:val="TableText"/>
            </w:pPr>
            <w:r w:rsidRPr="003C41E9">
              <w:t>Speech Therapist</w:t>
            </w:r>
          </w:p>
        </w:tc>
      </w:tr>
      <w:tr w:rsidR="00224C5E" w:rsidRPr="005E285C" w:rsidTr="00C240DD">
        <w:trPr>
          <w:trHeight w:val="240"/>
        </w:trPr>
        <w:tc>
          <w:tcPr>
            <w:tcW w:w="2760" w:type="dxa"/>
            <w:noWrap/>
          </w:tcPr>
          <w:p w:rsidR="00224C5E" w:rsidRPr="003C41E9" w:rsidRDefault="00224C5E" w:rsidP="00477BA2">
            <w:pPr>
              <w:pStyle w:val="TableText"/>
            </w:pPr>
            <w:r w:rsidRPr="003C41E9">
              <w:t>40</w:t>
            </w:r>
          </w:p>
        </w:tc>
        <w:tc>
          <w:tcPr>
            <w:tcW w:w="3000" w:type="dxa"/>
            <w:noWrap/>
          </w:tcPr>
          <w:p w:rsidR="00224C5E" w:rsidRPr="003C41E9" w:rsidRDefault="00224C5E" w:rsidP="00477BA2">
            <w:pPr>
              <w:pStyle w:val="TableText"/>
            </w:pPr>
            <w:r w:rsidRPr="003C41E9">
              <w:t>DME Provider</w:t>
            </w:r>
          </w:p>
        </w:tc>
      </w:tr>
      <w:tr w:rsidR="00224C5E" w:rsidRPr="005E285C" w:rsidTr="00C240DD">
        <w:trPr>
          <w:trHeight w:val="240"/>
        </w:trPr>
        <w:tc>
          <w:tcPr>
            <w:tcW w:w="2760" w:type="dxa"/>
            <w:noWrap/>
          </w:tcPr>
          <w:p w:rsidR="00224C5E" w:rsidRPr="003C41E9" w:rsidRDefault="00224C5E" w:rsidP="00477BA2">
            <w:pPr>
              <w:pStyle w:val="TableText"/>
            </w:pPr>
            <w:r w:rsidRPr="003C41E9">
              <w:t>41</w:t>
            </w:r>
          </w:p>
        </w:tc>
        <w:tc>
          <w:tcPr>
            <w:tcW w:w="3000" w:type="dxa"/>
            <w:noWrap/>
          </w:tcPr>
          <w:p w:rsidR="00224C5E" w:rsidRPr="003C41E9" w:rsidRDefault="00224C5E" w:rsidP="00477BA2">
            <w:pPr>
              <w:pStyle w:val="TableText"/>
            </w:pPr>
            <w:r w:rsidRPr="003C41E9">
              <w:t>Registered Dietician</w:t>
            </w:r>
          </w:p>
        </w:tc>
      </w:tr>
      <w:tr w:rsidR="00224C5E" w:rsidRPr="005E285C" w:rsidTr="00C240DD">
        <w:trPr>
          <w:trHeight w:val="240"/>
        </w:trPr>
        <w:tc>
          <w:tcPr>
            <w:tcW w:w="2760" w:type="dxa"/>
            <w:noWrap/>
          </w:tcPr>
          <w:p w:rsidR="00224C5E" w:rsidRPr="003C41E9" w:rsidRDefault="00224C5E" w:rsidP="00477BA2">
            <w:pPr>
              <w:pStyle w:val="TableText"/>
            </w:pPr>
            <w:r w:rsidRPr="003C41E9">
              <w:t>42</w:t>
            </w:r>
          </w:p>
        </w:tc>
        <w:tc>
          <w:tcPr>
            <w:tcW w:w="3000" w:type="dxa"/>
            <w:noWrap/>
          </w:tcPr>
          <w:p w:rsidR="00224C5E" w:rsidRPr="003C41E9" w:rsidRDefault="00224C5E" w:rsidP="00477BA2">
            <w:pPr>
              <w:pStyle w:val="TableText"/>
            </w:pPr>
            <w:r w:rsidRPr="003C41E9">
              <w:t>Non-Emergency Medical Transportation</w:t>
            </w:r>
          </w:p>
        </w:tc>
      </w:tr>
      <w:tr w:rsidR="00224C5E" w:rsidRPr="00FD0C06" w:rsidTr="00C240DD">
        <w:trPr>
          <w:trHeight w:val="240"/>
        </w:trPr>
        <w:tc>
          <w:tcPr>
            <w:tcW w:w="2760" w:type="dxa"/>
            <w:noWrap/>
          </w:tcPr>
          <w:p w:rsidR="00224C5E" w:rsidRPr="003C41E9" w:rsidRDefault="00224C5E" w:rsidP="00477BA2">
            <w:pPr>
              <w:pStyle w:val="TableText"/>
            </w:pPr>
            <w:r w:rsidRPr="003C41E9">
              <w:t>43</w:t>
            </w:r>
          </w:p>
        </w:tc>
        <w:tc>
          <w:tcPr>
            <w:tcW w:w="3000" w:type="dxa"/>
            <w:noWrap/>
          </w:tcPr>
          <w:p w:rsidR="00224C5E" w:rsidRPr="003C41E9" w:rsidRDefault="00224C5E" w:rsidP="00477BA2">
            <w:pPr>
              <w:pStyle w:val="TableText"/>
            </w:pPr>
            <w:r w:rsidRPr="003C41E9">
              <w:t>Case Mgmt - Nurse Home Visit - 1st Time Mother</w:t>
            </w:r>
          </w:p>
        </w:tc>
      </w:tr>
      <w:tr w:rsidR="00224C5E" w:rsidRPr="005E285C" w:rsidTr="00C240DD">
        <w:trPr>
          <w:trHeight w:val="240"/>
        </w:trPr>
        <w:tc>
          <w:tcPr>
            <w:tcW w:w="2760" w:type="dxa"/>
            <w:noWrap/>
          </w:tcPr>
          <w:p w:rsidR="00224C5E" w:rsidRPr="005E285C" w:rsidRDefault="00224C5E" w:rsidP="00477BA2">
            <w:pPr>
              <w:pStyle w:val="TableText"/>
              <w:rPr>
                <w:color w:val="000000"/>
              </w:rPr>
            </w:pPr>
            <w:r w:rsidRPr="005E285C">
              <w:rPr>
                <w:color w:val="000000"/>
              </w:rPr>
              <w:t>44</w:t>
            </w:r>
          </w:p>
        </w:tc>
        <w:tc>
          <w:tcPr>
            <w:tcW w:w="3000" w:type="dxa"/>
            <w:noWrap/>
          </w:tcPr>
          <w:p w:rsidR="00224C5E" w:rsidRPr="005E285C" w:rsidRDefault="00224C5E" w:rsidP="00477BA2">
            <w:pPr>
              <w:pStyle w:val="TableText"/>
              <w:rPr>
                <w:color w:val="000000"/>
              </w:rPr>
            </w:pPr>
            <w:r w:rsidRPr="005E285C">
              <w:rPr>
                <w:color w:val="000000"/>
              </w:rPr>
              <w:t>Home Health Agency</w:t>
            </w:r>
          </w:p>
        </w:tc>
      </w:tr>
      <w:tr w:rsidR="00224C5E" w:rsidRPr="005E285C" w:rsidTr="00C240DD">
        <w:trPr>
          <w:trHeight w:val="240"/>
        </w:trPr>
        <w:tc>
          <w:tcPr>
            <w:tcW w:w="2760" w:type="dxa"/>
            <w:noWrap/>
          </w:tcPr>
          <w:p w:rsidR="00224C5E" w:rsidRPr="003C41E9" w:rsidRDefault="00224C5E" w:rsidP="00477BA2">
            <w:pPr>
              <w:pStyle w:val="TableText"/>
            </w:pPr>
            <w:r w:rsidRPr="003C41E9">
              <w:t>46</w:t>
            </w:r>
          </w:p>
        </w:tc>
        <w:tc>
          <w:tcPr>
            <w:tcW w:w="3000" w:type="dxa"/>
            <w:noWrap/>
          </w:tcPr>
          <w:p w:rsidR="00224C5E" w:rsidRPr="003C41E9" w:rsidRDefault="00224C5E" w:rsidP="00477BA2">
            <w:pPr>
              <w:pStyle w:val="TableText"/>
            </w:pPr>
            <w:r w:rsidRPr="003C41E9">
              <w:t>Case Mgmt - HIV</w:t>
            </w:r>
          </w:p>
        </w:tc>
      </w:tr>
      <w:tr w:rsidR="00224C5E" w:rsidRPr="00FD0C06" w:rsidTr="00C240DD">
        <w:trPr>
          <w:trHeight w:val="240"/>
        </w:trPr>
        <w:tc>
          <w:tcPr>
            <w:tcW w:w="2760" w:type="dxa"/>
            <w:noWrap/>
          </w:tcPr>
          <w:p w:rsidR="00224C5E" w:rsidRPr="003C41E9" w:rsidRDefault="00224C5E" w:rsidP="00477BA2">
            <w:pPr>
              <w:pStyle w:val="TableText"/>
            </w:pPr>
            <w:r w:rsidRPr="003C41E9">
              <w:t>51</w:t>
            </w:r>
          </w:p>
        </w:tc>
        <w:tc>
          <w:tcPr>
            <w:tcW w:w="3000" w:type="dxa"/>
            <w:noWrap/>
          </w:tcPr>
          <w:p w:rsidR="00224C5E" w:rsidRPr="003C41E9" w:rsidRDefault="00224C5E" w:rsidP="00477BA2">
            <w:pPr>
              <w:pStyle w:val="TableText"/>
            </w:pPr>
            <w:r w:rsidRPr="003C41E9">
              <w:t>Ambulance Transportation</w:t>
            </w:r>
          </w:p>
        </w:tc>
      </w:tr>
      <w:tr w:rsidR="00224C5E" w:rsidRPr="00FD0C06" w:rsidTr="00C240DD">
        <w:trPr>
          <w:trHeight w:val="240"/>
        </w:trPr>
        <w:tc>
          <w:tcPr>
            <w:tcW w:w="2760" w:type="dxa"/>
            <w:noWrap/>
          </w:tcPr>
          <w:p w:rsidR="00224C5E" w:rsidRDefault="00224C5E" w:rsidP="00477BA2">
            <w:pPr>
              <w:pStyle w:val="TableText"/>
            </w:pPr>
            <w:r>
              <w:t xml:space="preserve">54 </w:t>
            </w:r>
          </w:p>
        </w:tc>
        <w:tc>
          <w:tcPr>
            <w:tcW w:w="3000" w:type="dxa"/>
            <w:noWrap/>
          </w:tcPr>
          <w:p w:rsidR="00224C5E" w:rsidRDefault="00224C5E" w:rsidP="00477BA2">
            <w:pPr>
              <w:pStyle w:val="TableText"/>
            </w:pPr>
            <w:smartTag w:uri="urn:schemas-microsoft-com:office:smarttags" w:element="place">
              <w:smartTag w:uri="urn:schemas-microsoft-com:office:smarttags" w:element="PlaceName">
                <w:r>
                  <w:t>Ambulatory</w:t>
                </w:r>
              </w:smartTag>
              <w:r>
                <w:t xml:space="preserve"> </w:t>
              </w:r>
              <w:smartTag w:uri="urn:schemas-microsoft-com:office:smarttags" w:element="PlaceName">
                <w:r>
                  <w:t>Surgery</w:t>
                </w:r>
              </w:smartTag>
              <w:r>
                <w:t xml:space="preserve"> </w:t>
              </w:r>
              <w:smartTag w:uri="urn:schemas-microsoft-com:office:smarttags" w:element="PlaceType">
                <w:r>
                  <w:t>Center</w:t>
                </w:r>
              </w:smartTag>
            </w:smartTag>
          </w:p>
        </w:tc>
      </w:tr>
      <w:tr w:rsidR="00224C5E" w:rsidRPr="00FD0C06" w:rsidTr="00C240DD">
        <w:trPr>
          <w:trHeight w:val="240"/>
        </w:trPr>
        <w:tc>
          <w:tcPr>
            <w:tcW w:w="2760" w:type="dxa"/>
            <w:noWrap/>
          </w:tcPr>
          <w:p w:rsidR="00224C5E" w:rsidRDefault="00224C5E" w:rsidP="00477BA2">
            <w:pPr>
              <w:pStyle w:val="TableText"/>
            </w:pPr>
            <w:r>
              <w:t>55</w:t>
            </w:r>
          </w:p>
        </w:tc>
        <w:tc>
          <w:tcPr>
            <w:tcW w:w="3000" w:type="dxa"/>
            <w:noWrap/>
          </w:tcPr>
          <w:p w:rsidR="00224C5E" w:rsidRDefault="00224C5E" w:rsidP="00477BA2">
            <w:pPr>
              <w:pStyle w:val="TableText"/>
            </w:pPr>
            <w:smartTag w:uri="urn:schemas-microsoft-com:office:smarttags" w:element="place">
              <w:smartTag w:uri="urn:schemas-microsoft-com:office:smarttags" w:element="PlaceName">
                <w:r>
                  <w:t>Emergency</w:t>
                </w:r>
              </w:smartTag>
              <w:r>
                <w:t xml:space="preserve"> </w:t>
              </w:r>
              <w:smartTag w:uri="urn:schemas-microsoft-com:office:smarttags" w:element="PlaceName">
                <w:r>
                  <w:t>Access</w:t>
                </w:r>
              </w:smartTag>
              <w:r>
                <w:t xml:space="preserve"> </w:t>
              </w:r>
              <w:smartTag w:uri="urn:schemas-microsoft-com:office:smarttags" w:element="PlaceType">
                <w:r>
                  <w:t>Hospital</w:t>
                </w:r>
              </w:smartTag>
            </w:smartTag>
          </w:p>
        </w:tc>
      </w:tr>
      <w:tr w:rsidR="00224C5E" w:rsidRPr="00FD0C06" w:rsidTr="00C240DD">
        <w:trPr>
          <w:trHeight w:val="240"/>
        </w:trPr>
        <w:tc>
          <w:tcPr>
            <w:tcW w:w="2760" w:type="dxa"/>
            <w:noWrap/>
          </w:tcPr>
          <w:p w:rsidR="00224C5E" w:rsidRDefault="00224C5E" w:rsidP="00477BA2">
            <w:pPr>
              <w:pStyle w:val="TableText"/>
            </w:pPr>
            <w:r>
              <w:t>59</w:t>
            </w:r>
          </w:p>
        </w:tc>
        <w:tc>
          <w:tcPr>
            <w:tcW w:w="3000" w:type="dxa"/>
            <w:noWrap/>
          </w:tcPr>
          <w:p w:rsidR="00224C5E" w:rsidRDefault="00224C5E" w:rsidP="00477BA2">
            <w:pPr>
              <w:pStyle w:val="TableText"/>
            </w:pPr>
            <w:r>
              <w:t xml:space="preserve">Neurological Rehabilitation Unit (Hospital) </w:t>
            </w:r>
          </w:p>
        </w:tc>
      </w:tr>
      <w:tr w:rsidR="00224C5E" w:rsidRPr="005E285C" w:rsidTr="00C240DD">
        <w:trPr>
          <w:trHeight w:val="240"/>
        </w:trPr>
        <w:tc>
          <w:tcPr>
            <w:tcW w:w="2760" w:type="dxa"/>
            <w:noWrap/>
          </w:tcPr>
          <w:p w:rsidR="00224C5E" w:rsidRDefault="00224C5E" w:rsidP="00477BA2">
            <w:pPr>
              <w:pStyle w:val="TableText"/>
            </w:pPr>
            <w:r>
              <w:t>60</w:t>
            </w:r>
          </w:p>
        </w:tc>
        <w:tc>
          <w:tcPr>
            <w:tcW w:w="3000" w:type="dxa"/>
            <w:noWrap/>
          </w:tcPr>
          <w:p w:rsidR="00224C5E" w:rsidRDefault="00224C5E" w:rsidP="00477BA2">
            <w:pPr>
              <w:pStyle w:val="TableText"/>
            </w:pPr>
            <w:r>
              <w:t>Hospital</w:t>
            </w:r>
          </w:p>
        </w:tc>
      </w:tr>
      <w:tr w:rsidR="00224C5E" w:rsidRPr="005E285C" w:rsidTr="00C240DD">
        <w:trPr>
          <w:trHeight w:val="240"/>
        </w:trPr>
        <w:tc>
          <w:tcPr>
            <w:tcW w:w="2760" w:type="dxa"/>
            <w:noWrap/>
          </w:tcPr>
          <w:p w:rsidR="00224C5E" w:rsidRPr="003C41E9" w:rsidRDefault="00224C5E" w:rsidP="00477BA2">
            <w:pPr>
              <w:pStyle w:val="TableText"/>
            </w:pPr>
            <w:r w:rsidRPr="003C41E9">
              <w:t>61</w:t>
            </w:r>
          </w:p>
        </w:tc>
        <w:tc>
          <w:tcPr>
            <w:tcW w:w="3000" w:type="dxa"/>
            <w:noWrap/>
          </w:tcPr>
          <w:p w:rsidR="00224C5E" w:rsidRPr="003C41E9" w:rsidRDefault="00224C5E" w:rsidP="00477BA2">
            <w:pPr>
              <w:pStyle w:val="TableText"/>
            </w:pPr>
            <w:r w:rsidRPr="003C41E9">
              <w:t>Venereal Disease Clinic</w:t>
            </w:r>
          </w:p>
        </w:tc>
      </w:tr>
      <w:tr w:rsidR="00224C5E" w:rsidRPr="005E285C" w:rsidTr="00C240DD">
        <w:trPr>
          <w:trHeight w:val="240"/>
        </w:trPr>
        <w:tc>
          <w:tcPr>
            <w:tcW w:w="2760" w:type="dxa"/>
            <w:noWrap/>
          </w:tcPr>
          <w:p w:rsidR="00224C5E" w:rsidRPr="003C41E9" w:rsidRDefault="00224C5E" w:rsidP="00477BA2">
            <w:pPr>
              <w:pStyle w:val="TableText"/>
            </w:pPr>
            <w:r w:rsidRPr="003C41E9">
              <w:t>62</w:t>
            </w:r>
          </w:p>
        </w:tc>
        <w:tc>
          <w:tcPr>
            <w:tcW w:w="3000" w:type="dxa"/>
            <w:noWrap/>
          </w:tcPr>
          <w:p w:rsidR="00224C5E" w:rsidRPr="003C41E9" w:rsidRDefault="00224C5E" w:rsidP="00477BA2">
            <w:pPr>
              <w:pStyle w:val="TableText"/>
            </w:pPr>
            <w:r w:rsidRPr="003C41E9">
              <w:t>Tuberculosis Clinic</w:t>
            </w:r>
          </w:p>
        </w:tc>
      </w:tr>
      <w:tr w:rsidR="00224C5E" w:rsidRPr="00FD0C06" w:rsidTr="00C240DD">
        <w:trPr>
          <w:trHeight w:val="240"/>
        </w:trPr>
        <w:tc>
          <w:tcPr>
            <w:tcW w:w="2760" w:type="dxa"/>
            <w:noWrap/>
          </w:tcPr>
          <w:p w:rsidR="00224C5E" w:rsidRDefault="00224C5E" w:rsidP="00477BA2">
            <w:pPr>
              <w:pStyle w:val="TableText"/>
            </w:pPr>
            <w:r>
              <w:t>64</w:t>
            </w:r>
          </w:p>
        </w:tc>
        <w:tc>
          <w:tcPr>
            <w:tcW w:w="3000" w:type="dxa"/>
            <w:noWrap/>
          </w:tcPr>
          <w:p w:rsidR="00224C5E" w:rsidRDefault="00224C5E" w:rsidP="00477BA2">
            <w:pPr>
              <w:pStyle w:val="TableText"/>
            </w:pPr>
            <w:r>
              <w:t xml:space="preserve">Mental </w:t>
            </w:r>
            <w:smartTag w:uri="urn:schemas-microsoft-com:office:smarttags" w:element="place">
              <w:smartTag w:uri="urn:schemas-microsoft-com:office:smarttags" w:element="PlaceName">
                <w:r>
                  <w:t>Health</w:t>
                </w:r>
              </w:smartTag>
              <w:r>
                <w:t xml:space="preserve"> </w:t>
              </w:r>
              <w:smartTag w:uri="urn:schemas-microsoft-com:office:smarttags" w:element="PlaceType">
                <w:r>
                  <w:t>Hospital</w:t>
                </w:r>
              </w:smartTag>
            </w:smartTag>
            <w:r>
              <w:t xml:space="preserve"> Freestanding</w:t>
            </w:r>
          </w:p>
        </w:tc>
      </w:tr>
      <w:tr w:rsidR="00224C5E" w:rsidRPr="00FD0C06" w:rsidTr="00C240DD">
        <w:trPr>
          <w:trHeight w:val="240"/>
        </w:trPr>
        <w:tc>
          <w:tcPr>
            <w:tcW w:w="2760" w:type="dxa"/>
            <w:noWrap/>
          </w:tcPr>
          <w:p w:rsidR="00224C5E" w:rsidRDefault="00224C5E" w:rsidP="00477BA2">
            <w:pPr>
              <w:pStyle w:val="TableText"/>
            </w:pPr>
            <w:r>
              <w:t>65</w:t>
            </w:r>
          </w:p>
        </w:tc>
        <w:tc>
          <w:tcPr>
            <w:tcW w:w="3000" w:type="dxa"/>
            <w:noWrap/>
          </w:tcPr>
          <w:p w:rsidR="00224C5E" w:rsidRDefault="00224C5E" w:rsidP="00477BA2">
            <w:pPr>
              <w:pStyle w:val="TableText"/>
            </w:pPr>
            <w:smartTag w:uri="urn:schemas-microsoft-com:office:smarttags" w:element="place">
              <w:smartTag w:uri="urn:schemas-microsoft-com:office:smarttags" w:element="PlaceName">
                <w:r>
                  <w:t>Rehabilitation</w:t>
                </w:r>
              </w:smartTag>
              <w:r>
                <w:t xml:space="preserve"> </w:t>
              </w:r>
              <w:smartTag w:uri="urn:schemas-microsoft-com:office:smarttags" w:element="PlaceType">
                <w:r>
                  <w:t>Center</w:t>
                </w:r>
              </w:smartTag>
            </w:smartTag>
          </w:p>
        </w:tc>
      </w:tr>
      <w:tr w:rsidR="00224C5E" w:rsidRPr="005E285C" w:rsidTr="00C240DD">
        <w:trPr>
          <w:trHeight w:val="240"/>
        </w:trPr>
        <w:tc>
          <w:tcPr>
            <w:tcW w:w="2760" w:type="dxa"/>
            <w:noWrap/>
          </w:tcPr>
          <w:p w:rsidR="00224C5E" w:rsidRPr="003C41E9" w:rsidRDefault="00224C5E" w:rsidP="00477BA2">
            <w:pPr>
              <w:pStyle w:val="TableText"/>
            </w:pPr>
            <w:r w:rsidRPr="003C41E9">
              <w:t>66</w:t>
            </w:r>
          </w:p>
        </w:tc>
        <w:tc>
          <w:tcPr>
            <w:tcW w:w="3000" w:type="dxa"/>
            <w:noWrap/>
          </w:tcPr>
          <w:p w:rsidR="00224C5E" w:rsidRPr="003C41E9" w:rsidRDefault="00224C5E" w:rsidP="00477BA2">
            <w:pPr>
              <w:pStyle w:val="TableText"/>
            </w:pPr>
            <w:r w:rsidRPr="003C41E9">
              <w:t>KIDMED Screening Clinic</w:t>
            </w:r>
          </w:p>
        </w:tc>
      </w:tr>
      <w:tr w:rsidR="00224C5E" w:rsidRPr="005E285C" w:rsidTr="00C240DD">
        <w:trPr>
          <w:trHeight w:val="240"/>
        </w:trPr>
        <w:tc>
          <w:tcPr>
            <w:tcW w:w="2760" w:type="dxa"/>
            <w:noWrap/>
          </w:tcPr>
          <w:p w:rsidR="00224C5E" w:rsidRPr="003C41E9" w:rsidRDefault="00224C5E" w:rsidP="00477BA2">
            <w:pPr>
              <w:pStyle w:val="TableText"/>
            </w:pPr>
            <w:r w:rsidRPr="003C41E9">
              <w:t>67</w:t>
            </w:r>
          </w:p>
        </w:tc>
        <w:tc>
          <w:tcPr>
            <w:tcW w:w="3000" w:type="dxa"/>
            <w:noWrap/>
          </w:tcPr>
          <w:p w:rsidR="00224C5E" w:rsidRPr="003C41E9" w:rsidRDefault="00224C5E" w:rsidP="00477BA2">
            <w:pPr>
              <w:pStyle w:val="TableText"/>
            </w:pPr>
            <w:r w:rsidRPr="003C41E9">
              <w:t>Prenatal Health Care Clinic</w:t>
            </w:r>
          </w:p>
        </w:tc>
      </w:tr>
      <w:tr w:rsidR="00224C5E" w:rsidRPr="005E285C" w:rsidTr="00C240DD">
        <w:trPr>
          <w:trHeight w:val="240"/>
        </w:trPr>
        <w:tc>
          <w:tcPr>
            <w:tcW w:w="2760" w:type="dxa"/>
            <w:noWrap/>
          </w:tcPr>
          <w:p w:rsidR="00224C5E" w:rsidRPr="003C41E9" w:rsidRDefault="00224C5E" w:rsidP="00477BA2">
            <w:pPr>
              <w:pStyle w:val="TableText"/>
            </w:pPr>
            <w:r w:rsidRPr="003C41E9">
              <w:t>68</w:t>
            </w:r>
          </w:p>
        </w:tc>
        <w:tc>
          <w:tcPr>
            <w:tcW w:w="3000" w:type="dxa"/>
            <w:noWrap/>
          </w:tcPr>
          <w:p w:rsidR="00224C5E" w:rsidRPr="003C41E9" w:rsidRDefault="00224C5E" w:rsidP="00477BA2">
            <w:pPr>
              <w:pStyle w:val="TableText"/>
            </w:pPr>
            <w:r w:rsidRPr="003C41E9">
              <w:t xml:space="preserve">Substance Abuse and </w:t>
            </w:r>
            <w:smartTag w:uri="urn:schemas-microsoft-com:office:smarttags" w:element="place">
              <w:smartTag w:uri="urn:schemas-microsoft-com:office:smarttags" w:element="PlaceName">
                <w:r w:rsidRPr="003C41E9">
                  <w:t>Alcohol</w:t>
                </w:r>
              </w:smartTag>
              <w:r w:rsidRPr="003C41E9">
                <w:t xml:space="preserve"> </w:t>
              </w:r>
              <w:smartTag w:uri="urn:schemas-microsoft-com:office:smarttags" w:element="PlaceName">
                <w:r w:rsidRPr="003C41E9">
                  <w:t>Abuse</w:t>
                </w:r>
              </w:smartTag>
              <w:r w:rsidRPr="003C41E9">
                <w:t xml:space="preserve"> </w:t>
              </w:r>
              <w:smartTag w:uri="urn:schemas-microsoft-com:office:smarttags" w:element="PlaceType">
                <w:r w:rsidRPr="003C41E9">
                  <w:t>Center</w:t>
                </w:r>
              </w:smartTag>
            </w:smartTag>
          </w:p>
        </w:tc>
      </w:tr>
      <w:tr w:rsidR="00224C5E" w:rsidRPr="00FD0C06" w:rsidTr="00C240DD">
        <w:trPr>
          <w:trHeight w:val="240"/>
        </w:trPr>
        <w:tc>
          <w:tcPr>
            <w:tcW w:w="2760" w:type="dxa"/>
            <w:noWrap/>
          </w:tcPr>
          <w:p w:rsidR="00224C5E" w:rsidRDefault="00224C5E" w:rsidP="00477BA2">
            <w:pPr>
              <w:pStyle w:val="TableText"/>
            </w:pPr>
            <w:r>
              <w:t>69</w:t>
            </w:r>
          </w:p>
        </w:tc>
        <w:tc>
          <w:tcPr>
            <w:tcW w:w="3000" w:type="dxa"/>
            <w:noWrap/>
          </w:tcPr>
          <w:p w:rsidR="00224C5E" w:rsidRDefault="00224C5E" w:rsidP="00477BA2">
            <w:pPr>
              <w:pStyle w:val="TableText"/>
            </w:pPr>
            <w:r>
              <w:t>Hospital – Distinct Part Psychiatric</w:t>
            </w:r>
          </w:p>
        </w:tc>
      </w:tr>
      <w:tr w:rsidR="00224C5E" w:rsidRPr="005E285C" w:rsidTr="00C240DD">
        <w:trPr>
          <w:trHeight w:val="240"/>
        </w:trPr>
        <w:tc>
          <w:tcPr>
            <w:tcW w:w="2760" w:type="dxa"/>
            <w:noWrap/>
          </w:tcPr>
          <w:p w:rsidR="00224C5E" w:rsidRPr="003C41E9" w:rsidRDefault="00224C5E" w:rsidP="00477BA2">
            <w:pPr>
              <w:pStyle w:val="TableText"/>
            </w:pPr>
            <w:r w:rsidRPr="003C41E9">
              <w:t>69</w:t>
            </w:r>
          </w:p>
        </w:tc>
        <w:tc>
          <w:tcPr>
            <w:tcW w:w="3000" w:type="dxa"/>
            <w:noWrap/>
          </w:tcPr>
          <w:p w:rsidR="00224C5E" w:rsidRPr="003C41E9" w:rsidRDefault="00224C5E" w:rsidP="00477BA2">
            <w:pPr>
              <w:pStyle w:val="TableText"/>
            </w:pPr>
            <w:r w:rsidRPr="003C41E9">
              <w:t>Hospital - Distinct Part Psychiatric Unit</w:t>
            </w:r>
          </w:p>
        </w:tc>
      </w:tr>
      <w:tr w:rsidR="00224C5E" w:rsidRPr="005E285C" w:rsidTr="00C240DD">
        <w:trPr>
          <w:trHeight w:val="240"/>
        </w:trPr>
        <w:tc>
          <w:tcPr>
            <w:tcW w:w="2760" w:type="dxa"/>
            <w:noWrap/>
          </w:tcPr>
          <w:p w:rsidR="00224C5E" w:rsidRPr="003C41E9" w:rsidRDefault="00224C5E" w:rsidP="00477BA2">
            <w:pPr>
              <w:pStyle w:val="TableText"/>
            </w:pPr>
            <w:r w:rsidRPr="003C41E9">
              <w:t>70</w:t>
            </w:r>
          </w:p>
        </w:tc>
        <w:tc>
          <w:tcPr>
            <w:tcW w:w="3000" w:type="dxa"/>
            <w:noWrap/>
          </w:tcPr>
          <w:p w:rsidR="00224C5E" w:rsidRPr="003C41E9" w:rsidRDefault="00224C5E" w:rsidP="00477BA2">
            <w:pPr>
              <w:pStyle w:val="TableText"/>
            </w:pPr>
            <w:r w:rsidRPr="003C41E9">
              <w:t>EPSDT Health Services</w:t>
            </w:r>
          </w:p>
        </w:tc>
      </w:tr>
      <w:tr w:rsidR="00224C5E" w:rsidRPr="005E285C" w:rsidTr="00C240DD">
        <w:trPr>
          <w:trHeight w:val="240"/>
        </w:trPr>
        <w:tc>
          <w:tcPr>
            <w:tcW w:w="2760" w:type="dxa"/>
            <w:noWrap/>
          </w:tcPr>
          <w:p w:rsidR="00224C5E" w:rsidRPr="003C41E9" w:rsidRDefault="00224C5E" w:rsidP="00477BA2">
            <w:pPr>
              <w:pStyle w:val="TableText"/>
            </w:pPr>
            <w:r w:rsidRPr="003C41E9">
              <w:t>71</w:t>
            </w:r>
          </w:p>
        </w:tc>
        <w:tc>
          <w:tcPr>
            <w:tcW w:w="3000" w:type="dxa"/>
            <w:noWrap/>
          </w:tcPr>
          <w:p w:rsidR="00224C5E" w:rsidRPr="003C41E9" w:rsidRDefault="00224C5E" w:rsidP="00477BA2">
            <w:pPr>
              <w:pStyle w:val="TableText"/>
            </w:pPr>
            <w:r w:rsidRPr="003C41E9">
              <w:t>Family Planning Clinic</w:t>
            </w:r>
          </w:p>
        </w:tc>
      </w:tr>
      <w:tr w:rsidR="00224C5E" w:rsidRPr="005E285C" w:rsidTr="00C240DD">
        <w:trPr>
          <w:trHeight w:val="240"/>
        </w:trPr>
        <w:tc>
          <w:tcPr>
            <w:tcW w:w="2760" w:type="dxa"/>
            <w:noWrap/>
          </w:tcPr>
          <w:p w:rsidR="00224C5E" w:rsidRPr="003C41E9" w:rsidRDefault="00224C5E" w:rsidP="00477BA2">
            <w:pPr>
              <w:pStyle w:val="TableText"/>
            </w:pPr>
            <w:r w:rsidRPr="003C41E9">
              <w:lastRenderedPageBreak/>
              <w:t>72</w:t>
            </w:r>
          </w:p>
        </w:tc>
        <w:tc>
          <w:tcPr>
            <w:tcW w:w="3000" w:type="dxa"/>
            <w:noWrap/>
          </w:tcPr>
          <w:p w:rsidR="00224C5E" w:rsidRPr="003C41E9" w:rsidRDefault="00224C5E" w:rsidP="00477BA2">
            <w:pPr>
              <w:pStyle w:val="TableText"/>
            </w:pPr>
            <w:r w:rsidRPr="003C41E9">
              <w:t xml:space="preserve">Federally Qualified </w:t>
            </w:r>
            <w:smartTag w:uri="urn:schemas-microsoft-com:office:smarttags" w:element="place">
              <w:smartTag w:uri="urn:schemas-microsoft-com:office:smarttags" w:element="PlaceName">
                <w:r w:rsidRPr="003C41E9">
                  <w:t>Health</w:t>
                </w:r>
              </w:smartTag>
              <w:r w:rsidRPr="003C41E9">
                <w:t xml:space="preserve"> </w:t>
              </w:r>
              <w:smartTag w:uri="urn:schemas-microsoft-com:office:smarttags" w:element="PlaceType">
                <w:r w:rsidRPr="003C41E9">
                  <w:t>Center</w:t>
                </w:r>
              </w:smartTag>
            </w:smartTag>
          </w:p>
        </w:tc>
      </w:tr>
      <w:tr w:rsidR="00224C5E" w:rsidRPr="005E285C" w:rsidTr="00C240DD">
        <w:trPr>
          <w:trHeight w:val="240"/>
        </w:trPr>
        <w:tc>
          <w:tcPr>
            <w:tcW w:w="2760" w:type="dxa"/>
            <w:noWrap/>
          </w:tcPr>
          <w:p w:rsidR="00224C5E" w:rsidRPr="003C41E9" w:rsidRDefault="00224C5E" w:rsidP="00477BA2">
            <w:pPr>
              <w:pStyle w:val="TableText"/>
            </w:pPr>
            <w:r w:rsidRPr="003C41E9">
              <w:t>73</w:t>
            </w:r>
          </w:p>
        </w:tc>
        <w:tc>
          <w:tcPr>
            <w:tcW w:w="3000" w:type="dxa"/>
            <w:noWrap/>
          </w:tcPr>
          <w:p w:rsidR="00224C5E" w:rsidRPr="003C41E9" w:rsidRDefault="00224C5E" w:rsidP="00477BA2">
            <w:pPr>
              <w:pStyle w:val="TableText"/>
            </w:pPr>
            <w:r w:rsidRPr="003C41E9">
              <w:t>Social Worker</w:t>
            </w:r>
          </w:p>
        </w:tc>
      </w:tr>
      <w:tr w:rsidR="00224C5E" w:rsidRPr="005E285C" w:rsidTr="00C240DD">
        <w:trPr>
          <w:trHeight w:val="240"/>
        </w:trPr>
        <w:tc>
          <w:tcPr>
            <w:tcW w:w="2760" w:type="dxa"/>
            <w:noWrap/>
          </w:tcPr>
          <w:p w:rsidR="00224C5E" w:rsidRPr="003C41E9" w:rsidRDefault="00224C5E" w:rsidP="00477BA2">
            <w:pPr>
              <w:pStyle w:val="TableText"/>
            </w:pPr>
            <w:r w:rsidRPr="003C41E9">
              <w:t>74</w:t>
            </w:r>
          </w:p>
        </w:tc>
        <w:tc>
          <w:tcPr>
            <w:tcW w:w="3000" w:type="dxa"/>
            <w:noWrap/>
          </w:tcPr>
          <w:p w:rsidR="00224C5E" w:rsidRPr="003C41E9" w:rsidRDefault="00224C5E" w:rsidP="00477BA2">
            <w:pPr>
              <w:pStyle w:val="TableText"/>
            </w:pPr>
            <w:r w:rsidRPr="003C41E9">
              <w:t>Mental Health Clinic</w:t>
            </w:r>
          </w:p>
        </w:tc>
      </w:tr>
      <w:tr w:rsidR="00224C5E" w:rsidRPr="005E285C" w:rsidTr="00C240DD">
        <w:trPr>
          <w:trHeight w:val="240"/>
        </w:trPr>
        <w:tc>
          <w:tcPr>
            <w:tcW w:w="2760" w:type="dxa"/>
            <w:noWrap/>
          </w:tcPr>
          <w:p w:rsidR="00224C5E" w:rsidRPr="003C41E9" w:rsidRDefault="00224C5E" w:rsidP="00477BA2">
            <w:pPr>
              <w:pStyle w:val="TableText"/>
            </w:pPr>
            <w:r w:rsidRPr="003C41E9">
              <w:t>75</w:t>
            </w:r>
          </w:p>
        </w:tc>
        <w:tc>
          <w:tcPr>
            <w:tcW w:w="3000" w:type="dxa"/>
            <w:noWrap/>
          </w:tcPr>
          <w:p w:rsidR="00224C5E" w:rsidRPr="003C41E9" w:rsidRDefault="00224C5E" w:rsidP="00477BA2">
            <w:pPr>
              <w:pStyle w:val="TableText"/>
            </w:pPr>
            <w:r w:rsidRPr="003C41E9">
              <w:t>Optical Supplier</w:t>
            </w:r>
          </w:p>
        </w:tc>
      </w:tr>
      <w:tr w:rsidR="00224C5E" w:rsidRPr="00FD0C06" w:rsidTr="00C240DD">
        <w:trPr>
          <w:trHeight w:val="240"/>
        </w:trPr>
        <w:tc>
          <w:tcPr>
            <w:tcW w:w="2760" w:type="dxa"/>
            <w:noWrap/>
          </w:tcPr>
          <w:p w:rsidR="00224C5E" w:rsidRPr="005E285C" w:rsidRDefault="00224C5E" w:rsidP="00477BA2">
            <w:pPr>
              <w:pStyle w:val="TableText"/>
              <w:rPr>
                <w:color w:val="000000"/>
              </w:rPr>
            </w:pPr>
            <w:r w:rsidRPr="005E285C">
              <w:rPr>
                <w:color w:val="000000"/>
              </w:rPr>
              <w:t>76</w:t>
            </w:r>
          </w:p>
        </w:tc>
        <w:tc>
          <w:tcPr>
            <w:tcW w:w="3000" w:type="dxa"/>
            <w:noWrap/>
          </w:tcPr>
          <w:p w:rsidR="00224C5E" w:rsidRPr="005E285C" w:rsidRDefault="00224C5E" w:rsidP="00477BA2">
            <w:pPr>
              <w:pStyle w:val="TableText"/>
              <w:rPr>
                <w:color w:val="000000"/>
              </w:rPr>
            </w:pPr>
            <w:smartTag w:uri="urn:schemas-microsoft-com:office:smarttags" w:element="place">
              <w:smartTag w:uri="urn:schemas-microsoft-com:office:smarttags" w:element="PlaceName">
                <w:r w:rsidRPr="005E285C">
                  <w:rPr>
                    <w:color w:val="000000"/>
                  </w:rPr>
                  <w:t>Hemodialysis</w:t>
                </w:r>
              </w:smartTag>
              <w:r w:rsidRPr="005E285C">
                <w:rPr>
                  <w:color w:val="000000"/>
                </w:rPr>
                <w:t xml:space="preserve"> </w:t>
              </w:r>
              <w:smartTag w:uri="urn:schemas-microsoft-com:office:smarttags" w:element="PlaceType">
                <w:r w:rsidRPr="005E285C">
                  <w:rPr>
                    <w:color w:val="000000"/>
                  </w:rPr>
                  <w:t>Center</w:t>
                </w:r>
              </w:smartTag>
            </w:smartTag>
          </w:p>
        </w:tc>
      </w:tr>
      <w:tr w:rsidR="00224C5E" w:rsidRPr="00FD0C06" w:rsidTr="00C240DD">
        <w:trPr>
          <w:trHeight w:val="240"/>
        </w:trPr>
        <w:tc>
          <w:tcPr>
            <w:tcW w:w="2760" w:type="dxa"/>
            <w:noWrap/>
          </w:tcPr>
          <w:p w:rsidR="00224C5E" w:rsidRDefault="00224C5E" w:rsidP="00477BA2">
            <w:pPr>
              <w:pStyle w:val="TableText"/>
            </w:pPr>
            <w:r>
              <w:t>77</w:t>
            </w:r>
          </w:p>
        </w:tc>
        <w:tc>
          <w:tcPr>
            <w:tcW w:w="3000" w:type="dxa"/>
            <w:noWrap/>
          </w:tcPr>
          <w:p w:rsidR="00224C5E" w:rsidRDefault="00224C5E" w:rsidP="00477BA2">
            <w:pPr>
              <w:pStyle w:val="TableText"/>
            </w:pPr>
            <w:r>
              <w:t>Mental Health Rehabilitation</w:t>
            </w:r>
          </w:p>
        </w:tc>
      </w:tr>
      <w:tr w:rsidR="00224C5E" w:rsidRPr="005E285C" w:rsidTr="00C240DD">
        <w:trPr>
          <w:trHeight w:val="240"/>
        </w:trPr>
        <w:tc>
          <w:tcPr>
            <w:tcW w:w="2760" w:type="dxa"/>
            <w:noWrap/>
          </w:tcPr>
          <w:p w:rsidR="00224C5E" w:rsidRPr="003C41E9" w:rsidRDefault="00224C5E" w:rsidP="00477BA2">
            <w:pPr>
              <w:pStyle w:val="TableText"/>
            </w:pPr>
            <w:r w:rsidRPr="003C41E9">
              <w:t>78</w:t>
            </w:r>
          </w:p>
        </w:tc>
        <w:tc>
          <w:tcPr>
            <w:tcW w:w="3000" w:type="dxa"/>
            <w:noWrap/>
          </w:tcPr>
          <w:p w:rsidR="00224C5E" w:rsidRPr="003C41E9" w:rsidRDefault="00224C5E" w:rsidP="00477BA2">
            <w:pPr>
              <w:pStyle w:val="TableText"/>
            </w:pPr>
            <w:r w:rsidRPr="003C41E9">
              <w:t>Nurse Practitioner</w:t>
            </w:r>
          </w:p>
        </w:tc>
      </w:tr>
      <w:tr w:rsidR="00224C5E" w:rsidRPr="005E285C" w:rsidTr="00C240DD">
        <w:trPr>
          <w:trHeight w:val="240"/>
        </w:trPr>
        <w:tc>
          <w:tcPr>
            <w:tcW w:w="2760" w:type="dxa"/>
            <w:noWrap/>
          </w:tcPr>
          <w:p w:rsidR="00224C5E" w:rsidRPr="003C41E9" w:rsidRDefault="00224C5E" w:rsidP="00477BA2">
            <w:pPr>
              <w:pStyle w:val="TableText"/>
            </w:pPr>
            <w:r w:rsidRPr="003C41E9">
              <w:t>79</w:t>
            </w:r>
          </w:p>
        </w:tc>
        <w:tc>
          <w:tcPr>
            <w:tcW w:w="3000" w:type="dxa"/>
            <w:noWrap/>
          </w:tcPr>
          <w:p w:rsidR="00224C5E" w:rsidRPr="003C41E9" w:rsidRDefault="00224C5E" w:rsidP="00477BA2">
            <w:pPr>
              <w:pStyle w:val="TableText"/>
            </w:pPr>
            <w:r w:rsidRPr="003C41E9">
              <w:t>Rural Health Clinic (Provider Based)</w:t>
            </w:r>
          </w:p>
        </w:tc>
      </w:tr>
      <w:tr w:rsidR="00224C5E" w:rsidRPr="00FD0C06" w:rsidTr="00C240DD">
        <w:trPr>
          <w:trHeight w:val="240"/>
        </w:trPr>
        <w:tc>
          <w:tcPr>
            <w:tcW w:w="2760" w:type="dxa"/>
            <w:noWrap/>
          </w:tcPr>
          <w:p w:rsidR="00224C5E" w:rsidRDefault="00224C5E" w:rsidP="00477BA2">
            <w:pPr>
              <w:pStyle w:val="TableText"/>
            </w:pPr>
            <w:r>
              <w:t>80</w:t>
            </w:r>
          </w:p>
        </w:tc>
        <w:tc>
          <w:tcPr>
            <w:tcW w:w="3000" w:type="dxa"/>
            <w:noWrap/>
          </w:tcPr>
          <w:p w:rsidR="00224C5E" w:rsidRDefault="00224C5E" w:rsidP="00477BA2">
            <w:pPr>
              <w:pStyle w:val="TableText"/>
            </w:pPr>
            <w:r>
              <w:t>Nursing Facility</w:t>
            </w:r>
          </w:p>
        </w:tc>
      </w:tr>
      <w:tr w:rsidR="00224C5E" w:rsidRPr="005E285C" w:rsidTr="00C240DD">
        <w:trPr>
          <w:trHeight w:val="240"/>
        </w:trPr>
        <w:tc>
          <w:tcPr>
            <w:tcW w:w="2760" w:type="dxa"/>
            <w:noWrap/>
          </w:tcPr>
          <w:p w:rsidR="00224C5E" w:rsidRPr="003C41E9" w:rsidRDefault="00224C5E" w:rsidP="00477BA2">
            <w:pPr>
              <w:pStyle w:val="TableText"/>
            </w:pPr>
            <w:r w:rsidRPr="003C41E9">
              <w:t>81</w:t>
            </w:r>
          </w:p>
        </w:tc>
        <w:tc>
          <w:tcPr>
            <w:tcW w:w="3000" w:type="dxa"/>
            <w:noWrap/>
          </w:tcPr>
          <w:p w:rsidR="00224C5E" w:rsidRPr="003C41E9" w:rsidRDefault="00224C5E" w:rsidP="00477BA2">
            <w:pPr>
              <w:pStyle w:val="TableText"/>
            </w:pPr>
            <w:r w:rsidRPr="003C41E9">
              <w:t>Case Mgmt - Ventilator Assisted Care Program</w:t>
            </w:r>
          </w:p>
        </w:tc>
      </w:tr>
      <w:tr w:rsidR="00224C5E" w:rsidRPr="005E285C" w:rsidTr="00C240DD">
        <w:trPr>
          <w:trHeight w:val="240"/>
        </w:trPr>
        <w:tc>
          <w:tcPr>
            <w:tcW w:w="2760" w:type="dxa"/>
            <w:noWrap/>
          </w:tcPr>
          <w:p w:rsidR="00224C5E" w:rsidRPr="003C41E9" w:rsidRDefault="00224C5E" w:rsidP="00477BA2">
            <w:pPr>
              <w:pStyle w:val="TableText"/>
            </w:pPr>
            <w:r w:rsidRPr="003C41E9">
              <w:t>87</w:t>
            </w:r>
          </w:p>
        </w:tc>
        <w:tc>
          <w:tcPr>
            <w:tcW w:w="3000" w:type="dxa"/>
            <w:noWrap/>
          </w:tcPr>
          <w:p w:rsidR="00224C5E" w:rsidRPr="003C41E9" w:rsidRDefault="00224C5E" w:rsidP="00477BA2">
            <w:pPr>
              <w:pStyle w:val="TableText"/>
            </w:pPr>
            <w:r w:rsidRPr="003C41E9">
              <w:t>Rural Health Clinic (Independent)</w:t>
            </w:r>
          </w:p>
        </w:tc>
      </w:tr>
      <w:tr w:rsidR="00224C5E" w:rsidRPr="005E285C" w:rsidTr="00C240DD">
        <w:trPr>
          <w:trHeight w:val="240"/>
        </w:trPr>
        <w:tc>
          <w:tcPr>
            <w:tcW w:w="2760" w:type="dxa"/>
            <w:noWrap/>
          </w:tcPr>
          <w:p w:rsidR="00224C5E" w:rsidRPr="003C41E9" w:rsidRDefault="00224C5E" w:rsidP="00477BA2">
            <w:pPr>
              <w:pStyle w:val="TableText"/>
            </w:pPr>
            <w:r w:rsidRPr="003C41E9">
              <w:t>88</w:t>
            </w:r>
          </w:p>
        </w:tc>
        <w:tc>
          <w:tcPr>
            <w:tcW w:w="3000" w:type="dxa"/>
            <w:noWrap/>
          </w:tcPr>
          <w:p w:rsidR="00224C5E" w:rsidRPr="003C41E9" w:rsidRDefault="00224C5E" w:rsidP="00477BA2">
            <w:pPr>
              <w:pStyle w:val="TableText"/>
            </w:pPr>
            <w:r w:rsidRPr="003C41E9">
              <w:t>ICF/DD - Group Home</w:t>
            </w:r>
          </w:p>
        </w:tc>
      </w:tr>
      <w:tr w:rsidR="00224C5E" w:rsidRPr="005E285C" w:rsidTr="00C240DD">
        <w:trPr>
          <w:trHeight w:val="240"/>
        </w:trPr>
        <w:tc>
          <w:tcPr>
            <w:tcW w:w="2760" w:type="dxa"/>
            <w:noWrap/>
          </w:tcPr>
          <w:p w:rsidR="00224C5E" w:rsidRPr="003C41E9" w:rsidRDefault="00224C5E" w:rsidP="00477BA2">
            <w:pPr>
              <w:pStyle w:val="TableText"/>
            </w:pPr>
            <w:r w:rsidRPr="003C41E9">
              <w:t>90</w:t>
            </w:r>
          </w:p>
        </w:tc>
        <w:tc>
          <w:tcPr>
            <w:tcW w:w="3000" w:type="dxa"/>
            <w:noWrap/>
          </w:tcPr>
          <w:p w:rsidR="00224C5E" w:rsidRPr="003C41E9" w:rsidRDefault="00224C5E" w:rsidP="00477BA2">
            <w:pPr>
              <w:pStyle w:val="TableText"/>
            </w:pPr>
            <w:r w:rsidRPr="003C41E9">
              <w:t>Nurse-Midwife</w:t>
            </w:r>
          </w:p>
        </w:tc>
      </w:tr>
      <w:tr w:rsidR="00224C5E" w:rsidRPr="005E285C" w:rsidTr="00C240DD">
        <w:trPr>
          <w:trHeight w:val="240"/>
        </w:trPr>
        <w:tc>
          <w:tcPr>
            <w:tcW w:w="2760" w:type="dxa"/>
            <w:noWrap/>
          </w:tcPr>
          <w:p w:rsidR="00224C5E" w:rsidRPr="003C41E9" w:rsidRDefault="00224C5E" w:rsidP="00477BA2">
            <w:pPr>
              <w:pStyle w:val="TableText"/>
            </w:pPr>
            <w:r w:rsidRPr="003C41E9">
              <w:t>91</w:t>
            </w:r>
          </w:p>
        </w:tc>
        <w:tc>
          <w:tcPr>
            <w:tcW w:w="3000" w:type="dxa"/>
            <w:noWrap/>
          </w:tcPr>
          <w:p w:rsidR="00224C5E" w:rsidRPr="003C41E9" w:rsidRDefault="00224C5E" w:rsidP="00477BA2">
            <w:pPr>
              <w:pStyle w:val="TableText"/>
            </w:pPr>
            <w:r w:rsidRPr="003C41E9">
              <w:t>CRNA or CRNA Group</w:t>
            </w:r>
          </w:p>
        </w:tc>
      </w:tr>
      <w:tr w:rsidR="00224C5E" w:rsidRPr="005E285C" w:rsidTr="00C240DD">
        <w:trPr>
          <w:trHeight w:val="240"/>
        </w:trPr>
        <w:tc>
          <w:tcPr>
            <w:tcW w:w="2760" w:type="dxa"/>
            <w:noWrap/>
          </w:tcPr>
          <w:p w:rsidR="00224C5E" w:rsidRPr="003C41E9" w:rsidRDefault="00224C5E" w:rsidP="00477BA2">
            <w:pPr>
              <w:pStyle w:val="TableText"/>
            </w:pPr>
            <w:r w:rsidRPr="003C41E9">
              <w:t>93</w:t>
            </w:r>
          </w:p>
        </w:tc>
        <w:tc>
          <w:tcPr>
            <w:tcW w:w="3000" w:type="dxa"/>
            <w:noWrap/>
          </w:tcPr>
          <w:p w:rsidR="00224C5E" w:rsidRPr="003C41E9" w:rsidRDefault="00224C5E" w:rsidP="00477BA2">
            <w:pPr>
              <w:pStyle w:val="TableText"/>
            </w:pPr>
            <w:r w:rsidRPr="003C41E9">
              <w:t>Clinical Nurse Specialist</w:t>
            </w:r>
          </w:p>
        </w:tc>
      </w:tr>
      <w:tr w:rsidR="00224C5E" w:rsidRPr="005E285C" w:rsidTr="00C240DD">
        <w:trPr>
          <w:trHeight w:val="240"/>
        </w:trPr>
        <w:tc>
          <w:tcPr>
            <w:tcW w:w="2760" w:type="dxa"/>
            <w:noWrap/>
          </w:tcPr>
          <w:p w:rsidR="00224C5E" w:rsidRPr="003C41E9" w:rsidRDefault="00224C5E" w:rsidP="00477BA2">
            <w:pPr>
              <w:pStyle w:val="TableText"/>
            </w:pPr>
            <w:r w:rsidRPr="003C41E9">
              <w:t>94</w:t>
            </w:r>
          </w:p>
        </w:tc>
        <w:tc>
          <w:tcPr>
            <w:tcW w:w="3000" w:type="dxa"/>
            <w:noWrap/>
          </w:tcPr>
          <w:p w:rsidR="00224C5E" w:rsidRPr="003C41E9" w:rsidRDefault="00224C5E" w:rsidP="00477BA2">
            <w:pPr>
              <w:pStyle w:val="TableText"/>
            </w:pPr>
            <w:r w:rsidRPr="003C41E9">
              <w:t>Physician Assistant</w:t>
            </w:r>
          </w:p>
        </w:tc>
      </w:tr>
      <w:tr w:rsidR="00224C5E" w:rsidRPr="005E285C" w:rsidTr="00C240DD">
        <w:trPr>
          <w:trHeight w:val="240"/>
        </w:trPr>
        <w:tc>
          <w:tcPr>
            <w:tcW w:w="2760" w:type="dxa"/>
            <w:noWrap/>
          </w:tcPr>
          <w:p w:rsidR="00224C5E" w:rsidRPr="003C41E9" w:rsidRDefault="00224C5E" w:rsidP="00477BA2">
            <w:pPr>
              <w:pStyle w:val="TableText"/>
            </w:pPr>
            <w:r w:rsidRPr="003C41E9">
              <w:t>95</w:t>
            </w:r>
          </w:p>
        </w:tc>
        <w:tc>
          <w:tcPr>
            <w:tcW w:w="3000" w:type="dxa"/>
            <w:noWrap/>
          </w:tcPr>
          <w:p w:rsidR="00224C5E" w:rsidRPr="003C41E9" w:rsidRDefault="00224C5E" w:rsidP="00477BA2">
            <w:pPr>
              <w:pStyle w:val="TableText"/>
            </w:pPr>
            <w:r w:rsidRPr="003C41E9">
              <w:t>American Indian / Native Alaskan "638" Facilities</w:t>
            </w:r>
          </w:p>
        </w:tc>
      </w:tr>
      <w:tr w:rsidR="00224C5E" w:rsidRPr="005E285C" w:rsidTr="00C240DD">
        <w:trPr>
          <w:trHeight w:val="240"/>
        </w:trPr>
        <w:tc>
          <w:tcPr>
            <w:tcW w:w="2760" w:type="dxa"/>
            <w:noWrap/>
          </w:tcPr>
          <w:p w:rsidR="00224C5E" w:rsidRPr="003C41E9" w:rsidRDefault="00224C5E" w:rsidP="00477BA2">
            <w:pPr>
              <w:pStyle w:val="TableText"/>
            </w:pPr>
            <w:r w:rsidRPr="003C41E9">
              <w:t>96</w:t>
            </w:r>
          </w:p>
        </w:tc>
        <w:tc>
          <w:tcPr>
            <w:tcW w:w="3000" w:type="dxa"/>
            <w:noWrap/>
          </w:tcPr>
          <w:p w:rsidR="00224C5E" w:rsidRPr="003C41E9" w:rsidRDefault="00224C5E" w:rsidP="00477BA2">
            <w:pPr>
              <w:pStyle w:val="TableText"/>
            </w:pPr>
            <w:r w:rsidRPr="003C41E9">
              <w:t>Psychiatric Residential Treatment Facility</w:t>
            </w:r>
          </w:p>
        </w:tc>
      </w:tr>
      <w:tr w:rsidR="00224C5E" w:rsidRPr="005E285C" w:rsidTr="00C240DD">
        <w:trPr>
          <w:trHeight w:val="240"/>
        </w:trPr>
        <w:tc>
          <w:tcPr>
            <w:tcW w:w="2760" w:type="dxa"/>
            <w:noWrap/>
          </w:tcPr>
          <w:p w:rsidR="00224C5E" w:rsidRPr="003C41E9" w:rsidRDefault="00224C5E" w:rsidP="00477BA2">
            <w:pPr>
              <w:pStyle w:val="TableText"/>
            </w:pPr>
            <w:r w:rsidRPr="003C41E9">
              <w:t>97</w:t>
            </w:r>
          </w:p>
        </w:tc>
        <w:tc>
          <w:tcPr>
            <w:tcW w:w="3000" w:type="dxa"/>
            <w:noWrap/>
          </w:tcPr>
          <w:p w:rsidR="00224C5E" w:rsidRPr="003C41E9" w:rsidRDefault="00224C5E" w:rsidP="00477BA2">
            <w:pPr>
              <w:pStyle w:val="TableText"/>
            </w:pPr>
            <w:r w:rsidRPr="003C41E9">
              <w:t>Residential Care</w:t>
            </w:r>
          </w:p>
        </w:tc>
      </w:tr>
    </w:tbl>
    <w:p w:rsidR="00224C5E" w:rsidRDefault="00224C5E" w:rsidP="00477BA2"/>
    <w:p w:rsidR="00224C5E" w:rsidRDefault="00224C5E" w:rsidP="00477BA2">
      <w:r w:rsidRPr="00F51E10">
        <w:t>For providers registered as individual practitioners, DHH will also require the CCN to assign a DHH provider specialty code from the DHH valid list of specialties found below:</w:t>
      </w:r>
    </w:p>
    <w:p w:rsidR="00F35667" w:rsidRDefault="00F35667" w:rsidP="00477BA2"/>
    <w:tbl>
      <w:tblPr>
        <w:tblW w:w="9359" w:type="dxa"/>
        <w:tblInd w:w="-304"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711"/>
        <w:gridCol w:w="3141"/>
        <w:gridCol w:w="2507"/>
      </w:tblGrid>
      <w:tr w:rsidR="008E66C9" w:rsidTr="002028E7">
        <w:trPr>
          <w:trHeight w:val="255"/>
          <w:tblHeader/>
        </w:trPr>
        <w:tc>
          <w:tcPr>
            <w:tcW w:w="3120" w:type="dxa"/>
            <w:tcBorders>
              <w:top w:val="single" w:sz="4" w:space="0" w:color="auto"/>
              <w:left w:val="nil"/>
              <w:bottom w:val="single" w:sz="4" w:space="0" w:color="auto"/>
              <w:right w:val="nil"/>
            </w:tcBorders>
          </w:tcPr>
          <w:p w:rsidR="008E66C9" w:rsidRDefault="008E66C9" w:rsidP="008E66C9">
            <w:pPr>
              <w:pStyle w:val="TableHeadingText"/>
              <w:spacing w:before="0" w:after="0"/>
              <w:rPr>
                <w:color w:val="000000"/>
                <w:szCs w:val="18"/>
              </w:rPr>
            </w:pPr>
            <w:bookmarkStart w:id="316" w:name="_Toc290117590"/>
            <w:bookmarkStart w:id="317" w:name="_Toc290117592"/>
            <w:bookmarkStart w:id="318" w:name="_Toc290117594"/>
            <w:bookmarkEnd w:id="316"/>
            <w:bookmarkEnd w:id="317"/>
            <w:bookmarkEnd w:id="318"/>
            <w:r>
              <w:rPr>
                <w:color w:val="000000"/>
                <w:szCs w:val="18"/>
              </w:rPr>
              <w:t>Specialty</w:t>
            </w:r>
          </w:p>
        </w:tc>
        <w:tc>
          <w:tcPr>
            <w:tcW w:w="2640" w:type="dxa"/>
            <w:tcBorders>
              <w:top w:val="single" w:sz="4" w:space="0" w:color="auto"/>
              <w:left w:val="nil"/>
              <w:bottom w:val="single" w:sz="4" w:space="0" w:color="auto"/>
              <w:right w:val="nil"/>
            </w:tcBorders>
          </w:tcPr>
          <w:p w:rsidR="008E66C9" w:rsidRDefault="008E66C9" w:rsidP="008E66C9">
            <w:pPr>
              <w:pStyle w:val="TableHeadingText"/>
              <w:spacing w:before="0" w:after="0"/>
              <w:rPr>
                <w:color w:val="000000"/>
                <w:szCs w:val="18"/>
              </w:rPr>
            </w:pPr>
            <w:r>
              <w:rPr>
                <w:color w:val="000000"/>
                <w:szCs w:val="18"/>
              </w:rPr>
              <w:t>Description</w:t>
            </w:r>
          </w:p>
        </w:tc>
        <w:tc>
          <w:tcPr>
            <w:tcW w:w="2107" w:type="dxa"/>
            <w:tcBorders>
              <w:top w:val="single" w:sz="4" w:space="0" w:color="auto"/>
              <w:left w:val="nil"/>
              <w:bottom w:val="single" w:sz="4" w:space="0" w:color="auto"/>
              <w:right w:val="nil"/>
            </w:tcBorders>
          </w:tcPr>
          <w:p w:rsidR="008E66C9" w:rsidRDefault="008E66C9" w:rsidP="008E66C9">
            <w:pPr>
              <w:pStyle w:val="TableHeadingText"/>
              <w:spacing w:before="0" w:after="0"/>
              <w:rPr>
                <w:color w:val="000000"/>
              </w:rPr>
            </w:pPr>
            <w:r>
              <w:rPr>
                <w:color w:val="000000"/>
              </w:rPr>
              <w:t>Associated</w:t>
            </w:r>
          </w:p>
          <w:p w:rsidR="008E66C9" w:rsidRDefault="008E66C9" w:rsidP="008E66C9">
            <w:pPr>
              <w:pStyle w:val="TableHeadingText"/>
              <w:spacing w:before="0" w:after="0"/>
              <w:rPr>
                <w:color w:val="000000"/>
              </w:rPr>
            </w:pPr>
            <w:r>
              <w:rPr>
                <w:color w:val="000000"/>
              </w:rPr>
              <w:t>Provider Types</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01</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General Practice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General Surgery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19,20,93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Allergy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Otology, Laryngology, Rhinology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Anesthesiology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19,20,91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Cardiovascular Disease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Dermatology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Family Practice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19,20,78</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09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Gynecology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10</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Gastroenterology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lastRenderedPageBreak/>
              <w:t>12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Manipulative Therapy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Neurology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Neurological Surgery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Obstetrics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OB/GYN</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19,20,78,90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Ophthalmology, Otology, Laryngology, Rhinology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Ophthalmology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Orthodontist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20</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Orthopedic Surgery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21</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Pathologic Anatomy; Clinical Pathology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Pathology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Peripheral Vascular Disease or Surgery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Plastic Surgery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Physical Medicine Rehabilitation</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Psychiatry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19,20,93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Psychiatry; Neurology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Proctology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Pulmonary Diseases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30</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Radiology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31</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Roentgenology, Radiology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Radiation Therapy (DO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Thoracic Surgery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Urology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Chiropractor</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30,35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Pre-Vocational Habilitation</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Pediatrics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19,20,93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Geriatrics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39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Nephrology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40</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Hand Surgery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41</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Internal Medicine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Federally Qualified Health Centers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72</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Public Health</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66,70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NEMT - Non-profit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42</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NEMT - Profit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42</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lastRenderedPageBreak/>
              <w:t>47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NEMT - F+F</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42</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Podiatry - Surgical Chiropody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20,32</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Miscellaneous (Admin. Medicine)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51</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Med Supply / Certified Orthotist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Med Supply / Certified Prosthetist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Med Supply / Certified Prosthetist Orthotist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Med Supply / Not Included in 51, 52, 53</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Indiv Certified Orthotist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Indiv Certified Protherist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Indiv Certified Protherist - Orthotist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Indiv Not Included in 55, 56, 57</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Ambulance Service Supplier, Private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51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60</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Public Health or Welfare Agencies &amp; Clinics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61,62,66,67</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Crossovers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29,31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Portable X-Ray Supplier (Billing Independently)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Audiologist (Billing Independently)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29,34</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Indiv Physical Therapist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29,35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Dentist, DDS, DMS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27</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Oral Surgeon - Dental</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27</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Pedodontist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27</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69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Independent Laboratory (Billing Independently)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70</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Clinic or Other Group Practice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19,20,68,74,76</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71</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Speech Therapy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72</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Diagnostic Laboratory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Social Worker Enrollment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73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Occupational Therapy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29,37</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Other Medical Care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65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Adult Day Care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85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Habilitation</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85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Mental Health Rehab</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77</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79</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Nurse Practitioner</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78</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lastRenderedPageBreak/>
              <w:t>81</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Case Management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07,08,43,46,81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83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Respite Care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83</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85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 xml:space="preserve">Extended </w:t>
            </w:r>
            <w:smartTag w:uri="urn:schemas-microsoft-com:office:smarttags" w:element="place">
              <w:smartTag w:uri="urn:schemas-microsoft-com:office:smarttags" w:element="PlaceName">
                <w:r>
                  <w:rPr>
                    <w:color w:val="000000"/>
                    <w:szCs w:val="18"/>
                  </w:rPr>
                  <w:t>Care</w:t>
                </w:r>
              </w:smartTag>
              <w:r>
                <w:rPr>
                  <w:color w:val="000000"/>
                  <w:szCs w:val="18"/>
                </w:rPr>
                <w:t xml:space="preserve"> </w:t>
              </w:r>
              <w:smartTag w:uri="urn:schemas-microsoft-com:office:smarttags" w:element="PlaceType">
                <w:r>
                  <w:rPr>
                    <w:color w:val="000000"/>
                    <w:szCs w:val="18"/>
                  </w:rPr>
                  <w:t>Hospital</w:t>
                </w:r>
              </w:smartTag>
            </w:smartTag>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60</w:t>
            </w:r>
          </w:p>
        </w:tc>
      </w:tr>
      <w:tr w:rsidR="008E66C9" w:rsidTr="002028E7">
        <w:trPr>
          <w:trHeight w:val="510"/>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86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Hospitals and Nursing Homes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55,59,60,64,69,80,88</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87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All Other</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26,40,44</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88</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Optician / Optometrist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28,75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93</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Hospice Service for Dual Elig.</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09</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94</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Rural Health Clinic</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79,87</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95</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(PBS Program Only)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96</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(PBS Program and X-Overs)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97</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Family Planning Clinic</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71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1G</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Pediatric Endocrinology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1T</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Emergency Medicine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2E</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Endocrinology and Metabolism</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2H</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Hematology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2J</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Oncology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w:t>
            </w:r>
            <w:r w:rsidRPr="00455FE6">
              <w:rPr>
                <w:rFonts w:ascii="Times New Roman" w:hAnsi="Times New Roman" w:cs="Times New Roman"/>
                <w:color w:val="000000"/>
                <w:sz w:val="22"/>
                <w:szCs w:val="18"/>
              </w:rPr>
              <w:t>I</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Infectious Diseases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2M</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Rheumatology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19,20</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2R</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Physician Assistant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94</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2T</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American Indian/Native Alaskan</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95</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4R</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Registered Dietician</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41</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5B</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PCS-EPSDT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24</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5C</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PAS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24</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5F</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PCS-EPSDT, PAS</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24</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5H</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 xml:space="preserve">Community Mental </w:t>
            </w:r>
            <w:smartTag w:uri="urn:schemas-microsoft-com:office:smarttags" w:element="place">
              <w:smartTag w:uri="urn:schemas-microsoft-com:office:smarttags" w:element="PlaceName">
                <w:r>
                  <w:rPr>
                    <w:color w:val="000000"/>
                    <w:szCs w:val="18"/>
                  </w:rPr>
                  <w:t>Health</w:t>
                </w:r>
              </w:smartTag>
              <w:r>
                <w:rPr>
                  <w:color w:val="000000"/>
                  <w:szCs w:val="18"/>
                </w:rPr>
                <w:t xml:space="preserve"> </w:t>
              </w:r>
              <w:smartTag w:uri="urn:schemas-microsoft-com:office:smarttags" w:element="PlaceType">
                <w:r>
                  <w:rPr>
                    <w:color w:val="000000"/>
                    <w:szCs w:val="18"/>
                  </w:rPr>
                  <w:t>Center</w:t>
                </w:r>
              </w:smartTag>
            </w:smartTag>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18</w:t>
            </w:r>
          </w:p>
        </w:tc>
      </w:tr>
      <w:tr w:rsidR="008E66C9" w:rsidTr="002028E7">
        <w:trPr>
          <w:trHeight w:val="255"/>
        </w:trPr>
        <w:tc>
          <w:tcPr>
            <w:tcW w:w="312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5M</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Multi-Systemic Therapy</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12</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6A</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-Clinical</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6B</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Psychologist-Counseling</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6C</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 School</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6D</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 Developmental</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6E</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 Non-Declared</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6F</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Psychologist - All Other</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31</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6N</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Endodontist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27</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6P</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Periodontist</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27</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7A</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SBHC - NP - Part Time - less than 20 hrs week</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38</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lastRenderedPageBreak/>
              <w:t>7B</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SBHC - NP - Full Time - 20 or more hrs week</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38</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7C</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SBHC - MD - Part Time - less than 20 hrs week</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38</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7D</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SBHC - MD - Full Time - 20 or more hrs week</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38</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7E</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SBHC - NP + MD - Part Time - combined less than 20 hrs week</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38</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7F</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SBHC - NP + MD - Full Time - combined less than 20 hrs week</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38</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9B</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 xml:space="preserve">Psychiatric Residential Treatment Facility </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96</w:t>
            </w:r>
          </w:p>
        </w:tc>
      </w:tr>
      <w:tr w:rsidR="008E66C9" w:rsidTr="002028E7">
        <w:trPr>
          <w:trHeight w:val="255"/>
        </w:trPr>
        <w:tc>
          <w:tcPr>
            <w:tcW w:w="3120" w:type="dxa"/>
            <w:tcBorders>
              <w:top w:val="single" w:sz="4" w:space="0" w:color="auto"/>
              <w:left w:val="nil"/>
              <w:bottom w:val="single" w:sz="4" w:space="0" w:color="auto"/>
              <w:right w:val="nil"/>
            </w:tcBorders>
            <w:noWrap/>
          </w:tcPr>
          <w:p w:rsidR="008E66C9" w:rsidRDefault="008E66C9" w:rsidP="008E66C9">
            <w:pPr>
              <w:pStyle w:val="TableText"/>
              <w:rPr>
                <w:color w:val="000000"/>
                <w:szCs w:val="18"/>
              </w:rPr>
            </w:pPr>
            <w:r>
              <w:rPr>
                <w:color w:val="000000"/>
                <w:szCs w:val="18"/>
              </w:rPr>
              <w:t>9D</w:t>
            </w:r>
          </w:p>
        </w:tc>
        <w:tc>
          <w:tcPr>
            <w:tcW w:w="2640" w:type="dxa"/>
            <w:tcBorders>
              <w:top w:val="single" w:sz="4" w:space="0" w:color="auto"/>
              <w:left w:val="nil"/>
              <w:bottom w:val="single" w:sz="4" w:space="0" w:color="auto"/>
              <w:right w:val="nil"/>
            </w:tcBorders>
          </w:tcPr>
          <w:p w:rsidR="008E66C9" w:rsidRDefault="008E66C9" w:rsidP="008E66C9">
            <w:pPr>
              <w:pStyle w:val="TableText"/>
              <w:rPr>
                <w:color w:val="000000"/>
                <w:szCs w:val="18"/>
              </w:rPr>
            </w:pPr>
            <w:r>
              <w:rPr>
                <w:color w:val="000000"/>
                <w:szCs w:val="18"/>
              </w:rPr>
              <w:t>Residential Care</w:t>
            </w:r>
          </w:p>
        </w:tc>
        <w:tc>
          <w:tcPr>
            <w:tcW w:w="2107" w:type="dxa"/>
            <w:tcBorders>
              <w:top w:val="single" w:sz="4" w:space="0" w:color="auto"/>
              <w:left w:val="nil"/>
              <w:bottom w:val="single" w:sz="4" w:space="0" w:color="auto"/>
              <w:right w:val="nil"/>
            </w:tcBorders>
          </w:tcPr>
          <w:p w:rsidR="008E66C9" w:rsidRDefault="008E66C9" w:rsidP="008E66C9">
            <w:pPr>
              <w:pStyle w:val="TableText"/>
              <w:rPr>
                <w:color w:val="000000"/>
              </w:rPr>
            </w:pPr>
            <w:r>
              <w:rPr>
                <w:color w:val="000000"/>
              </w:rPr>
              <w:t>97</w:t>
            </w:r>
          </w:p>
        </w:tc>
      </w:tr>
    </w:tbl>
    <w:p w:rsidR="008E66C9" w:rsidRDefault="008E66C9" w:rsidP="008E66C9"/>
    <w:p w:rsidR="001604E3" w:rsidRPr="00E75726" w:rsidRDefault="001604E3" w:rsidP="00477BA2">
      <w:pPr>
        <w:rPr>
          <w:color w:val="000000"/>
        </w:rPr>
      </w:pPr>
    </w:p>
    <w:p w:rsidR="001604E3" w:rsidRDefault="001604E3" w:rsidP="00477BA2">
      <w:pPr>
        <w:rPr>
          <w:color w:val="000000"/>
        </w:rPr>
      </w:pPr>
      <w:r w:rsidRPr="00E75726">
        <w:rPr>
          <w:color w:val="000000"/>
        </w:rPr>
        <w:t xml:space="preserve">CCNs must submit this information in a file layout </w:t>
      </w:r>
      <w:r w:rsidR="004217B8" w:rsidRPr="00E75726">
        <w:rPr>
          <w:color w:val="000000"/>
        </w:rPr>
        <w:t>shown below.</w:t>
      </w:r>
    </w:p>
    <w:p w:rsidR="00E75D12" w:rsidRDefault="00E75D12" w:rsidP="00477BA2">
      <w:pPr>
        <w:rPr>
          <w:color w:val="000000"/>
        </w:rPr>
      </w:pPr>
    </w:p>
    <w:tbl>
      <w:tblPr>
        <w:tblW w:w="0" w:type="auto"/>
        <w:tblInd w:w="1214" w:type="dxa"/>
        <w:tblBorders>
          <w:top w:val="single" w:sz="4" w:space="0" w:color="auto"/>
          <w:bottom w:val="single" w:sz="4" w:space="0" w:color="auto"/>
          <w:insideH w:val="single" w:sz="4" w:space="0" w:color="auto"/>
        </w:tblBorders>
        <w:tblLook w:val="01E0" w:firstRow="1" w:lastRow="1" w:firstColumn="1" w:lastColumn="1" w:noHBand="0" w:noVBand="0"/>
      </w:tblPr>
      <w:tblGrid>
        <w:gridCol w:w="1084"/>
        <w:gridCol w:w="1502"/>
        <w:gridCol w:w="1563"/>
        <w:gridCol w:w="817"/>
        <w:gridCol w:w="1444"/>
        <w:gridCol w:w="1646"/>
      </w:tblGrid>
      <w:tr w:rsidR="00FA6D23" w:rsidRPr="001A44B2" w:rsidTr="00EF17A1">
        <w:trPr>
          <w:tblHeader/>
        </w:trPr>
        <w:tc>
          <w:tcPr>
            <w:tcW w:w="1084" w:type="dxa"/>
            <w:shd w:val="clear" w:color="auto" w:fill="CCFFCC"/>
          </w:tcPr>
          <w:p w:rsidR="00FA6D23" w:rsidRPr="001A44B2" w:rsidRDefault="00FA6D23" w:rsidP="00477BA2">
            <w:pPr>
              <w:pStyle w:val="TableHeadingText"/>
              <w:rPr>
                <w:rFonts w:ascii="Arial" w:hAnsi="Arial"/>
                <w:color w:val="000000"/>
                <w:szCs w:val="18"/>
              </w:rPr>
            </w:pPr>
            <w:r w:rsidRPr="001A44B2">
              <w:rPr>
                <w:rFonts w:ascii="Arial" w:hAnsi="Arial"/>
                <w:color w:val="000000"/>
                <w:szCs w:val="18"/>
              </w:rPr>
              <w:t>Column(s)</w:t>
            </w:r>
          </w:p>
        </w:tc>
        <w:tc>
          <w:tcPr>
            <w:tcW w:w="1407" w:type="dxa"/>
            <w:shd w:val="clear" w:color="auto" w:fill="CCFFCC"/>
          </w:tcPr>
          <w:p w:rsidR="00FA6D23" w:rsidRPr="001A44B2" w:rsidRDefault="00FA6D23" w:rsidP="00477BA2">
            <w:pPr>
              <w:pStyle w:val="TableHeadingText"/>
              <w:rPr>
                <w:rFonts w:ascii="Arial" w:hAnsi="Arial"/>
                <w:color w:val="000000"/>
                <w:szCs w:val="18"/>
              </w:rPr>
            </w:pPr>
            <w:r w:rsidRPr="001A44B2">
              <w:rPr>
                <w:rFonts w:ascii="Arial" w:hAnsi="Arial"/>
                <w:color w:val="000000"/>
                <w:szCs w:val="18"/>
              </w:rPr>
              <w:t>Item</w:t>
            </w:r>
          </w:p>
        </w:tc>
        <w:tc>
          <w:tcPr>
            <w:tcW w:w="1563" w:type="dxa"/>
            <w:shd w:val="clear" w:color="auto" w:fill="CCFFCC"/>
          </w:tcPr>
          <w:p w:rsidR="00FA6D23" w:rsidRPr="001A44B2" w:rsidRDefault="00FA6D23" w:rsidP="00477BA2">
            <w:pPr>
              <w:pStyle w:val="TableHeadingText"/>
              <w:rPr>
                <w:rFonts w:ascii="Arial" w:hAnsi="Arial"/>
                <w:color w:val="000000"/>
                <w:szCs w:val="18"/>
              </w:rPr>
            </w:pPr>
            <w:r w:rsidRPr="001A44B2">
              <w:rPr>
                <w:rFonts w:ascii="Arial" w:hAnsi="Arial"/>
                <w:color w:val="000000"/>
                <w:szCs w:val="18"/>
              </w:rPr>
              <w:t>Notes</w:t>
            </w:r>
          </w:p>
        </w:tc>
        <w:tc>
          <w:tcPr>
            <w:tcW w:w="817" w:type="dxa"/>
            <w:shd w:val="clear" w:color="auto" w:fill="CCFFCC"/>
          </w:tcPr>
          <w:p w:rsidR="00FA6D23" w:rsidRPr="001A44B2" w:rsidRDefault="00FA6D23" w:rsidP="00477BA2">
            <w:pPr>
              <w:pStyle w:val="TableHeadingText"/>
              <w:rPr>
                <w:rFonts w:ascii="Arial" w:hAnsi="Arial"/>
                <w:color w:val="000000"/>
                <w:szCs w:val="18"/>
              </w:rPr>
            </w:pPr>
            <w:r w:rsidRPr="001A44B2">
              <w:rPr>
                <w:rFonts w:ascii="Arial" w:hAnsi="Arial"/>
                <w:color w:val="000000"/>
                <w:szCs w:val="18"/>
              </w:rPr>
              <w:t>Length</w:t>
            </w:r>
          </w:p>
        </w:tc>
        <w:tc>
          <w:tcPr>
            <w:tcW w:w="1444" w:type="dxa"/>
            <w:shd w:val="clear" w:color="auto" w:fill="CCFFCC"/>
          </w:tcPr>
          <w:p w:rsidR="00FA6D23" w:rsidRPr="001A44B2" w:rsidRDefault="00FA6D23" w:rsidP="00477BA2">
            <w:pPr>
              <w:pStyle w:val="TableHeadingText"/>
              <w:rPr>
                <w:rFonts w:ascii="Arial" w:hAnsi="Arial"/>
                <w:color w:val="000000"/>
                <w:szCs w:val="18"/>
              </w:rPr>
            </w:pPr>
            <w:r w:rsidRPr="001A44B2">
              <w:rPr>
                <w:rFonts w:ascii="Arial" w:hAnsi="Arial"/>
                <w:color w:val="000000"/>
                <w:szCs w:val="18"/>
              </w:rPr>
              <w:t>Format</w:t>
            </w:r>
          </w:p>
        </w:tc>
        <w:tc>
          <w:tcPr>
            <w:tcW w:w="1327" w:type="dxa"/>
            <w:shd w:val="clear" w:color="auto" w:fill="CCFFCC"/>
          </w:tcPr>
          <w:p w:rsidR="00FA6D23" w:rsidRPr="001A44B2" w:rsidRDefault="00FA6D23" w:rsidP="00477BA2">
            <w:pPr>
              <w:pStyle w:val="TableHeadingText"/>
              <w:rPr>
                <w:rFonts w:ascii="Arial" w:hAnsi="Arial"/>
                <w:color w:val="000000"/>
                <w:sz w:val="16"/>
                <w:szCs w:val="18"/>
              </w:rPr>
            </w:pPr>
            <w:r w:rsidRPr="001A44B2">
              <w:rPr>
                <w:rFonts w:ascii="Arial" w:hAnsi="Arial"/>
                <w:color w:val="000000"/>
                <w:sz w:val="16"/>
                <w:szCs w:val="18"/>
              </w:rPr>
              <w:t>R=Required</w:t>
            </w:r>
          </w:p>
          <w:p w:rsidR="00FA6D23" w:rsidRPr="001A44B2" w:rsidRDefault="00FA6D23" w:rsidP="00477BA2">
            <w:pPr>
              <w:pStyle w:val="TableHeadingText"/>
              <w:rPr>
                <w:rFonts w:ascii="Arial" w:hAnsi="Arial"/>
                <w:color w:val="000000"/>
                <w:szCs w:val="18"/>
              </w:rPr>
            </w:pPr>
            <w:r w:rsidRPr="001A44B2">
              <w:rPr>
                <w:rFonts w:ascii="Arial" w:hAnsi="Arial"/>
                <w:color w:val="000000"/>
                <w:sz w:val="16"/>
                <w:szCs w:val="18"/>
              </w:rPr>
              <w:t>O=Optional</w:t>
            </w:r>
          </w:p>
        </w:tc>
      </w:tr>
      <w:tr w:rsidR="00FA6D23" w:rsidRPr="001A44B2" w:rsidTr="00EF17A1">
        <w:tc>
          <w:tcPr>
            <w:tcW w:w="7642" w:type="dxa"/>
            <w:gridSpan w:val="6"/>
          </w:tcPr>
          <w:p w:rsidR="00FA6D23" w:rsidRPr="001A44B2" w:rsidRDefault="00FA6D23" w:rsidP="00477BA2">
            <w:pPr>
              <w:pStyle w:val="TableText"/>
              <w:rPr>
                <w:color w:val="000000"/>
                <w:sz w:val="18"/>
                <w:szCs w:val="18"/>
              </w:rPr>
            </w:pPr>
            <w:r w:rsidRPr="001A44B2">
              <w:rPr>
                <w:color w:val="000000"/>
                <w:sz w:val="18"/>
                <w:szCs w:val="18"/>
              </w:rPr>
              <w:t>NOTE: This record format describes a fixed-format layout.  The record size is fixed at 750 bytes.  If a field is listed as Optional (O), and the CCN elects not to populate the field, then it should be filled with blanks or zeros as appropriate to the Length and Format definition (character or numeric, respectively).</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1-20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NPI</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National Provider ID number</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First 10 characters should represent the NPI.  Last 10 characters should be spaces.  If the number has leading zeroes, be sure to include them.</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Entity Type code</w:t>
            </w:r>
          </w:p>
        </w:tc>
        <w:tc>
          <w:tcPr>
            <w:tcW w:w="1563" w:type="dxa"/>
          </w:tcPr>
          <w:p w:rsidR="00FA6D23" w:rsidRPr="001A44B2" w:rsidRDefault="00FA6D23" w:rsidP="00477BA2">
            <w:pPr>
              <w:pStyle w:val="TableText"/>
              <w:rPr>
                <w:color w:val="000000"/>
                <w:sz w:val="18"/>
                <w:szCs w:val="18"/>
              </w:rPr>
            </w:pPr>
            <w:r w:rsidRPr="001A44B2">
              <w:rPr>
                <w:b/>
                <w:color w:val="000000"/>
                <w:sz w:val="18"/>
                <w:szCs w:val="18"/>
              </w:rPr>
              <w:t>1</w:t>
            </w:r>
            <w:r w:rsidRPr="001A44B2">
              <w:rPr>
                <w:color w:val="000000"/>
                <w:sz w:val="18"/>
                <w:szCs w:val="18"/>
              </w:rPr>
              <w:t>=Individual,</w:t>
            </w:r>
          </w:p>
          <w:p w:rsidR="00FA6D23" w:rsidRPr="001A44B2" w:rsidRDefault="00FA6D23" w:rsidP="00477BA2">
            <w:pPr>
              <w:pStyle w:val="TableText"/>
              <w:rPr>
                <w:color w:val="000000"/>
                <w:sz w:val="18"/>
                <w:szCs w:val="18"/>
              </w:rPr>
            </w:pPr>
            <w:r w:rsidRPr="001A44B2">
              <w:rPr>
                <w:b/>
                <w:color w:val="000000"/>
                <w:sz w:val="18"/>
                <w:szCs w:val="18"/>
              </w:rPr>
              <w:t>2</w:t>
            </w:r>
            <w:r w:rsidRPr="001A44B2">
              <w:rPr>
                <w:color w:val="000000"/>
                <w:sz w:val="18"/>
                <w:szCs w:val="18"/>
              </w:rPr>
              <w:t>=Organization</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24-43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Replacement NPI</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DO NOT USE AT THIS TIME.  FOR FUTURE USE.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 xml:space="preserve">First 10 characters should represent the NPI.  Last 10 characters should be </w:t>
            </w:r>
            <w:r w:rsidRPr="001A44B2">
              <w:rPr>
                <w:color w:val="000000"/>
                <w:sz w:val="18"/>
                <w:szCs w:val="18"/>
              </w:rPr>
              <w:lastRenderedPageBreak/>
              <w:t>spaces.  If the number has leading zeroes, be sure to use them.</w:t>
            </w:r>
          </w:p>
        </w:tc>
        <w:tc>
          <w:tcPr>
            <w:tcW w:w="1327" w:type="dxa"/>
          </w:tcPr>
          <w:p w:rsidR="00FA6D23" w:rsidRPr="001A44B2" w:rsidRDefault="00FA6D23" w:rsidP="00477BA2">
            <w:pPr>
              <w:pStyle w:val="TableText"/>
              <w:rPr>
                <w:color w:val="000000"/>
                <w:sz w:val="18"/>
                <w:szCs w:val="18"/>
              </w:rPr>
            </w:pPr>
            <w:r w:rsidRPr="001A44B2">
              <w:rPr>
                <w:color w:val="000000"/>
                <w:sz w:val="18"/>
                <w:szCs w:val="18"/>
              </w:rPr>
              <w:lastRenderedPageBreak/>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44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45-74</w:t>
            </w:r>
          </w:p>
        </w:tc>
        <w:tc>
          <w:tcPr>
            <w:tcW w:w="1407" w:type="dxa"/>
          </w:tcPr>
          <w:p w:rsidR="00FA6D23" w:rsidRDefault="00B7093D" w:rsidP="00B7093D">
            <w:pPr>
              <w:pStyle w:val="TableText"/>
              <w:rPr>
                <w:color w:val="000000"/>
                <w:sz w:val="18"/>
                <w:szCs w:val="18"/>
              </w:rPr>
            </w:pPr>
            <w:r>
              <w:rPr>
                <w:color w:val="000000"/>
                <w:sz w:val="18"/>
                <w:szCs w:val="18"/>
              </w:rPr>
              <w:t xml:space="preserve">Provider Name </w:t>
            </w:r>
            <w:r w:rsidR="00FA6D23" w:rsidRPr="001A44B2">
              <w:rPr>
                <w:color w:val="000000"/>
                <w:sz w:val="18"/>
                <w:szCs w:val="18"/>
              </w:rPr>
              <w:t>OR the Legal Business Name for Organizations</w:t>
            </w:r>
            <w:r>
              <w:rPr>
                <w:color w:val="000000"/>
                <w:sz w:val="18"/>
                <w:szCs w:val="18"/>
              </w:rPr>
              <w:t>.</w:t>
            </w:r>
          </w:p>
          <w:p w:rsidR="00FC270B" w:rsidRDefault="00FC270B" w:rsidP="00B7093D">
            <w:pPr>
              <w:pStyle w:val="TableText"/>
              <w:rPr>
                <w:color w:val="000000"/>
                <w:sz w:val="18"/>
                <w:szCs w:val="18"/>
              </w:rPr>
            </w:pPr>
          </w:p>
          <w:p w:rsidR="00B7093D" w:rsidRPr="00AD2060" w:rsidRDefault="00EB0804" w:rsidP="00B7093D">
            <w:pPr>
              <w:pStyle w:val="TableText"/>
              <w:rPr>
                <w:sz w:val="18"/>
                <w:szCs w:val="18"/>
              </w:rPr>
            </w:pPr>
            <w:r w:rsidRPr="00AD2060">
              <w:rPr>
                <w:sz w:val="18"/>
                <w:szCs w:val="18"/>
              </w:rPr>
              <w:t>If the entity type=1 (individual), please format the name in this manner:</w:t>
            </w:r>
          </w:p>
          <w:p w:rsidR="00B7093D" w:rsidRPr="00AD2060" w:rsidRDefault="00EB0804" w:rsidP="00B7093D">
            <w:pPr>
              <w:pStyle w:val="TableText"/>
              <w:rPr>
                <w:sz w:val="18"/>
                <w:szCs w:val="18"/>
              </w:rPr>
            </w:pPr>
            <w:r w:rsidRPr="00AD2060">
              <w:rPr>
                <w:sz w:val="18"/>
                <w:szCs w:val="18"/>
              </w:rPr>
              <w:t>First 13 positions= provider first name,</w:t>
            </w:r>
          </w:p>
          <w:p w:rsidR="00B7093D" w:rsidRPr="00AD2060" w:rsidRDefault="00EB0804" w:rsidP="00B7093D">
            <w:pPr>
              <w:pStyle w:val="TableText"/>
              <w:rPr>
                <w:sz w:val="18"/>
                <w:szCs w:val="18"/>
              </w:rPr>
            </w:pPr>
            <w:r w:rsidRPr="00AD2060">
              <w:rPr>
                <w:sz w:val="18"/>
                <w:szCs w:val="18"/>
              </w:rPr>
              <w:t>14</w:t>
            </w:r>
            <w:r w:rsidRPr="00AD2060">
              <w:rPr>
                <w:sz w:val="18"/>
                <w:szCs w:val="18"/>
                <w:vertAlign w:val="superscript"/>
              </w:rPr>
              <w:t>th</w:t>
            </w:r>
            <w:r w:rsidRPr="00AD2060">
              <w:rPr>
                <w:sz w:val="18"/>
                <w:szCs w:val="18"/>
              </w:rPr>
              <w:t xml:space="preserve"> position=middle initial (or space),</w:t>
            </w:r>
          </w:p>
          <w:p w:rsidR="00B7093D" w:rsidRPr="00AD2060" w:rsidRDefault="00EB0804" w:rsidP="00B7093D">
            <w:pPr>
              <w:pStyle w:val="TableText"/>
              <w:rPr>
                <w:sz w:val="18"/>
                <w:szCs w:val="18"/>
              </w:rPr>
            </w:pPr>
            <w:r w:rsidRPr="00AD2060">
              <w:rPr>
                <w:sz w:val="18"/>
                <w:szCs w:val="18"/>
              </w:rPr>
              <w:t>15-27</w:t>
            </w:r>
            <w:r w:rsidRPr="00AD2060">
              <w:rPr>
                <w:sz w:val="18"/>
                <w:szCs w:val="18"/>
                <w:vertAlign w:val="superscript"/>
              </w:rPr>
              <w:t>th</w:t>
            </w:r>
            <w:r w:rsidRPr="00AD2060">
              <w:rPr>
                <w:sz w:val="18"/>
                <w:szCs w:val="18"/>
              </w:rPr>
              <w:t xml:space="preserve"> characters=last name,</w:t>
            </w:r>
          </w:p>
          <w:p w:rsidR="00B7093D" w:rsidRPr="00AD2060" w:rsidRDefault="00EB0804" w:rsidP="00B7093D">
            <w:pPr>
              <w:pStyle w:val="TableText"/>
              <w:rPr>
                <w:sz w:val="18"/>
                <w:szCs w:val="18"/>
              </w:rPr>
            </w:pPr>
            <w:r w:rsidRPr="00AD2060">
              <w:rPr>
                <w:sz w:val="18"/>
                <w:szCs w:val="18"/>
              </w:rPr>
              <w:t>28-30</w:t>
            </w:r>
            <w:r w:rsidRPr="00AD2060">
              <w:rPr>
                <w:sz w:val="18"/>
                <w:szCs w:val="18"/>
                <w:vertAlign w:val="superscript"/>
              </w:rPr>
              <w:t>th</w:t>
            </w:r>
            <w:r w:rsidRPr="00AD2060">
              <w:rPr>
                <w:sz w:val="18"/>
                <w:szCs w:val="18"/>
              </w:rPr>
              <w:t xml:space="preserve"> positions=suffix.</w:t>
            </w:r>
          </w:p>
          <w:p w:rsidR="00B7093D" w:rsidRPr="001A44B2" w:rsidRDefault="00EB0804" w:rsidP="00B7093D">
            <w:pPr>
              <w:pStyle w:val="TableText"/>
              <w:rPr>
                <w:color w:val="000000"/>
                <w:sz w:val="18"/>
                <w:szCs w:val="18"/>
              </w:rPr>
            </w:pPr>
            <w:r w:rsidRPr="00AD2060">
              <w:rPr>
                <w:sz w:val="18"/>
                <w:szCs w:val="18"/>
              </w:rPr>
              <w:t>If names do not fit in these positions, please truncate the end of the item so that it fits in the positions.</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76-105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Mailing Address (First line address)</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106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107-136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Provider Business Mailing Address </w:t>
            </w:r>
            <w:r w:rsidRPr="001A44B2">
              <w:rPr>
                <w:color w:val="000000"/>
                <w:sz w:val="18"/>
                <w:szCs w:val="18"/>
              </w:rPr>
              <w:lastRenderedPageBreak/>
              <w:t>(Second line address)</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137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138-167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Mailing Address (City,)</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168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169-170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Mailing Address (State)</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USPS state code abbreviation</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171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172-181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Mailing Address (9-Digit Postal Code)</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left-justify, right-fill with spaces if necessary</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182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183-192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Provider Business Mailing Address (Country Code if outside </w:t>
            </w:r>
            <w:smartTag w:uri="urn:schemas-microsoft-com:office:smarttags" w:element="place">
              <w:smartTag w:uri="urn:schemas-microsoft-com:office:smarttags" w:element="country-region">
                <w:r w:rsidRPr="001A44B2">
                  <w:rPr>
                    <w:color w:val="000000"/>
                    <w:sz w:val="18"/>
                    <w:szCs w:val="18"/>
                  </w:rPr>
                  <w:t>U.S.</w:t>
                </w:r>
              </w:smartTag>
            </w:smartTag>
            <w:r w:rsidRPr="001A44B2">
              <w:rPr>
                <w:color w:val="000000"/>
                <w:sz w:val="18"/>
                <w:szCs w:val="18"/>
              </w:rPr>
              <w:t>)</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 xml:space="preserve">Leave blank if business mailing address is not outside the </w:t>
            </w:r>
            <w:smartTag w:uri="urn:schemas-microsoft-com:office:smarttags" w:element="place">
              <w:smartTag w:uri="urn:schemas-microsoft-com:office:smarttags" w:element="country-region">
                <w:r w:rsidRPr="001A44B2">
                  <w:rPr>
                    <w:color w:val="000000"/>
                    <w:sz w:val="18"/>
                    <w:szCs w:val="18"/>
                  </w:rPr>
                  <w:t>U.S.</w:t>
                </w:r>
              </w:smartTag>
            </w:smartTag>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left-justify, right-fill with spaces if necessary</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193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194-203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Mailing Address (Telephone Number)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Do not enter dashes or parentheses.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204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205-214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Mailing Address (Fax Number)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Do not enter dashes or parentheses.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215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216-245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Provider Business Location </w:t>
            </w:r>
            <w:r w:rsidRPr="001A44B2">
              <w:rPr>
                <w:color w:val="000000"/>
                <w:sz w:val="18"/>
                <w:szCs w:val="18"/>
              </w:rPr>
              <w:lastRenderedPageBreak/>
              <w:t>Address (First line address)</w:t>
            </w:r>
          </w:p>
        </w:tc>
        <w:tc>
          <w:tcPr>
            <w:tcW w:w="1563" w:type="dxa"/>
          </w:tcPr>
          <w:p w:rsidR="00FA6D23" w:rsidRPr="001A44B2" w:rsidRDefault="00FA6D23" w:rsidP="00477BA2">
            <w:pPr>
              <w:pStyle w:val="TableText"/>
              <w:rPr>
                <w:color w:val="000000"/>
                <w:sz w:val="18"/>
                <w:szCs w:val="18"/>
              </w:rPr>
            </w:pPr>
            <w:r w:rsidRPr="001A44B2">
              <w:rPr>
                <w:color w:val="000000"/>
                <w:sz w:val="18"/>
                <w:szCs w:val="18"/>
              </w:rPr>
              <w:lastRenderedPageBreak/>
              <w:t xml:space="preserve">No P.O. Box here, please use a physical </w:t>
            </w:r>
            <w:r w:rsidRPr="001A44B2">
              <w:rPr>
                <w:color w:val="000000"/>
                <w:sz w:val="18"/>
                <w:szCs w:val="18"/>
              </w:rPr>
              <w:lastRenderedPageBreak/>
              <w:t>address.</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246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247-276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Location Address (Second line address)</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277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278-307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Location Address (City,)</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308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309-310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Location Address (State)</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USPS state code abbreviation</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311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312-321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Location Address (Postal Code)</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left-justify, right-fill with spaces if necessary</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322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323-332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Location Address (Country Code if outside U.S)</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 xml:space="preserve">Leave blank if business mailing address is not outside the </w:t>
            </w:r>
            <w:smartTag w:uri="urn:schemas-microsoft-com:office:smarttags" w:element="place">
              <w:smartTag w:uri="urn:schemas-microsoft-com:office:smarttags" w:element="country-region">
                <w:r w:rsidRPr="001A44B2">
                  <w:rPr>
                    <w:color w:val="000000"/>
                    <w:sz w:val="18"/>
                    <w:szCs w:val="18"/>
                  </w:rPr>
                  <w:t>U.S.</w:t>
                </w:r>
              </w:smartTag>
            </w:smartTag>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left-justify, right-fill with spaces if necessary</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333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334-343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Location Address (Telephone Number)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Do not enter dashes or parentheses.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344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 xml:space="preserve">Character, use the ^ character </w:t>
            </w:r>
            <w:r w:rsidRPr="001A44B2">
              <w:rPr>
                <w:color w:val="000000"/>
                <w:sz w:val="18"/>
                <w:szCs w:val="18"/>
              </w:rPr>
              <w:lastRenderedPageBreak/>
              <w:t>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345-354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Business Location Address (Fax Number)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Do not enter dashes or parentheses.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355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356-365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Healthcare Provider Taxonomy Code 1</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6"/>
                <w:szCs w:val="18"/>
              </w:rPr>
            </w:pPr>
            <w:r w:rsidRPr="001A44B2">
              <w:rPr>
                <w:color w:val="000000"/>
                <w:sz w:val="16"/>
                <w:szCs w:val="18"/>
              </w:rPr>
              <w:t>R</w:t>
            </w:r>
          </w:p>
          <w:p w:rsidR="00FA6D23" w:rsidRPr="001A44B2" w:rsidRDefault="00FA6D23" w:rsidP="00477BA2">
            <w:pPr>
              <w:pStyle w:val="TableText"/>
              <w:rPr>
                <w:color w:val="000000"/>
                <w:sz w:val="16"/>
                <w:szCs w:val="18"/>
              </w:rPr>
            </w:pPr>
            <w:r w:rsidRPr="001A44B2">
              <w:rPr>
                <w:color w:val="000000"/>
                <w:sz w:val="16"/>
                <w:szCs w:val="18"/>
              </w:rPr>
              <w:t>Note: if a single NPI is used for multiple entities then we require at least 1 taxonomy per NPI.</w:t>
            </w:r>
          </w:p>
          <w:p w:rsidR="00FA6D23" w:rsidRPr="001A44B2" w:rsidRDefault="00FA6D23" w:rsidP="00477BA2">
            <w:pPr>
              <w:pStyle w:val="TableText"/>
              <w:rPr>
                <w:color w:val="000000"/>
                <w:sz w:val="16"/>
                <w:szCs w:val="18"/>
              </w:rPr>
            </w:pPr>
            <w:r w:rsidRPr="001A44B2">
              <w:rPr>
                <w:color w:val="000000"/>
                <w:sz w:val="16"/>
                <w:szCs w:val="18"/>
              </w:rPr>
              <w:t xml:space="preserve">For example, if a single NPI is used for an acute care hospital as well as a DPPU in the hospital, then we need taxonomy for both units… each sent in a </w:t>
            </w:r>
            <w:r w:rsidR="00F51E10" w:rsidRPr="001A44B2">
              <w:rPr>
                <w:color w:val="000000"/>
                <w:sz w:val="16"/>
                <w:szCs w:val="18"/>
              </w:rPr>
              <w:t>separate</w:t>
            </w:r>
            <w:r w:rsidRPr="001A44B2">
              <w:rPr>
                <w:color w:val="000000"/>
                <w:sz w:val="16"/>
                <w:szCs w:val="18"/>
              </w:rPr>
              <w:t xml:space="preserve"> record.</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366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367-376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Healthcare Provider Taxonomy Code 2</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Use if necessary; otherwise leave blank.</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377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378-387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Healthcare Provider Taxonomy Code 3</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Use if necessary; otherwise leave blank.</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388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389-395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Other Provider Identifier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If available, enter the provider’s Louisiana Medicaid Provider ID</w:t>
            </w:r>
          </w:p>
        </w:tc>
        <w:tc>
          <w:tcPr>
            <w:tcW w:w="817" w:type="dxa"/>
          </w:tcPr>
          <w:p w:rsidR="00FA6D23" w:rsidRPr="001A44B2" w:rsidRDefault="00FA6D23" w:rsidP="00477BA2">
            <w:pPr>
              <w:pStyle w:val="TableText"/>
              <w:rPr>
                <w:color w:val="000000"/>
                <w:sz w:val="18"/>
                <w:szCs w:val="18"/>
              </w:rPr>
            </w:pPr>
            <w:r w:rsidRPr="001A44B2">
              <w:rPr>
                <w:color w:val="000000"/>
                <w:sz w:val="18"/>
                <w:szCs w:val="18"/>
              </w:rPr>
              <w:t>7</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left-fill with zeroes.</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 if provider is already enrolled with Medicaid;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396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397-400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Other Provider Identifier Type Code</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Provider Type and Provider Specialty</w:t>
            </w:r>
          </w:p>
        </w:tc>
        <w:tc>
          <w:tcPr>
            <w:tcW w:w="817" w:type="dxa"/>
          </w:tcPr>
          <w:p w:rsidR="00FA6D23" w:rsidRPr="001A44B2" w:rsidRDefault="00FA6D23" w:rsidP="00477BA2">
            <w:pPr>
              <w:pStyle w:val="TableText"/>
              <w:rPr>
                <w:color w:val="000000"/>
                <w:sz w:val="18"/>
                <w:szCs w:val="18"/>
              </w:rPr>
            </w:pPr>
            <w:r w:rsidRPr="001A44B2">
              <w:rPr>
                <w:color w:val="000000"/>
                <w:sz w:val="18"/>
                <w:szCs w:val="18"/>
              </w:rPr>
              <w:t>4</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1</w:t>
            </w:r>
            <w:r w:rsidRPr="001A44B2">
              <w:rPr>
                <w:color w:val="000000"/>
                <w:sz w:val="18"/>
                <w:szCs w:val="18"/>
                <w:vertAlign w:val="superscript"/>
              </w:rPr>
              <w:t>st</w:t>
            </w:r>
            <w:r w:rsidRPr="001A44B2">
              <w:rPr>
                <w:color w:val="000000"/>
                <w:sz w:val="18"/>
                <w:szCs w:val="18"/>
              </w:rPr>
              <w:t xml:space="preserve"> 2 characters are provider type; last 2 characters (3-</w:t>
            </w:r>
            <w:r w:rsidRPr="001A44B2">
              <w:rPr>
                <w:color w:val="000000"/>
                <w:sz w:val="18"/>
                <w:szCs w:val="18"/>
              </w:rPr>
              <w:lastRenderedPageBreak/>
              <w:t>4) are provider specialty.</w:t>
            </w:r>
          </w:p>
          <w:p w:rsidR="00FA6D23" w:rsidRPr="001A44B2" w:rsidRDefault="00FA6D23" w:rsidP="00477BA2">
            <w:pPr>
              <w:pStyle w:val="TableText"/>
              <w:rPr>
                <w:color w:val="000000"/>
                <w:sz w:val="18"/>
                <w:szCs w:val="18"/>
              </w:rPr>
            </w:pPr>
            <w:r w:rsidRPr="001A44B2">
              <w:rPr>
                <w:color w:val="000000"/>
                <w:sz w:val="18"/>
                <w:szCs w:val="18"/>
              </w:rPr>
              <w:t>See CCN Companion Guide for list of applicable provider types and specialties.</w:t>
            </w:r>
          </w:p>
        </w:tc>
        <w:tc>
          <w:tcPr>
            <w:tcW w:w="1327" w:type="dxa"/>
          </w:tcPr>
          <w:p w:rsidR="00FA6D23" w:rsidRPr="001A44B2" w:rsidRDefault="00FA6D23" w:rsidP="00477BA2">
            <w:pPr>
              <w:pStyle w:val="TableText"/>
              <w:rPr>
                <w:color w:val="000000"/>
                <w:sz w:val="18"/>
                <w:szCs w:val="18"/>
              </w:rPr>
            </w:pPr>
            <w:r w:rsidRPr="001A44B2">
              <w:rPr>
                <w:color w:val="000000"/>
                <w:sz w:val="18"/>
                <w:szCs w:val="18"/>
              </w:rPr>
              <w:lastRenderedPageBreak/>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401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402-409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Provider Enumeration Date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r w:rsidRPr="001A44B2">
              <w:rPr>
                <w:color w:val="000000"/>
                <w:sz w:val="18"/>
                <w:szCs w:val="18"/>
              </w:rPr>
              <w:t>NPPES enumeration date.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8</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format YYYYMMDD</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410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411-418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Last Update Date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r w:rsidRPr="001A44B2">
              <w:rPr>
                <w:color w:val="000000"/>
                <w:sz w:val="18"/>
                <w:szCs w:val="18"/>
              </w:rPr>
              <w:t>NPPES last update date; leave all zeros if not available.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8</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format YYYYMMDD</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419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420-439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NPI Deactivation Reason Code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r w:rsidRPr="001A44B2">
              <w:rPr>
                <w:color w:val="000000"/>
                <w:sz w:val="18"/>
                <w:szCs w:val="18"/>
              </w:rPr>
              <w:t>NPPES deactivation reason; leave blank if appropriate.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Left justify, right-fill with spaces.</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440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441-448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NPI Deactivation Date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r w:rsidRPr="001A44B2">
              <w:rPr>
                <w:color w:val="000000"/>
                <w:sz w:val="18"/>
                <w:szCs w:val="18"/>
              </w:rPr>
              <w:t>NPPES deactivation date; leave all zeros if not appropriate.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8</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format YYYYMMDD</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449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450-457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NPI Reactivation Date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r w:rsidRPr="001A44B2">
              <w:rPr>
                <w:color w:val="000000"/>
                <w:sz w:val="18"/>
                <w:szCs w:val="18"/>
              </w:rPr>
              <w:t>NPPES reactivation date; leave all zeros if not appropriate.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8</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format YYYYMMDD</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458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459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Provider Gender Code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r w:rsidRPr="001A44B2">
              <w:rPr>
                <w:b/>
                <w:color w:val="000000"/>
                <w:sz w:val="18"/>
                <w:szCs w:val="18"/>
              </w:rPr>
              <w:t>M</w:t>
            </w:r>
            <w:r w:rsidRPr="001A44B2">
              <w:rPr>
                <w:color w:val="000000"/>
                <w:sz w:val="18"/>
                <w:szCs w:val="18"/>
              </w:rPr>
              <w:t>=Male,</w:t>
            </w:r>
          </w:p>
          <w:p w:rsidR="00FA6D23" w:rsidRPr="001A44B2" w:rsidRDefault="00FA6D23" w:rsidP="00477BA2">
            <w:pPr>
              <w:pStyle w:val="TableText"/>
              <w:rPr>
                <w:color w:val="000000"/>
                <w:sz w:val="18"/>
                <w:szCs w:val="18"/>
              </w:rPr>
            </w:pPr>
            <w:r w:rsidRPr="001A44B2">
              <w:rPr>
                <w:b/>
                <w:color w:val="000000"/>
                <w:sz w:val="18"/>
                <w:szCs w:val="18"/>
              </w:rPr>
              <w:t>F</w:t>
            </w:r>
            <w:r w:rsidRPr="001A44B2">
              <w:rPr>
                <w:color w:val="000000"/>
                <w:sz w:val="18"/>
                <w:szCs w:val="18"/>
              </w:rPr>
              <w:t>=Female,</w:t>
            </w:r>
          </w:p>
          <w:p w:rsidR="00FA6D23" w:rsidRPr="001A44B2" w:rsidRDefault="00FA6D23" w:rsidP="00477BA2">
            <w:pPr>
              <w:pStyle w:val="TableText"/>
              <w:rPr>
                <w:color w:val="000000"/>
                <w:sz w:val="18"/>
                <w:szCs w:val="18"/>
              </w:rPr>
            </w:pPr>
            <w:r w:rsidRPr="001A44B2">
              <w:rPr>
                <w:b/>
                <w:color w:val="000000"/>
                <w:sz w:val="18"/>
                <w:szCs w:val="18"/>
              </w:rPr>
              <w:t>N</w:t>
            </w:r>
            <w:r w:rsidRPr="001A44B2">
              <w:rPr>
                <w:color w:val="000000"/>
                <w:sz w:val="18"/>
                <w:szCs w:val="18"/>
              </w:rPr>
              <w:t xml:space="preserve">=Not </w:t>
            </w:r>
            <w:r w:rsidRPr="001A44B2">
              <w:rPr>
                <w:color w:val="000000"/>
                <w:sz w:val="18"/>
                <w:szCs w:val="18"/>
              </w:rPr>
              <w:lastRenderedPageBreak/>
              <w:t>applicable</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p w:rsidR="00FA6D23" w:rsidRPr="001A44B2" w:rsidRDefault="00FA6D23" w:rsidP="00477BA2">
            <w:pPr>
              <w:pStyle w:val="TableText"/>
              <w:rPr>
                <w:color w:val="000000"/>
                <w:sz w:val="18"/>
                <w:szCs w:val="18"/>
              </w:rPr>
            </w:pPr>
            <w:r w:rsidRPr="001A44B2">
              <w:rPr>
                <w:color w:val="000000"/>
                <w:sz w:val="18"/>
                <w:szCs w:val="18"/>
              </w:rPr>
              <w:t>.</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460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461-480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Provider License Number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20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left-justified, right-fill with spaces.</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481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482-483</w:t>
            </w:r>
          </w:p>
        </w:tc>
        <w:tc>
          <w:tcPr>
            <w:tcW w:w="1407" w:type="dxa"/>
          </w:tcPr>
          <w:p w:rsidR="00FA6D23" w:rsidRPr="001A44B2" w:rsidRDefault="00FA6D23" w:rsidP="00477BA2">
            <w:pPr>
              <w:pStyle w:val="TableText"/>
              <w:rPr>
                <w:color w:val="000000"/>
                <w:sz w:val="18"/>
                <w:szCs w:val="18"/>
              </w:rPr>
            </w:pPr>
            <w:smartTag w:uri="urn:schemas-microsoft-com:office:smarttags" w:element="place">
              <w:smartTag w:uri="urn:schemas-microsoft-com:office:smarttags" w:element="PlaceName">
                <w:r w:rsidRPr="001A44B2">
                  <w:rPr>
                    <w:color w:val="000000"/>
                    <w:sz w:val="18"/>
                    <w:szCs w:val="18"/>
                  </w:rPr>
                  <w:t>Provider</w:t>
                </w:r>
              </w:smartTag>
              <w:r w:rsidRPr="001A44B2">
                <w:rPr>
                  <w:color w:val="000000"/>
                  <w:sz w:val="18"/>
                  <w:szCs w:val="18"/>
                </w:rPr>
                <w:t xml:space="preserve"> </w:t>
              </w:r>
              <w:smartTag w:uri="urn:schemas-microsoft-com:office:smarttags" w:element="PlaceName">
                <w:r w:rsidRPr="001A44B2">
                  <w:rPr>
                    <w:color w:val="000000"/>
                    <w:sz w:val="18"/>
                    <w:szCs w:val="18"/>
                  </w:rPr>
                  <w:t>License</w:t>
                </w:r>
              </w:smartTag>
              <w:r w:rsidRPr="001A44B2">
                <w:rPr>
                  <w:color w:val="000000"/>
                  <w:sz w:val="18"/>
                  <w:szCs w:val="18"/>
                </w:rPr>
                <w:t xml:space="preserve"> </w:t>
              </w:r>
              <w:smartTag w:uri="urn:schemas-microsoft-com:office:smarttags" w:element="PlaceName">
                <w:r w:rsidRPr="001A44B2">
                  <w:rPr>
                    <w:color w:val="000000"/>
                    <w:sz w:val="18"/>
                    <w:szCs w:val="18"/>
                  </w:rPr>
                  <w:t>Number</w:t>
                </w:r>
              </w:smartTag>
              <w:r w:rsidRPr="001A44B2">
                <w:rPr>
                  <w:color w:val="000000"/>
                  <w:sz w:val="18"/>
                  <w:szCs w:val="18"/>
                </w:rPr>
                <w:t xml:space="preserve"> </w:t>
              </w:r>
              <w:smartTag w:uri="urn:schemas-microsoft-com:office:smarttags" w:element="PlaceType">
                <w:r w:rsidRPr="001A44B2">
                  <w:rPr>
                    <w:color w:val="000000"/>
                    <w:sz w:val="18"/>
                    <w:szCs w:val="18"/>
                  </w:rPr>
                  <w:t>State</w:t>
                </w:r>
              </w:smartTag>
            </w:smartTag>
            <w:r w:rsidRPr="001A44B2">
              <w:rPr>
                <w:color w:val="000000"/>
                <w:sz w:val="18"/>
                <w:szCs w:val="18"/>
              </w:rPr>
              <w:t xml:space="preserve"> Code </w:t>
            </w:r>
          </w:p>
          <w:p w:rsidR="00FA6D23" w:rsidRPr="001A44B2" w:rsidRDefault="00FA6D23" w:rsidP="00477BA2">
            <w:pPr>
              <w:pStyle w:val="TableText"/>
              <w:rPr>
                <w:color w:val="000000"/>
                <w:sz w:val="18"/>
                <w:szCs w:val="18"/>
              </w:rPr>
            </w:pPr>
          </w:p>
        </w:tc>
        <w:tc>
          <w:tcPr>
            <w:tcW w:w="1563" w:type="dxa"/>
          </w:tcPr>
          <w:p w:rsidR="00FA6D23" w:rsidRPr="001A44B2" w:rsidRDefault="00FA6D23" w:rsidP="00477BA2">
            <w:pPr>
              <w:pStyle w:val="TableText"/>
              <w:rPr>
                <w:color w:val="000000"/>
                <w:sz w:val="18"/>
                <w:szCs w:val="18"/>
              </w:rPr>
            </w:pPr>
            <w:r w:rsidRPr="001A44B2">
              <w:rPr>
                <w:color w:val="000000"/>
                <w:sz w:val="18"/>
                <w:szCs w:val="18"/>
              </w:rPr>
              <w:t>2-character USPS state code value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484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485-534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Authorized Official Contact Information (First Name, Middle Name, Last Name)</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50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left-justified, right-fill with spaces.</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535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536-565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Authorized Official Contact Information (Title or Position)</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left-justified, right-fill with spaces.</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566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567-576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Authorized Official Contact Information (Telephone Number)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Do not enter dashes or parentheses.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577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578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Panel Open Indicator</w:t>
            </w:r>
          </w:p>
        </w:tc>
        <w:tc>
          <w:tcPr>
            <w:tcW w:w="1563" w:type="dxa"/>
          </w:tcPr>
          <w:p w:rsidR="00FA6D23" w:rsidRPr="001A44B2" w:rsidRDefault="00FA6D23" w:rsidP="00477BA2">
            <w:pPr>
              <w:pStyle w:val="TableText"/>
              <w:rPr>
                <w:color w:val="000000"/>
                <w:sz w:val="18"/>
                <w:szCs w:val="18"/>
              </w:rPr>
            </w:pPr>
            <w:r w:rsidRPr="001A44B2">
              <w:rPr>
                <w:b/>
                <w:color w:val="000000"/>
                <w:sz w:val="18"/>
                <w:szCs w:val="18"/>
              </w:rPr>
              <w:t>Y</w:t>
            </w:r>
            <w:r w:rsidRPr="001A44B2">
              <w:rPr>
                <w:color w:val="000000"/>
                <w:sz w:val="18"/>
                <w:szCs w:val="18"/>
              </w:rPr>
              <w:t>=Yes, panel is open.</w:t>
            </w:r>
          </w:p>
          <w:p w:rsidR="00FA6D23" w:rsidRPr="001A44B2" w:rsidRDefault="00FA6D23" w:rsidP="00477BA2">
            <w:pPr>
              <w:pStyle w:val="TableText"/>
              <w:rPr>
                <w:color w:val="000000"/>
                <w:sz w:val="18"/>
                <w:szCs w:val="18"/>
              </w:rPr>
            </w:pPr>
            <w:r w:rsidRPr="001A44B2">
              <w:rPr>
                <w:b/>
                <w:color w:val="000000"/>
                <w:sz w:val="18"/>
                <w:szCs w:val="18"/>
              </w:rPr>
              <w:t>N</w:t>
            </w:r>
            <w:r w:rsidRPr="001A44B2">
              <w:rPr>
                <w:color w:val="000000"/>
                <w:sz w:val="18"/>
                <w:szCs w:val="18"/>
              </w:rPr>
              <w:t>=No, panel is not open.</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 for PCPs;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579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580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 xml:space="preserve">Language </w:t>
            </w:r>
            <w:r w:rsidRPr="001A44B2">
              <w:rPr>
                <w:color w:val="000000"/>
                <w:sz w:val="18"/>
                <w:szCs w:val="18"/>
              </w:rPr>
              <w:lastRenderedPageBreak/>
              <w:t>Indicator 1</w:t>
            </w:r>
          </w:p>
          <w:p w:rsidR="00FA6D23" w:rsidRPr="001A44B2" w:rsidRDefault="00FA6D23" w:rsidP="00477BA2">
            <w:pPr>
              <w:pStyle w:val="TableText"/>
              <w:rPr>
                <w:color w:val="000000"/>
                <w:sz w:val="18"/>
                <w:szCs w:val="18"/>
              </w:rPr>
            </w:pPr>
            <w:r w:rsidRPr="001A44B2">
              <w:rPr>
                <w:color w:val="000000"/>
                <w:sz w:val="18"/>
                <w:szCs w:val="18"/>
              </w:rPr>
              <w:t>(this is the primary language indicator)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lastRenderedPageBreak/>
              <w:t>1=English-</w:t>
            </w:r>
            <w:r w:rsidRPr="001A44B2">
              <w:rPr>
                <w:color w:val="000000"/>
                <w:sz w:val="18"/>
                <w:szCs w:val="18"/>
              </w:rPr>
              <w:lastRenderedPageBreak/>
              <w:t>speaking patients only</w:t>
            </w:r>
          </w:p>
          <w:p w:rsidR="00FA6D23" w:rsidRPr="001A44B2" w:rsidRDefault="00FA6D23" w:rsidP="00477BA2">
            <w:pPr>
              <w:pStyle w:val="TableText"/>
              <w:rPr>
                <w:color w:val="000000"/>
                <w:sz w:val="18"/>
                <w:szCs w:val="18"/>
              </w:rPr>
            </w:pPr>
            <w:r w:rsidRPr="001A44B2">
              <w:rPr>
                <w:color w:val="000000"/>
                <w:sz w:val="18"/>
                <w:szCs w:val="18"/>
              </w:rPr>
              <w:t>2=Accepts Spanish-speaking patients</w:t>
            </w:r>
          </w:p>
          <w:p w:rsidR="00FA6D23" w:rsidRPr="001A44B2" w:rsidRDefault="00FA6D23" w:rsidP="00477BA2">
            <w:pPr>
              <w:pStyle w:val="TableText"/>
              <w:rPr>
                <w:color w:val="000000"/>
                <w:sz w:val="18"/>
                <w:szCs w:val="18"/>
              </w:rPr>
            </w:pPr>
            <w:r w:rsidRPr="001A44B2">
              <w:rPr>
                <w:color w:val="000000"/>
                <w:sz w:val="18"/>
                <w:szCs w:val="18"/>
              </w:rPr>
              <w:t>3=Accepts Vietnamese-speaking patients</w:t>
            </w:r>
          </w:p>
          <w:p w:rsidR="00FA6D23" w:rsidRPr="001A44B2" w:rsidRDefault="00FA6D23" w:rsidP="00477BA2">
            <w:pPr>
              <w:pStyle w:val="TableText"/>
              <w:rPr>
                <w:color w:val="000000"/>
                <w:sz w:val="18"/>
                <w:szCs w:val="18"/>
              </w:rPr>
            </w:pPr>
            <w:r w:rsidRPr="001A44B2">
              <w:rPr>
                <w:color w:val="000000"/>
                <w:sz w:val="18"/>
                <w:szCs w:val="18"/>
              </w:rPr>
              <w:t>4=Accepts French-speaking patients</w:t>
            </w:r>
          </w:p>
          <w:p w:rsidR="00FA6D23" w:rsidRPr="001A44B2" w:rsidRDefault="00FA6D23" w:rsidP="00477BA2">
            <w:pPr>
              <w:pStyle w:val="TableText"/>
              <w:rPr>
                <w:color w:val="000000"/>
                <w:sz w:val="18"/>
                <w:szCs w:val="18"/>
              </w:rPr>
            </w:pPr>
            <w:r w:rsidRPr="001A44B2">
              <w:rPr>
                <w:color w:val="000000"/>
                <w:sz w:val="18"/>
                <w:szCs w:val="18"/>
              </w:rPr>
              <w:t>5=Accepts Cambodian-speaking patients</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 xml:space="preserve">R for PCPs, </w:t>
            </w:r>
            <w:r w:rsidRPr="001A44B2">
              <w:rPr>
                <w:color w:val="000000"/>
                <w:sz w:val="18"/>
                <w:szCs w:val="18"/>
              </w:rPr>
              <w:lastRenderedPageBreak/>
              <w:t>specialists and other professionals;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581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582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Language Indicator 2</w:t>
            </w:r>
          </w:p>
          <w:p w:rsidR="00FA6D23" w:rsidRPr="001A44B2" w:rsidRDefault="00FA6D23" w:rsidP="00477BA2">
            <w:pPr>
              <w:pStyle w:val="TableText"/>
              <w:rPr>
                <w:color w:val="000000"/>
                <w:sz w:val="18"/>
                <w:szCs w:val="18"/>
              </w:rPr>
            </w:pPr>
            <w:r w:rsidRPr="001A44B2">
              <w:rPr>
                <w:color w:val="000000"/>
                <w:sz w:val="18"/>
                <w:szCs w:val="18"/>
              </w:rPr>
              <w:t>(this is a secondary language indicator)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 xml:space="preserve">0=no other language supported </w:t>
            </w:r>
          </w:p>
          <w:p w:rsidR="00FA6D23" w:rsidRPr="001A44B2" w:rsidRDefault="00FA6D23" w:rsidP="00477BA2">
            <w:pPr>
              <w:pStyle w:val="TableText"/>
              <w:rPr>
                <w:color w:val="000000"/>
                <w:sz w:val="18"/>
                <w:szCs w:val="18"/>
              </w:rPr>
            </w:pPr>
            <w:r w:rsidRPr="001A44B2">
              <w:rPr>
                <w:color w:val="000000"/>
                <w:sz w:val="18"/>
                <w:szCs w:val="18"/>
              </w:rPr>
              <w:t xml:space="preserve">1= Accepts English-speaking patients </w:t>
            </w:r>
          </w:p>
          <w:p w:rsidR="00FA6D23" w:rsidRPr="001A44B2" w:rsidRDefault="00FA6D23" w:rsidP="00477BA2">
            <w:pPr>
              <w:pStyle w:val="TableText"/>
              <w:rPr>
                <w:color w:val="000000"/>
                <w:sz w:val="18"/>
                <w:szCs w:val="18"/>
              </w:rPr>
            </w:pPr>
            <w:r w:rsidRPr="001A44B2">
              <w:rPr>
                <w:color w:val="000000"/>
                <w:sz w:val="18"/>
                <w:szCs w:val="18"/>
              </w:rPr>
              <w:t>2=Accepts Spanish-speaking patients</w:t>
            </w:r>
          </w:p>
          <w:p w:rsidR="00FA6D23" w:rsidRPr="001A44B2" w:rsidRDefault="00FA6D23" w:rsidP="00477BA2">
            <w:pPr>
              <w:pStyle w:val="TableText"/>
              <w:rPr>
                <w:color w:val="000000"/>
                <w:sz w:val="18"/>
                <w:szCs w:val="18"/>
              </w:rPr>
            </w:pPr>
            <w:r w:rsidRPr="001A44B2">
              <w:rPr>
                <w:color w:val="000000"/>
                <w:sz w:val="18"/>
                <w:szCs w:val="18"/>
              </w:rPr>
              <w:t>3=Accepts Vietnamese-speaking patients</w:t>
            </w:r>
          </w:p>
          <w:p w:rsidR="00FA6D23" w:rsidRPr="001A44B2" w:rsidRDefault="00FA6D23" w:rsidP="00477BA2">
            <w:pPr>
              <w:pStyle w:val="TableText"/>
              <w:rPr>
                <w:color w:val="000000"/>
                <w:sz w:val="18"/>
                <w:szCs w:val="18"/>
              </w:rPr>
            </w:pPr>
            <w:r w:rsidRPr="001A44B2">
              <w:rPr>
                <w:color w:val="000000"/>
                <w:sz w:val="18"/>
                <w:szCs w:val="18"/>
              </w:rPr>
              <w:t>4=Accepts French-speaking patients</w:t>
            </w:r>
          </w:p>
          <w:p w:rsidR="00FA6D23" w:rsidRPr="001A44B2" w:rsidRDefault="00FA6D23" w:rsidP="00477BA2">
            <w:pPr>
              <w:pStyle w:val="TableText"/>
              <w:rPr>
                <w:color w:val="000000"/>
                <w:sz w:val="18"/>
                <w:szCs w:val="18"/>
              </w:rPr>
            </w:pPr>
            <w:r w:rsidRPr="001A44B2">
              <w:rPr>
                <w:color w:val="000000"/>
                <w:sz w:val="18"/>
                <w:szCs w:val="18"/>
              </w:rPr>
              <w:t>5=Accepts Cambodian-speaking patients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583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584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Language Indicator 3</w:t>
            </w:r>
          </w:p>
          <w:p w:rsidR="00FA6D23" w:rsidRPr="001A44B2" w:rsidRDefault="00FA6D23" w:rsidP="00477BA2">
            <w:pPr>
              <w:pStyle w:val="TableText"/>
              <w:rPr>
                <w:color w:val="000000"/>
                <w:sz w:val="18"/>
                <w:szCs w:val="18"/>
              </w:rPr>
            </w:pPr>
            <w:r w:rsidRPr="001A44B2">
              <w:rPr>
                <w:color w:val="000000"/>
                <w:sz w:val="18"/>
                <w:szCs w:val="18"/>
              </w:rPr>
              <w:t>(this is a secondary language indicator)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0=no other language supported</w:t>
            </w:r>
          </w:p>
          <w:p w:rsidR="00FA6D23" w:rsidRPr="001A44B2" w:rsidRDefault="00FA6D23" w:rsidP="00477BA2">
            <w:pPr>
              <w:pStyle w:val="TableText"/>
              <w:rPr>
                <w:color w:val="000000"/>
                <w:sz w:val="18"/>
                <w:szCs w:val="18"/>
              </w:rPr>
            </w:pPr>
            <w:r w:rsidRPr="001A44B2">
              <w:rPr>
                <w:color w:val="000000"/>
                <w:sz w:val="18"/>
                <w:szCs w:val="18"/>
              </w:rPr>
              <w:t>1=English-speaking patients only</w:t>
            </w:r>
          </w:p>
          <w:p w:rsidR="00FA6D23" w:rsidRPr="001A44B2" w:rsidRDefault="00FA6D23" w:rsidP="00477BA2">
            <w:pPr>
              <w:pStyle w:val="TableText"/>
              <w:rPr>
                <w:color w:val="000000"/>
                <w:sz w:val="18"/>
                <w:szCs w:val="18"/>
              </w:rPr>
            </w:pPr>
            <w:r w:rsidRPr="001A44B2">
              <w:rPr>
                <w:color w:val="000000"/>
                <w:sz w:val="18"/>
                <w:szCs w:val="18"/>
              </w:rPr>
              <w:t>2=Accepts Spanish-speaking patients</w:t>
            </w:r>
          </w:p>
          <w:p w:rsidR="00FA6D23" w:rsidRPr="001A44B2" w:rsidRDefault="00FA6D23" w:rsidP="00477BA2">
            <w:pPr>
              <w:pStyle w:val="TableText"/>
              <w:rPr>
                <w:color w:val="000000"/>
                <w:sz w:val="18"/>
                <w:szCs w:val="18"/>
              </w:rPr>
            </w:pPr>
            <w:r w:rsidRPr="001A44B2">
              <w:rPr>
                <w:color w:val="000000"/>
                <w:sz w:val="18"/>
                <w:szCs w:val="18"/>
              </w:rPr>
              <w:lastRenderedPageBreak/>
              <w:t>3=Accepts Vietnamese-speaking patients</w:t>
            </w:r>
          </w:p>
          <w:p w:rsidR="00FA6D23" w:rsidRPr="001A44B2" w:rsidRDefault="00FA6D23" w:rsidP="00477BA2">
            <w:pPr>
              <w:pStyle w:val="TableText"/>
              <w:rPr>
                <w:color w:val="000000"/>
                <w:sz w:val="18"/>
                <w:szCs w:val="18"/>
              </w:rPr>
            </w:pPr>
            <w:r w:rsidRPr="001A44B2">
              <w:rPr>
                <w:color w:val="000000"/>
                <w:sz w:val="18"/>
                <w:szCs w:val="18"/>
              </w:rPr>
              <w:t>4=Accepts French-speaking patients</w:t>
            </w:r>
          </w:p>
          <w:p w:rsidR="00FA6D23" w:rsidRPr="001A44B2" w:rsidRDefault="00FA6D23" w:rsidP="00477BA2">
            <w:pPr>
              <w:pStyle w:val="TableText"/>
              <w:rPr>
                <w:color w:val="000000"/>
                <w:sz w:val="18"/>
                <w:szCs w:val="18"/>
              </w:rPr>
            </w:pPr>
            <w:r w:rsidRPr="001A44B2">
              <w:rPr>
                <w:color w:val="000000"/>
                <w:sz w:val="18"/>
                <w:szCs w:val="18"/>
              </w:rPr>
              <w:t>5=Accepts Cambodian-speaking patients</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585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586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Language Indicator 4</w:t>
            </w:r>
          </w:p>
          <w:p w:rsidR="00FA6D23" w:rsidRPr="001A44B2" w:rsidRDefault="00FA6D23" w:rsidP="00477BA2">
            <w:pPr>
              <w:pStyle w:val="TableText"/>
              <w:rPr>
                <w:color w:val="000000"/>
                <w:sz w:val="18"/>
                <w:szCs w:val="18"/>
              </w:rPr>
            </w:pPr>
            <w:r w:rsidRPr="001A44B2">
              <w:rPr>
                <w:color w:val="000000"/>
                <w:sz w:val="18"/>
                <w:szCs w:val="18"/>
              </w:rPr>
              <w:t>(this is a secondary language indicator)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0=no other language supported</w:t>
            </w:r>
          </w:p>
          <w:p w:rsidR="00FA6D23" w:rsidRPr="001A44B2" w:rsidRDefault="00FA6D23" w:rsidP="00477BA2">
            <w:pPr>
              <w:pStyle w:val="TableText"/>
              <w:rPr>
                <w:color w:val="000000"/>
                <w:sz w:val="18"/>
                <w:szCs w:val="18"/>
              </w:rPr>
            </w:pPr>
            <w:r w:rsidRPr="001A44B2">
              <w:rPr>
                <w:color w:val="000000"/>
                <w:sz w:val="18"/>
                <w:szCs w:val="18"/>
              </w:rPr>
              <w:t>1=English-speaking patients only</w:t>
            </w:r>
          </w:p>
          <w:p w:rsidR="00FA6D23" w:rsidRPr="001A44B2" w:rsidRDefault="00FA6D23" w:rsidP="00477BA2">
            <w:pPr>
              <w:pStyle w:val="TableText"/>
              <w:rPr>
                <w:color w:val="000000"/>
                <w:sz w:val="18"/>
                <w:szCs w:val="18"/>
              </w:rPr>
            </w:pPr>
            <w:r w:rsidRPr="001A44B2">
              <w:rPr>
                <w:color w:val="000000"/>
                <w:sz w:val="18"/>
                <w:szCs w:val="18"/>
              </w:rPr>
              <w:t>2=Accepts Spanish-speaking patients</w:t>
            </w:r>
          </w:p>
          <w:p w:rsidR="00FA6D23" w:rsidRPr="001A44B2" w:rsidRDefault="00FA6D23" w:rsidP="00477BA2">
            <w:pPr>
              <w:pStyle w:val="TableText"/>
              <w:rPr>
                <w:color w:val="000000"/>
                <w:sz w:val="18"/>
                <w:szCs w:val="18"/>
              </w:rPr>
            </w:pPr>
            <w:r w:rsidRPr="001A44B2">
              <w:rPr>
                <w:color w:val="000000"/>
                <w:sz w:val="18"/>
                <w:szCs w:val="18"/>
              </w:rPr>
              <w:t>3=Accepts Vietnamese-speaking patients</w:t>
            </w:r>
          </w:p>
          <w:p w:rsidR="00FA6D23" w:rsidRPr="001A44B2" w:rsidRDefault="00FA6D23" w:rsidP="00477BA2">
            <w:pPr>
              <w:pStyle w:val="TableText"/>
              <w:tabs>
                <w:tab w:val="left" w:pos="241"/>
              </w:tabs>
              <w:rPr>
                <w:color w:val="000000"/>
                <w:sz w:val="18"/>
                <w:szCs w:val="18"/>
              </w:rPr>
            </w:pPr>
            <w:r w:rsidRPr="001A44B2">
              <w:rPr>
                <w:color w:val="000000"/>
                <w:sz w:val="18"/>
                <w:szCs w:val="18"/>
              </w:rPr>
              <w:t>4=Accepts French-speaking patients</w:t>
            </w:r>
          </w:p>
          <w:p w:rsidR="00FA6D23" w:rsidRPr="001A44B2" w:rsidRDefault="00FA6D23" w:rsidP="00477BA2">
            <w:pPr>
              <w:pStyle w:val="TableText"/>
              <w:rPr>
                <w:color w:val="000000"/>
                <w:sz w:val="18"/>
                <w:szCs w:val="18"/>
              </w:rPr>
            </w:pPr>
            <w:r w:rsidRPr="001A44B2">
              <w:rPr>
                <w:color w:val="000000"/>
                <w:sz w:val="18"/>
                <w:szCs w:val="18"/>
              </w:rPr>
              <w:t>5=Accepts Cambodian-speaking patients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587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588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Language Indicator 5</w:t>
            </w:r>
          </w:p>
          <w:p w:rsidR="00FA6D23" w:rsidRPr="001A44B2" w:rsidRDefault="00FA6D23" w:rsidP="00477BA2">
            <w:pPr>
              <w:pStyle w:val="TableText"/>
              <w:rPr>
                <w:color w:val="000000"/>
                <w:sz w:val="18"/>
                <w:szCs w:val="18"/>
              </w:rPr>
            </w:pPr>
            <w:r w:rsidRPr="001A44B2">
              <w:rPr>
                <w:color w:val="000000"/>
                <w:sz w:val="18"/>
                <w:szCs w:val="18"/>
              </w:rPr>
              <w:t>(this is a secondary language indicator)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0=no other language supported</w:t>
            </w:r>
          </w:p>
          <w:p w:rsidR="00FA6D23" w:rsidRPr="001A44B2" w:rsidRDefault="00FA6D23" w:rsidP="00477BA2">
            <w:pPr>
              <w:pStyle w:val="TableText"/>
              <w:rPr>
                <w:color w:val="000000"/>
                <w:sz w:val="18"/>
                <w:szCs w:val="18"/>
              </w:rPr>
            </w:pPr>
            <w:r w:rsidRPr="001A44B2">
              <w:rPr>
                <w:color w:val="000000"/>
                <w:sz w:val="18"/>
                <w:szCs w:val="18"/>
              </w:rPr>
              <w:t>1=English-speaking patients only</w:t>
            </w:r>
          </w:p>
          <w:p w:rsidR="00FA6D23" w:rsidRPr="001A44B2" w:rsidRDefault="00FA6D23" w:rsidP="00477BA2">
            <w:pPr>
              <w:pStyle w:val="TableText"/>
              <w:rPr>
                <w:color w:val="000000"/>
                <w:sz w:val="18"/>
                <w:szCs w:val="18"/>
              </w:rPr>
            </w:pPr>
            <w:r w:rsidRPr="001A44B2">
              <w:rPr>
                <w:color w:val="000000"/>
                <w:sz w:val="18"/>
                <w:szCs w:val="18"/>
              </w:rPr>
              <w:t>2=Accepts Spanish-speaking patients</w:t>
            </w:r>
          </w:p>
          <w:p w:rsidR="00FA6D23" w:rsidRPr="001A44B2" w:rsidRDefault="00FA6D23" w:rsidP="00477BA2">
            <w:pPr>
              <w:pStyle w:val="TableText"/>
              <w:rPr>
                <w:color w:val="000000"/>
                <w:sz w:val="18"/>
                <w:szCs w:val="18"/>
              </w:rPr>
            </w:pPr>
            <w:r w:rsidRPr="001A44B2">
              <w:rPr>
                <w:color w:val="000000"/>
                <w:sz w:val="18"/>
                <w:szCs w:val="18"/>
              </w:rPr>
              <w:t>3=Accepts Vietnamese-speaking patients</w:t>
            </w:r>
          </w:p>
          <w:p w:rsidR="00FA6D23" w:rsidRPr="001A44B2" w:rsidRDefault="00FA6D23" w:rsidP="00477BA2">
            <w:pPr>
              <w:pStyle w:val="TableText"/>
              <w:rPr>
                <w:color w:val="000000"/>
                <w:sz w:val="18"/>
                <w:szCs w:val="18"/>
              </w:rPr>
            </w:pPr>
            <w:r w:rsidRPr="001A44B2">
              <w:rPr>
                <w:color w:val="000000"/>
                <w:sz w:val="18"/>
                <w:szCs w:val="18"/>
              </w:rPr>
              <w:t>4=Accepts French-speaking patients</w:t>
            </w:r>
          </w:p>
          <w:p w:rsidR="00FA6D23" w:rsidRPr="001A44B2" w:rsidRDefault="00FA6D23" w:rsidP="00477BA2">
            <w:pPr>
              <w:pStyle w:val="TableText"/>
              <w:rPr>
                <w:color w:val="000000"/>
                <w:sz w:val="18"/>
                <w:szCs w:val="18"/>
              </w:rPr>
            </w:pPr>
            <w:r w:rsidRPr="001A44B2">
              <w:rPr>
                <w:color w:val="000000"/>
                <w:sz w:val="18"/>
                <w:szCs w:val="18"/>
              </w:rPr>
              <w:lastRenderedPageBreak/>
              <w:t>5=Accepts Cambodian-speaking patients</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589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590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Age Restriction Indicator</w:t>
            </w:r>
          </w:p>
        </w:tc>
        <w:tc>
          <w:tcPr>
            <w:tcW w:w="1563" w:type="dxa"/>
          </w:tcPr>
          <w:p w:rsidR="00FA6D23" w:rsidRPr="001A44B2" w:rsidRDefault="00FA6D23" w:rsidP="00477BA2">
            <w:pPr>
              <w:pStyle w:val="TableText"/>
              <w:rPr>
                <w:color w:val="000000"/>
                <w:sz w:val="18"/>
                <w:szCs w:val="18"/>
              </w:rPr>
            </w:pPr>
            <w:r w:rsidRPr="001A44B2">
              <w:rPr>
                <w:b/>
                <w:color w:val="000000"/>
                <w:sz w:val="18"/>
                <w:szCs w:val="18"/>
              </w:rPr>
              <w:t>0</w:t>
            </w:r>
            <w:r w:rsidRPr="001A44B2">
              <w:rPr>
                <w:color w:val="000000"/>
                <w:sz w:val="18"/>
                <w:szCs w:val="18"/>
              </w:rPr>
              <w:t>=no age restrictions</w:t>
            </w:r>
          </w:p>
          <w:p w:rsidR="00FA6D23" w:rsidRPr="001A44B2" w:rsidRDefault="00FA6D23" w:rsidP="00477BA2">
            <w:pPr>
              <w:pStyle w:val="TableText"/>
              <w:rPr>
                <w:color w:val="000000"/>
                <w:sz w:val="18"/>
                <w:szCs w:val="18"/>
              </w:rPr>
            </w:pPr>
            <w:r w:rsidRPr="001A44B2">
              <w:rPr>
                <w:b/>
                <w:color w:val="000000"/>
                <w:sz w:val="18"/>
                <w:szCs w:val="18"/>
              </w:rPr>
              <w:t>1</w:t>
            </w:r>
            <w:r w:rsidRPr="001A44B2">
              <w:rPr>
                <w:color w:val="000000"/>
                <w:sz w:val="18"/>
                <w:szCs w:val="18"/>
              </w:rPr>
              <w:t>=adult only</w:t>
            </w:r>
          </w:p>
          <w:p w:rsidR="00FA6D23" w:rsidRPr="001A44B2" w:rsidRDefault="00FA6D23" w:rsidP="00477BA2">
            <w:pPr>
              <w:pStyle w:val="TableText"/>
              <w:rPr>
                <w:color w:val="000000"/>
                <w:sz w:val="18"/>
                <w:szCs w:val="18"/>
              </w:rPr>
            </w:pPr>
            <w:r w:rsidRPr="001A44B2">
              <w:rPr>
                <w:b/>
                <w:color w:val="000000"/>
                <w:sz w:val="18"/>
                <w:szCs w:val="18"/>
              </w:rPr>
              <w:t>2</w:t>
            </w:r>
            <w:r w:rsidRPr="001A44B2">
              <w:rPr>
                <w:color w:val="000000"/>
                <w:sz w:val="18"/>
                <w:szCs w:val="18"/>
              </w:rPr>
              <w:t>=pediatric only</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 for PCPs, specialists and other professionals;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591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592-596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PCP Linkage Maximum</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817" w:type="dxa"/>
          </w:tcPr>
          <w:p w:rsidR="00FA6D23" w:rsidRPr="001A44B2" w:rsidRDefault="00FA6D23" w:rsidP="00477BA2">
            <w:pPr>
              <w:pStyle w:val="TableText"/>
              <w:rPr>
                <w:color w:val="000000"/>
                <w:sz w:val="18"/>
                <w:szCs w:val="18"/>
              </w:rPr>
            </w:pPr>
            <w:r w:rsidRPr="001A44B2">
              <w:rPr>
                <w:color w:val="000000"/>
                <w:sz w:val="18"/>
                <w:szCs w:val="18"/>
              </w:rPr>
              <w:t>5</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left fill with zeroes.  This number represents the maximum number of patients that can be linked to the PCP.  It should be left all zeroes if the provider is not a PCP/specialist.</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 for PCPs;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597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598-602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PCP Linkages with CCN</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817" w:type="dxa"/>
          </w:tcPr>
          <w:p w:rsidR="00FA6D23" w:rsidRPr="001A44B2" w:rsidRDefault="00FA6D23" w:rsidP="00477BA2">
            <w:pPr>
              <w:pStyle w:val="TableText"/>
              <w:rPr>
                <w:color w:val="000000"/>
                <w:sz w:val="18"/>
                <w:szCs w:val="18"/>
              </w:rPr>
            </w:pPr>
            <w:r w:rsidRPr="001A44B2">
              <w:rPr>
                <w:color w:val="000000"/>
                <w:sz w:val="18"/>
                <w:szCs w:val="18"/>
              </w:rPr>
              <w:t>5</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left fill with zeroes.  This number represents the maximum number of CCN enrollees that can be linked to the PCP.  It should be left all zeroes if the provider is not a PCP/specialist.</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 for PCPs;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603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604-608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PCP Linkages with Others</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Numeric</w:t>
            </w:r>
          </w:p>
        </w:tc>
        <w:tc>
          <w:tcPr>
            <w:tcW w:w="817" w:type="dxa"/>
          </w:tcPr>
          <w:p w:rsidR="00FA6D23" w:rsidRPr="001A44B2" w:rsidRDefault="00FA6D23" w:rsidP="00477BA2">
            <w:pPr>
              <w:pStyle w:val="TableText"/>
              <w:rPr>
                <w:color w:val="000000"/>
                <w:sz w:val="18"/>
                <w:szCs w:val="18"/>
              </w:rPr>
            </w:pPr>
            <w:r w:rsidRPr="001A44B2">
              <w:rPr>
                <w:color w:val="000000"/>
                <w:sz w:val="18"/>
                <w:szCs w:val="18"/>
              </w:rPr>
              <w:t>5</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 xml:space="preserve">Numeric, left fill with zeroes.  This number represents the </w:t>
            </w:r>
            <w:r w:rsidRPr="001A44B2">
              <w:rPr>
                <w:color w:val="000000"/>
                <w:sz w:val="18"/>
                <w:szCs w:val="18"/>
              </w:rPr>
              <w:lastRenderedPageBreak/>
              <w:t>maximum number of enrollees in other plans (not CCN) that can be linked to the PCP.  It should be left all zeroes if the provider is not a PCP/specialist.</w:t>
            </w:r>
          </w:p>
        </w:tc>
        <w:tc>
          <w:tcPr>
            <w:tcW w:w="1327" w:type="dxa"/>
          </w:tcPr>
          <w:p w:rsidR="00FA6D23" w:rsidRPr="001A44B2" w:rsidRDefault="00FA6D23" w:rsidP="00477BA2">
            <w:pPr>
              <w:pStyle w:val="TableText"/>
              <w:rPr>
                <w:color w:val="000000"/>
                <w:sz w:val="18"/>
                <w:szCs w:val="18"/>
              </w:rPr>
            </w:pPr>
            <w:r w:rsidRPr="001A44B2">
              <w:rPr>
                <w:color w:val="000000"/>
                <w:sz w:val="18"/>
                <w:szCs w:val="18"/>
              </w:rPr>
              <w:lastRenderedPageBreak/>
              <w:t>R for PCPs;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609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610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CCN Enrollment Indicator</w:t>
            </w:r>
          </w:p>
        </w:tc>
        <w:tc>
          <w:tcPr>
            <w:tcW w:w="1563" w:type="dxa"/>
          </w:tcPr>
          <w:p w:rsidR="00FA6D23" w:rsidRPr="001A44B2" w:rsidRDefault="00FA6D23" w:rsidP="00477BA2">
            <w:pPr>
              <w:pStyle w:val="TableText"/>
              <w:rPr>
                <w:color w:val="000000"/>
                <w:sz w:val="18"/>
                <w:szCs w:val="18"/>
              </w:rPr>
            </w:pPr>
            <w:r w:rsidRPr="001A44B2">
              <w:rPr>
                <w:b/>
                <w:color w:val="000000"/>
                <w:sz w:val="18"/>
                <w:szCs w:val="18"/>
              </w:rPr>
              <w:t>N</w:t>
            </w:r>
            <w:r w:rsidRPr="001A44B2">
              <w:rPr>
                <w:color w:val="000000"/>
                <w:sz w:val="18"/>
                <w:szCs w:val="18"/>
              </w:rPr>
              <w:t>=New enrollment</w:t>
            </w:r>
          </w:p>
          <w:p w:rsidR="00FA6D23" w:rsidRPr="001A44B2" w:rsidRDefault="00FA6D23" w:rsidP="00477BA2">
            <w:pPr>
              <w:pStyle w:val="TableText"/>
              <w:rPr>
                <w:color w:val="000000"/>
                <w:sz w:val="18"/>
                <w:szCs w:val="18"/>
              </w:rPr>
            </w:pPr>
            <w:r w:rsidRPr="001A44B2">
              <w:rPr>
                <w:b/>
                <w:color w:val="000000"/>
                <w:sz w:val="18"/>
                <w:szCs w:val="18"/>
              </w:rPr>
              <w:t>C</w:t>
            </w:r>
            <w:r w:rsidRPr="001A44B2">
              <w:rPr>
                <w:color w:val="000000"/>
                <w:sz w:val="18"/>
                <w:szCs w:val="18"/>
              </w:rPr>
              <w:t>=Change to existing enrollment</w:t>
            </w:r>
          </w:p>
          <w:p w:rsidR="00FA6D23" w:rsidRPr="001A44B2" w:rsidRDefault="00FA6D23" w:rsidP="00477BA2">
            <w:pPr>
              <w:pStyle w:val="TableText"/>
              <w:rPr>
                <w:color w:val="000000"/>
                <w:sz w:val="18"/>
                <w:szCs w:val="18"/>
              </w:rPr>
            </w:pPr>
            <w:r w:rsidRPr="001A44B2">
              <w:rPr>
                <w:b/>
                <w:color w:val="000000"/>
                <w:sz w:val="18"/>
                <w:szCs w:val="18"/>
              </w:rPr>
              <w:t>D</w:t>
            </w:r>
            <w:r w:rsidRPr="001A44B2">
              <w:rPr>
                <w:color w:val="000000"/>
                <w:sz w:val="18"/>
                <w:szCs w:val="18"/>
              </w:rPr>
              <w:t>=Disenrollment</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Use this field to identify new providers, changes to existing providers, and disenrolled providers</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611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612-619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CCN Enrollment Indicator Effective Date</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Effective date of Enrollment Indicator above.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8</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format YYYYMMDD</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620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621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Family Only Indicator</w:t>
            </w:r>
          </w:p>
        </w:tc>
        <w:tc>
          <w:tcPr>
            <w:tcW w:w="1563" w:type="dxa"/>
          </w:tcPr>
          <w:p w:rsidR="00FA6D23" w:rsidRPr="001A44B2" w:rsidRDefault="00FA6D23" w:rsidP="00477BA2">
            <w:pPr>
              <w:pStyle w:val="TableText"/>
              <w:rPr>
                <w:color w:val="000000"/>
                <w:sz w:val="18"/>
                <w:szCs w:val="18"/>
              </w:rPr>
            </w:pPr>
            <w:r w:rsidRPr="001A44B2">
              <w:rPr>
                <w:b/>
                <w:color w:val="000000"/>
                <w:sz w:val="18"/>
                <w:szCs w:val="18"/>
              </w:rPr>
              <w:t>0</w:t>
            </w:r>
            <w:r w:rsidRPr="001A44B2">
              <w:rPr>
                <w:color w:val="000000"/>
                <w:sz w:val="18"/>
                <w:szCs w:val="18"/>
              </w:rPr>
              <w:t>=no restrictions</w:t>
            </w:r>
          </w:p>
          <w:p w:rsidR="00FA6D23" w:rsidRPr="001A44B2" w:rsidRDefault="00FA6D23" w:rsidP="00477BA2">
            <w:pPr>
              <w:pStyle w:val="TableText"/>
              <w:rPr>
                <w:color w:val="000000"/>
                <w:sz w:val="18"/>
                <w:szCs w:val="18"/>
              </w:rPr>
            </w:pPr>
            <w:r w:rsidRPr="001A44B2">
              <w:rPr>
                <w:b/>
                <w:color w:val="000000"/>
                <w:sz w:val="18"/>
                <w:szCs w:val="18"/>
              </w:rPr>
              <w:t>1</w:t>
            </w:r>
            <w:r w:rsidRPr="001A44B2">
              <w:rPr>
                <w:color w:val="000000"/>
                <w:sz w:val="18"/>
                <w:szCs w:val="18"/>
              </w:rPr>
              <w:t>=family members only</w:t>
            </w: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p>
        </w:tc>
        <w:tc>
          <w:tcPr>
            <w:tcW w:w="1327" w:type="dxa"/>
          </w:tcPr>
          <w:p w:rsidR="00FA6D23" w:rsidRPr="001A44B2" w:rsidRDefault="00FA6D23" w:rsidP="00477BA2">
            <w:pPr>
              <w:pStyle w:val="TableText"/>
              <w:rPr>
                <w:color w:val="000000"/>
                <w:sz w:val="18"/>
                <w:szCs w:val="18"/>
              </w:rPr>
            </w:pPr>
            <w:r w:rsidRPr="001A44B2">
              <w:rPr>
                <w:color w:val="000000"/>
                <w:sz w:val="18"/>
                <w:szCs w:val="18"/>
              </w:rPr>
              <w:t>R for PCPs; otherwise optional.</w:t>
            </w:r>
          </w:p>
        </w:tc>
      </w:tr>
      <w:tr w:rsidR="00FA6D23" w:rsidRPr="001A44B2" w:rsidTr="00EF17A1">
        <w:tc>
          <w:tcPr>
            <w:tcW w:w="1084" w:type="dxa"/>
            <w:tcBorders>
              <w:bottom w:val="single" w:sz="4" w:space="0" w:color="auto"/>
            </w:tcBorders>
          </w:tcPr>
          <w:p w:rsidR="00FA6D23" w:rsidRPr="001A44B2" w:rsidRDefault="00FA6D23" w:rsidP="00477BA2">
            <w:pPr>
              <w:pStyle w:val="TableText"/>
              <w:rPr>
                <w:color w:val="000000"/>
                <w:sz w:val="18"/>
                <w:szCs w:val="18"/>
              </w:rPr>
            </w:pPr>
            <w:r w:rsidRPr="001A44B2">
              <w:rPr>
                <w:color w:val="000000"/>
                <w:sz w:val="18"/>
                <w:szCs w:val="18"/>
              </w:rPr>
              <w:t>622</w:t>
            </w:r>
          </w:p>
        </w:tc>
        <w:tc>
          <w:tcPr>
            <w:tcW w:w="1407" w:type="dxa"/>
            <w:tcBorders>
              <w:bottom w:val="single" w:sz="4" w:space="0" w:color="auto"/>
            </w:tcBorders>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Borders>
              <w:bottom w:val="single" w:sz="4" w:space="0" w:color="auto"/>
            </w:tcBorders>
          </w:tcPr>
          <w:p w:rsidR="00FA6D23" w:rsidRPr="001A44B2" w:rsidRDefault="00FA6D23" w:rsidP="00477BA2">
            <w:pPr>
              <w:pStyle w:val="TableText"/>
              <w:rPr>
                <w:color w:val="000000"/>
                <w:sz w:val="18"/>
                <w:szCs w:val="18"/>
              </w:rPr>
            </w:pPr>
          </w:p>
        </w:tc>
        <w:tc>
          <w:tcPr>
            <w:tcW w:w="817" w:type="dxa"/>
            <w:tcBorders>
              <w:bottom w:val="single" w:sz="4" w:space="0" w:color="auto"/>
            </w:tcBorders>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Borders>
              <w:bottom w:val="single" w:sz="4" w:space="0" w:color="auto"/>
            </w:tcBorders>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Borders>
              <w:bottom w:val="single" w:sz="4" w:space="0" w:color="auto"/>
            </w:tcBorders>
          </w:tcPr>
          <w:p w:rsidR="00FA6D23" w:rsidRPr="001A44B2" w:rsidRDefault="00FA6D23" w:rsidP="00477BA2">
            <w:pPr>
              <w:pStyle w:val="TableText"/>
              <w:rPr>
                <w:color w:val="000000"/>
                <w:sz w:val="18"/>
                <w:szCs w:val="18"/>
              </w:rPr>
            </w:pPr>
          </w:p>
        </w:tc>
      </w:tr>
      <w:tr w:rsidR="00DC3184" w:rsidRPr="001A44B2" w:rsidTr="00F31C85">
        <w:tc>
          <w:tcPr>
            <w:tcW w:w="1084" w:type="dxa"/>
            <w:tcBorders>
              <w:bottom w:val="single" w:sz="4" w:space="0" w:color="auto"/>
            </w:tcBorders>
          </w:tcPr>
          <w:p w:rsidR="00DC3184" w:rsidRPr="001A44B2" w:rsidRDefault="00DC3184" w:rsidP="00477BA2">
            <w:pPr>
              <w:pStyle w:val="TableText"/>
              <w:rPr>
                <w:color w:val="000000"/>
                <w:sz w:val="18"/>
                <w:szCs w:val="18"/>
              </w:rPr>
            </w:pPr>
            <w:r>
              <w:rPr>
                <w:color w:val="000000"/>
                <w:sz w:val="18"/>
                <w:szCs w:val="18"/>
              </w:rPr>
              <w:t>623-624</w:t>
            </w:r>
          </w:p>
        </w:tc>
        <w:tc>
          <w:tcPr>
            <w:tcW w:w="1407" w:type="dxa"/>
            <w:tcBorders>
              <w:bottom w:val="single" w:sz="4" w:space="0" w:color="auto"/>
            </w:tcBorders>
          </w:tcPr>
          <w:p w:rsidR="00DC3184" w:rsidRPr="001A44B2" w:rsidRDefault="00F31C85" w:rsidP="00477BA2">
            <w:pPr>
              <w:pStyle w:val="TableText"/>
              <w:rPr>
                <w:color w:val="000000"/>
                <w:sz w:val="18"/>
                <w:szCs w:val="18"/>
              </w:rPr>
            </w:pPr>
            <w:r w:rsidRPr="001A44B2">
              <w:rPr>
                <w:color w:val="000000"/>
                <w:sz w:val="18"/>
                <w:szCs w:val="18"/>
              </w:rPr>
              <w:t>Provider Sub-Specialty 1</w:t>
            </w:r>
          </w:p>
        </w:tc>
        <w:tc>
          <w:tcPr>
            <w:tcW w:w="1563" w:type="dxa"/>
            <w:tcBorders>
              <w:bottom w:val="single" w:sz="4" w:space="0" w:color="auto"/>
            </w:tcBorders>
          </w:tcPr>
          <w:p w:rsidR="00DC3184" w:rsidRPr="001A44B2" w:rsidRDefault="00F31C85" w:rsidP="00477BA2">
            <w:pPr>
              <w:pStyle w:val="TableText"/>
              <w:rPr>
                <w:color w:val="000000"/>
                <w:sz w:val="18"/>
                <w:szCs w:val="18"/>
              </w:rPr>
            </w:pPr>
            <w:r w:rsidRPr="001A44B2">
              <w:rPr>
                <w:color w:val="000000"/>
                <w:sz w:val="18"/>
                <w:szCs w:val="18"/>
              </w:rPr>
              <w:t>Value set is determined by DHH and is available in CCN Companion Guide</w:t>
            </w:r>
          </w:p>
        </w:tc>
        <w:tc>
          <w:tcPr>
            <w:tcW w:w="817" w:type="dxa"/>
            <w:tcBorders>
              <w:bottom w:val="single" w:sz="4" w:space="0" w:color="auto"/>
            </w:tcBorders>
          </w:tcPr>
          <w:p w:rsidR="00DC3184" w:rsidRPr="001A44B2" w:rsidRDefault="00F31C85" w:rsidP="00477BA2">
            <w:pPr>
              <w:pStyle w:val="TableText"/>
              <w:rPr>
                <w:color w:val="000000"/>
                <w:sz w:val="18"/>
                <w:szCs w:val="18"/>
              </w:rPr>
            </w:pPr>
            <w:r>
              <w:rPr>
                <w:color w:val="000000"/>
                <w:sz w:val="18"/>
                <w:szCs w:val="18"/>
              </w:rPr>
              <w:t>2</w:t>
            </w:r>
          </w:p>
        </w:tc>
        <w:tc>
          <w:tcPr>
            <w:tcW w:w="1444" w:type="dxa"/>
            <w:tcBorders>
              <w:bottom w:val="single" w:sz="4" w:space="0" w:color="auto"/>
            </w:tcBorders>
          </w:tcPr>
          <w:p w:rsidR="00DC3184" w:rsidRPr="001A44B2" w:rsidRDefault="00DC3184" w:rsidP="00477BA2">
            <w:pPr>
              <w:pStyle w:val="TableText"/>
              <w:rPr>
                <w:color w:val="000000"/>
                <w:sz w:val="18"/>
                <w:szCs w:val="18"/>
              </w:rPr>
            </w:pPr>
          </w:p>
        </w:tc>
        <w:tc>
          <w:tcPr>
            <w:tcW w:w="1327" w:type="dxa"/>
            <w:tcBorders>
              <w:bottom w:val="single" w:sz="4" w:space="0" w:color="auto"/>
            </w:tcBorders>
          </w:tcPr>
          <w:p w:rsidR="00DC3184" w:rsidRPr="001A44B2" w:rsidRDefault="00F31C85" w:rsidP="00477BA2">
            <w:pPr>
              <w:pStyle w:val="TableText"/>
              <w:rPr>
                <w:color w:val="000000"/>
                <w:sz w:val="18"/>
                <w:szCs w:val="18"/>
              </w:rPr>
            </w:pPr>
            <w:r>
              <w:rPr>
                <w:color w:val="000000"/>
                <w:sz w:val="18"/>
                <w:szCs w:val="18"/>
              </w:rPr>
              <w:t>R for PCPs; otherwise optional</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625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626-627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Sub-Specialty 2</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 xml:space="preserve">If necessary, Value set is determined by DHH and is available in CCN Companion </w:t>
            </w:r>
            <w:r w:rsidRPr="001A44B2">
              <w:rPr>
                <w:color w:val="000000"/>
                <w:sz w:val="18"/>
                <w:szCs w:val="18"/>
              </w:rPr>
              <w:lastRenderedPageBreak/>
              <w:t>Guide</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2</w:t>
            </w:r>
          </w:p>
        </w:tc>
        <w:tc>
          <w:tcPr>
            <w:tcW w:w="1444" w:type="dxa"/>
          </w:tcPr>
          <w:p w:rsidR="00FA6D23" w:rsidRPr="001A44B2" w:rsidRDefault="00FA6D23" w:rsidP="00477BA2">
            <w:pPr>
              <w:pStyle w:val="TableText"/>
              <w:rPr>
                <w:color w:val="000000"/>
                <w:sz w:val="18"/>
                <w:szCs w:val="18"/>
              </w:rPr>
            </w:pP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628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629-630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Sub-Specialty 3</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If necessary, Value set is determined by DHH and is available in CCN Companion Guide</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631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632-661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CCN Contract Name or Number</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This should represent the contract name/number that is established between the CCN and the Provider</w:t>
            </w:r>
          </w:p>
        </w:tc>
        <w:tc>
          <w:tcPr>
            <w:tcW w:w="817" w:type="dxa"/>
          </w:tcPr>
          <w:p w:rsidR="00FA6D23" w:rsidRPr="001A44B2" w:rsidRDefault="00FA6D23" w:rsidP="00477BA2">
            <w:pPr>
              <w:pStyle w:val="TableText"/>
              <w:rPr>
                <w:color w:val="000000"/>
                <w:sz w:val="18"/>
                <w:szCs w:val="18"/>
              </w:rPr>
            </w:pPr>
            <w:r w:rsidRPr="001A44B2">
              <w:rPr>
                <w:color w:val="000000"/>
                <w:sz w:val="18"/>
                <w:szCs w:val="18"/>
              </w:rPr>
              <w:t>30</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662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663-670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CCN Contract Begin Date</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Date that the contract between the CCN and the provider started</w:t>
            </w:r>
          </w:p>
        </w:tc>
        <w:tc>
          <w:tcPr>
            <w:tcW w:w="817" w:type="dxa"/>
          </w:tcPr>
          <w:p w:rsidR="00FA6D23" w:rsidRPr="001A44B2" w:rsidRDefault="00FA6D23" w:rsidP="00477BA2">
            <w:pPr>
              <w:pStyle w:val="TableText"/>
              <w:rPr>
                <w:color w:val="000000"/>
                <w:sz w:val="18"/>
                <w:szCs w:val="18"/>
              </w:rPr>
            </w:pPr>
            <w:r w:rsidRPr="001A44B2">
              <w:rPr>
                <w:color w:val="000000"/>
                <w:sz w:val="18"/>
                <w:szCs w:val="18"/>
              </w:rPr>
              <w:t>8</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date value in the form YYYYMMDD</w:t>
            </w:r>
          </w:p>
        </w:tc>
        <w:tc>
          <w:tcPr>
            <w:tcW w:w="1327" w:type="dxa"/>
          </w:tcPr>
          <w:p w:rsidR="005122B4"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671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672-679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CCN Contract Term Date</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Date that the contract between the CCN and the provider was terminated.</w:t>
            </w:r>
          </w:p>
        </w:tc>
        <w:tc>
          <w:tcPr>
            <w:tcW w:w="817" w:type="dxa"/>
          </w:tcPr>
          <w:p w:rsidR="00FA6D23" w:rsidRPr="001A44B2" w:rsidRDefault="00FA6D23" w:rsidP="00477BA2">
            <w:pPr>
              <w:pStyle w:val="TableText"/>
              <w:rPr>
                <w:color w:val="000000"/>
                <w:sz w:val="18"/>
                <w:szCs w:val="18"/>
              </w:rPr>
            </w:pPr>
            <w:r w:rsidRPr="001A44B2">
              <w:rPr>
                <w:color w:val="000000"/>
                <w:sz w:val="18"/>
                <w:szCs w:val="18"/>
              </w:rPr>
              <w:t>8</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Numeric date value in the form YYYYMMDD</w:t>
            </w:r>
          </w:p>
        </w:tc>
        <w:tc>
          <w:tcPr>
            <w:tcW w:w="1327" w:type="dxa"/>
          </w:tcPr>
          <w:p w:rsidR="005122B4" w:rsidRDefault="005122B4" w:rsidP="00477BA2">
            <w:pPr>
              <w:pStyle w:val="TableText"/>
              <w:rPr>
                <w:color w:val="000000"/>
                <w:sz w:val="18"/>
                <w:szCs w:val="18"/>
              </w:rPr>
            </w:pPr>
            <w:r>
              <w:rPr>
                <w:color w:val="000000"/>
                <w:sz w:val="18"/>
                <w:szCs w:val="18"/>
              </w:rPr>
              <w:t>R</w:t>
            </w:r>
          </w:p>
          <w:p w:rsidR="00FA6D23" w:rsidRPr="001A44B2" w:rsidRDefault="005122B4" w:rsidP="005122B4">
            <w:pPr>
              <w:pStyle w:val="TableText"/>
              <w:rPr>
                <w:color w:val="000000"/>
                <w:sz w:val="18"/>
                <w:szCs w:val="18"/>
              </w:rPr>
            </w:pPr>
            <w:r>
              <w:rPr>
                <w:color w:val="000000"/>
              </w:rPr>
              <w:t>Contract Term date must be greater than or equal to Contract Begin Date.  Open End Date=20991231</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680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681-682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1</w:t>
            </w:r>
            <w:r w:rsidRPr="001A44B2">
              <w:rPr>
                <w:color w:val="000000"/>
                <w:sz w:val="18"/>
                <w:szCs w:val="18"/>
                <w:vertAlign w:val="superscript"/>
              </w:rPr>
              <w:t>st</w:t>
            </w:r>
            <w:r w:rsidRPr="001A44B2">
              <w:rPr>
                <w:color w:val="000000"/>
                <w:sz w:val="18"/>
                <w:szCs w:val="18"/>
              </w:rPr>
              <w:t xml:space="preserve"> or primary</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the primary parish that the provider serves</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R</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683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 xml:space="preserve">Character, use </w:t>
            </w:r>
            <w:r w:rsidRPr="001A44B2">
              <w:rPr>
                <w:color w:val="000000"/>
                <w:sz w:val="18"/>
                <w:szCs w:val="18"/>
              </w:rPr>
              <w:lastRenderedPageBreak/>
              <w:t>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684-685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2</w:t>
            </w:r>
            <w:r w:rsidRPr="001A44B2">
              <w:rPr>
                <w:color w:val="000000"/>
                <w:sz w:val="18"/>
                <w:szCs w:val="18"/>
                <w:vertAlign w:val="superscript"/>
              </w:rPr>
              <w:t>nd</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686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687-688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3</w:t>
            </w:r>
            <w:r w:rsidRPr="001A44B2">
              <w:rPr>
                <w:color w:val="000000"/>
                <w:sz w:val="18"/>
                <w:szCs w:val="18"/>
                <w:vertAlign w:val="superscript"/>
              </w:rPr>
              <w:t>rd</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689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690-691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4</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692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693-694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5</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695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696-697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6</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698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699-700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7</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701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702-703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8</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704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705-706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9</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 xml:space="preserve">Use only if necessary; otherwise enter </w:t>
            </w:r>
            <w:r w:rsidRPr="001A44B2">
              <w:rPr>
                <w:color w:val="000000"/>
                <w:sz w:val="18"/>
                <w:szCs w:val="18"/>
              </w:rPr>
              <w:lastRenderedPageBreak/>
              <w:t>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707</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708-709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10</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710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711-712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11</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713</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714-715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12</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716</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717-718</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13</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 xml:space="preserve">Use only if necessary; </w:t>
            </w:r>
            <w:r w:rsidRPr="001A44B2">
              <w:rPr>
                <w:color w:val="000000"/>
                <w:sz w:val="18"/>
                <w:szCs w:val="18"/>
              </w:rPr>
              <w:lastRenderedPageBreak/>
              <w:t>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lastRenderedPageBreak/>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lastRenderedPageBreak/>
              <w:t>719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720-721</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14</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722</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723-724</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Provider Parish served – 15</w:t>
            </w:r>
            <w:r w:rsidRPr="001A44B2">
              <w:rPr>
                <w:color w:val="000000"/>
                <w:sz w:val="18"/>
                <w:szCs w:val="18"/>
                <w:vertAlign w:val="superscript"/>
              </w:rPr>
              <w:t>th</w:t>
            </w:r>
            <w:r w:rsidRPr="001A44B2">
              <w:rPr>
                <w:color w:val="000000"/>
                <w:sz w:val="18"/>
                <w:szCs w:val="18"/>
              </w:rPr>
              <w:t xml:space="preserve"> </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Parish code value that represents a secondary or other parish that the provider serves.</w:t>
            </w:r>
          </w:p>
          <w:p w:rsidR="00FA6D23" w:rsidRPr="001A44B2" w:rsidRDefault="00FA6D23" w:rsidP="00477BA2">
            <w:pPr>
              <w:pStyle w:val="TableText"/>
              <w:rPr>
                <w:color w:val="000000"/>
                <w:sz w:val="18"/>
                <w:szCs w:val="18"/>
              </w:rPr>
            </w:pPr>
            <w:r w:rsidRPr="001A44B2">
              <w:rPr>
                <w:color w:val="000000"/>
                <w:sz w:val="18"/>
                <w:szCs w:val="18"/>
              </w:rPr>
              <w:t>Use only if necessary; otherwise enter 00.</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2-digit parish code value.  See the CCN Companion Guide.</w:t>
            </w:r>
          </w:p>
        </w:tc>
        <w:tc>
          <w:tcPr>
            <w:tcW w:w="1327" w:type="dxa"/>
          </w:tcPr>
          <w:p w:rsidR="00FA6D23" w:rsidRPr="001A44B2" w:rsidRDefault="00FA6D23" w:rsidP="00477BA2">
            <w:pPr>
              <w:pStyle w:val="TableText"/>
              <w:rPr>
                <w:color w:val="000000"/>
                <w:sz w:val="18"/>
                <w:szCs w:val="18"/>
              </w:rPr>
            </w:pPr>
            <w:r w:rsidRPr="001A44B2">
              <w:rPr>
                <w:color w:val="000000"/>
                <w:sz w:val="18"/>
                <w:szCs w:val="18"/>
              </w:rPr>
              <w:t>O</w:t>
            </w: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725</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726-749</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Spaces</w:t>
            </w:r>
          </w:p>
        </w:tc>
        <w:tc>
          <w:tcPr>
            <w:tcW w:w="1563" w:type="dxa"/>
          </w:tcPr>
          <w:p w:rsidR="00FA6D23" w:rsidRPr="001A44B2" w:rsidRDefault="00FA6D23" w:rsidP="00477BA2">
            <w:pPr>
              <w:pStyle w:val="TableText"/>
              <w:rPr>
                <w:color w:val="000000"/>
                <w:sz w:val="18"/>
                <w:szCs w:val="18"/>
              </w:rPr>
            </w:pPr>
            <w:r w:rsidRPr="001A44B2">
              <w:rPr>
                <w:color w:val="000000"/>
                <w:sz w:val="18"/>
                <w:szCs w:val="18"/>
              </w:rPr>
              <w:t>End of record filler</w:t>
            </w:r>
          </w:p>
        </w:tc>
        <w:tc>
          <w:tcPr>
            <w:tcW w:w="817" w:type="dxa"/>
          </w:tcPr>
          <w:p w:rsidR="00FA6D23" w:rsidRPr="001A44B2" w:rsidRDefault="00FA6D23" w:rsidP="00477BA2">
            <w:pPr>
              <w:pStyle w:val="TableText"/>
              <w:rPr>
                <w:color w:val="000000"/>
                <w:sz w:val="18"/>
                <w:szCs w:val="18"/>
              </w:rPr>
            </w:pPr>
            <w:r w:rsidRPr="001A44B2">
              <w:rPr>
                <w:color w:val="000000"/>
                <w:sz w:val="18"/>
                <w:szCs w:val="18"/>
              </w:rPr>
              <w:t>24</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Enter all spaces</w:t>
            </w:r>
          </w:p>
        </w:tc>
        <w:tc>
          <w:tcPr>
            <w:tcW w:w="1327" w:type="dxa"/>
          </w:tcPr>
          <w:p w:rsidR="00FA6D23" w:rsidRPr="001A44B2" w:rsidRDefault="00FA6D23" w:rsidP="00477BA2">
            <w:pPr>
              <w:pStyle w:val="TableText"/>
              <w:rPr>
                <w:color w:val="000000"/>
                <w:sz w:val="18"/>
                <w:szCs w:val="18"/>
              </w:rPr>
            </w:pPr>
          </w:p>
        </w:tc>
      </w:tr>
      <w:tr w:rsidR="00FA6D23" w:rsidRPr="001A44B2" w:rsidTr="00EF17A1">
        <w:tc>
          <w:tcPr>
            <w:tcW w:w="1084" w:type="dxa"/>
          </w:tcPr>
          <w:p w:rsidR="00FA6D23" w:rsidRPr="001A44B2" w:rsidRDefault="00FA6D23" w:rsidP="00477BA2">
            <w:pPr>
              <w:pStyle w:val="TableText"/>
              <w:rPr>
                <w:color w:val="000000"/>
                <w:sz w:val="18"/>
                <w:szCs w:val="18"/>
              </w:rPr>
            </w:pPr>
            <w:r w:rsidRPr="001A44B2">
              <w:rPr>
                <w:color w:val="000000"/>
                <w:sz w:val="18"/>
                <w:szCs w:val="18"/>
              </w:rPr>
              <w:t>750</w:t>
            </w:r>
          </w:p>
        </w:tc>
        <w:tc>
          <w:tcPr>
            <w:tcW w:w="1407" w:type="dxa"/>
          </w:tcPr>
          <w:p w:rsidR="00FA6D23" w:rsidRPr="001A44B2" w:rsidRDefault="00FA6D23" w:rsidP="00477BA2">
            <w:pPr>
              <w:pStyle w:val="TableText"/>
              <w:rPr>
                <w:color w:val="000000"/>
                <w:sz w:val="18"/>
                <w:szCs w:val="18"/>
              </w:rPr>
            </w:pPr>
            <w:r w:rsidRPr="001A44B2">
              <w:rPr>
                <w:color w:val="000000"/>
                <w:sz w:val="18"/>
                <w:szCs w:val="18"/>
              </w:rPr>
              <w:t>End of record delimiter</w:t>
            </w:r>
          </w:p>
        </w:tc>
        <w:tc>
          <w:tcPr>
            <w:tcW w:w="1563" w:type="dxa"/>
          </w:tcPr>
          <w:p w:rsidR="00FA6D23" w:rsidRPr="001A44B2" w:rsidRDefault="00FA6D23" w:rsidP="00477BA2">
            <w:pPr>
              <w:pStyle w:val="TableText"/>
              <w:rPr>
                <w:color w:val="000000"/>
                <w:sz w:val="18"/>
                <w:szCs w:val="18"/>
              </w:rPr>
            </w:pPr>
          </w:p>
        </w:tc>
        <w:tc>
          <w:tcPr>
            <w:tcW w:w="817" w:type="dxa"/>
          </w:tcPr>
          <w:p w:rsidR="00FA6D23" w:rsidRPr="001A44B2" w:rsidRDefault="00FA6D23" w:rsidP="00477BA2">
            <w:pPr>
              <w:pStyle w:val="TableText"/>
              <w:rPr>
                <w:color w:val="000000"/>
                <w:sz w:val="18"/>
                <w:szCs w:val="18"/>
              </w:rPr>
            </w:pPr>
            <w:r w:rsidRPr="001A44B2">
              <w:rPr>
                <w:color w:val="000000"/>
                <w:sz w:val="18"/>
                <w:szCs w:val="18"/>
              </w:rPr>
              <w:t>1</w:t>
            </w:r>
          </w:p>
        </w:tc>
        <w:tc>
          <w:tcPr>
            <w:tcW w:w="1444" w:type="dxa"/>
          </w:tcPr>
          <w:p w:rsidR="00FA6D23" w:rsidRPr="001A44B2" w:rsidRDefault="00FA6D23" w:rsidP="00477BA2">
            <w:pPr>
              <w:pStyle w:val="TableText"/>
              <w:rPr>
                <w:color w:val="000000"/>
                <w:sz w:val="18"/>
                <w:szCs w:val="18"/>
              </w:rPr>
            </w:pPr>
            <w:r w:rsidRPr="001A44B2">
              <w:rPr>
                <w:color w:val="000000"/>
                <w:sz w:val="18"/>
                <w:szCs w:val="18"/>
              </w:rPr>
              <w:t>Character, use the ^ character value</w:t>
            </w:r>
          </w:p>
        </w:tc>
        <w:tc>
          <w:tcPr>
            <w:tcW w:w="1327" w:type="dxa"/>
          </w:tcPr>
          <w:p w:rsidR="00FA6D23" w:rsidRPr="001A44B2" w:rsidRDefault="00FA6D23" w:rsidP="00477BA2">
            <w:pPr>
              <w:pStyle w:val="TableText"/>
              <w:rPr>
                <w:color w:val="000000"/>
                <w:sz w:val="18"/>
                <w:szCs w:val="18"/>
              </w:rPr>
            </w:pPr>
          </w:p>
        </w:tc>
      </w:tr>
    </w:tbl>
    <w:p w:rsidR="00FA6D23" w:rsidRDefault="00FA6D23" w:rsidP="00477BA2">
      <w:pPr>
        <w:rPr>
          <w:color w:val="000000"/>
        </w:rPr>
      </w:pPr>
    </w:p>
    <w:p w:rsidR="004741C0" w:rsidRDefault="004741C0" w:rsidP="00477BA2">
      <w:pPr>
        <w:rPr>
          <w:color w:val="000000"/>
        </w:rPr>
      </w:pPr>
    </w:p>
    <w:p w:rsidR="001476E0" w:rsidRDefault="001476E0">
      <w:pPr>
        <w:rPr>
          <w:sz w:val="28"/>
        </w:rPr>
      </w:pPr>
      <w:r>
        <w:br w:type="page"/>
      </w:r>
    </w:p>
    <w:p w:rsidR="00DF1448" w:rsidRDefault="00DF1448" w:rsidP="00DF1448">
      <w:pPr>
        <w:pStyle w:val="Heading2"/>
        <w:tabs>
          <w:tab w:val="clear" w:pos="0"/>
        </w:tabs>
        <w:ind w:left="720"/>
        <w:jc w:val="both"/>
        <w:sectPr w:rsidR="00DF1448" w:rsidSect="00D5382C">
          <w:pgSz w:w="12240" w:h="15840"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DF1448" w:rsidRDefault="00DF1448" w:rsidP="00DF1448">
      <w:pPr>
        <w:pStyle w:val="Heading2"/>
        <w:tabs>
          <w:tab w:val="clear" w:pos="0"/>
        </w:tabs>
        <w:ind w:left="720"/>
        <w:jc w:val="both"/>
      </w:pPr>
      <w:bookmarkStart w:id="319" w:name="_Toc323018285"/>
      <w:r>
        <w:lastRenderedPageBreak/>
        <w:t>Provider Registry Edit Report (sample)</w:t>
      </w:r>
      <w:bookmarkEnd w:id="319"/>
    </w:p>
    <w:p w:rsidR="00DF1448" w:rsidRDefault="00DF1448" w:rsidP="00DF1448">
      <w:pPr>
        <w:ind w:left="720"/>
        <w:rPr>
          <w:color w:val="000000"/>
        </w:rPr>
      </w:pP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rPr>
        <w:tab/>
      </w:r>
      <w:r w:rsidRPr="00AF58B7">
        <w:rPr>
          <w:rFonts w:ascii="Courier New" w:hAnsi="Courier New" w:cs="Courier New"/>
        </w:rPr>
        <w:tab/>
      </w:r>
      <w:r w:rsidRPr="00AF58B7">
        <w:rPr>
          <w:rFonts w:ascii="Courier New" w:hAnsi="Courier New" w:cs="Courier New"/>
          <w:sz w:val="18"/>
          <w:szCs w:val="18"/>
        </w:rPr>
        <w:t xml:space="preserve">                            </w:t>
      </w:r>
      <w:r>
        <w:rPr>
          <w:rFonts w:ascii="Courier New" w:hAnsi="Courier New" w:cs="Courier New"/>
          <w:sz w:val="18"/>
          <w:szCs w:val="18"/>
        </w:rPr>
        <w:t xml:space="preserve">      </w:t>
      </w:r>
      <w:r w:rsidRPr="00AF58B7">
        <w:rPr>
          <w:rFonts w:ascii="Courier New" w:hAnsi="Courier New" w:cs="Courier New"/>
          <w:sz w:val="18"/>
          <w:szCs w:val="18"/>
        </w:rPr>
        <w:t xml:space="preserve"> LMMIS                           REPORT NO. MW-W-06</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 xml:space="preserve">                     DEPARTMENT OF HEALTH AND HOSPITALS - MEDICAL (BHSF)     Page No.      1</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 xml:space="preserve">                     </w:t>
      </w:r>
      <w:r>
        <w:rPr>
          <w:rFonts w:ascii="Courier New" w:hAnsi="Courier New" w:cs="Courier New"/>
          <w:sz w:val="18"/>
          <w:szCs w:val="18"/>
        </w:rPr>
        <w:t xml:space="preserve">  </w:t>
      </w:r>
      <w:r w:rsidRPr="00AF58B7">
        <w:rPr>
          <w:rFonts w:ascii="Courier New" w:hAnsi="Courier New" w:cs="Courier New"/>
          <w:sz w:val="18"/>
          <w:szCs w:val="18"/>
        </w:rPr>
        <w:t xml:space="preserve"> WEEKLY CCN PROVIDER REGISTRY EDTI/UPDATE REPORT     MM/DD/YYYY HH:MM</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 xml:space="preserve">                           REPORTING PERIOD: Week ending MM/DD/YY</w:t>
      </w:r>
    </w:p>
    <w:p w:rsidR="00DF1448" w:rsidRPr="00AF58B7" w:rsidRDefault="00DF1448" w:rsidP="00DF1448">
      <w:pPr>
        <w:pStyle w:val="PlainText"/>
        <w:ind w:left="720"/>
        <w:rPr>
          <w:rFonts w:ascii="Courier New" w:hAnsi="Courier New" w:cs="Courier New"/>
          <w:sz w:val="18"/>
          <w:szCs w:val="18"/>
        </w:rPr>
      </w:pPr>
    </w:p>
    <w:p w:rsidR="00DF1448" w:rsidRPr="00AF58B7" w:rsidRDefault="00DF1448" w:rsidP="00DF1448">
      <w:pPr>
        <w:pStyle w:val="PlainText"/>
        <w:ind w:left="720"/>
        <w:rPr>
          <w:rFonts w:ascii="Courier New" w:hAnsi="Courier New" w:cs="Courier New"/>
          <w:sz w:val="18"/>
          <w:szCs w:val="18"/>
        </w:rPr>
      </w:pPr>
    </w:p>
    <w:p w:rsidR="00DF1448" w:rsidRPr="00AF58B7" w:rsidRDefault="00DF1448" w:rsidP="00DF1448">
      <w:pPr>
        <w:pStyle w:val="PlainText"/>
        <w:ind w:left="720"/>
        <w:rPr>
          <w:rFonts w:ascii="Courier New" w:hAnsi="Courier New" w:cs="Courier New"/>
          <w:sz w:val="18"/>
          <w:szCs w:val="18"/>
        </w:rPr>
      </w:pPr>
      <w:r>
        <w:rPr>
          <w:rFonts w:ascii="Courier New" w:hAnsi="Courier New" w:cs="Courier New"/>
          <w:sz w:val="18"/>
          <w:szCs w:val="18"/>
        </w:rPr>
        <w:t>CCN</w:t>
      </w:r>
      <w:r w:rsidRPr="00AF58B7">
        <w:rPr>
          <w:rFonts w:ascii="Courier New" w:hAnsi="Courier New" w:cs="Courier New"/>
          <w:sz w:val="18"/>
          <w:szCs w:val="18"/>
        </w:rPr>
        <w:t xml:space="preserve"> ID: NNNNNNN – </w:t>
      </w:r>
      <w:r w:rsidRPr="00AF58B7">
        <w:rPr>
          <w:rFonts w:ascii="Courier New" w:hAnsi="Courier New" w:cs="Courier New"/>
          <w:i/>
          <w:sz w:val="18"/>
          <w:szCs w:val="18"/>
        </w:rPr>
        <w:t>PROVIDER NAME FROM LMMIS PROVIDER FILE</w:t>
      </w:r>
    </w:p>
    <w:p w:rsidR="00DF1448" w:rsidRPr="00AF58B7" w:rsidRDefault="00DF1448" w:rsidP="00DF1448">
      <w:pPr>
        <w:pStyle w:val="PlainText"/>
        <w:ind w:left="720"/>
        <w:rPr>
          <w:rFonts w:ascii="Courier New" w:hAnsi="Courier New" w:cs="Courier New"/>
          <w:sz w:val="18"/>
          <w:szCs w:val="18"/>
        </w:rPr>
      </w:pPr>
    </w:p>
    <w:p w:rsidR="00DF1448" w:rsidRPr="00AF58B7" w:rsidRDefault="00DF1448" w:rsidP="00DF1448">
      <w:pPr>
        <w:pStyle w:val="PlainText"/>
        <w:ind w:left="720"/>
        <w:rPr>
          <w:rFonts w:ascii="Courier New" w:hAnsi="Courier New" w:cs="Courier New"/>
          <w:sz w:val="18"/>
          <w:szCs w:val="18"/>
        </w:rPr>
      </w:pP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SUBMISSION SUMMARY:</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Total records submitted:  NNN,NNN</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Total records in error:   NNN,NNN</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Total records accepted:   NNN,NNN</w:t>
      </w:r>
    </w:p>
    <w:p w:rsidR="00DF1448" w:rsidRPr="00AF58B7" w:rsidRDefault="00DF1448" w:rsidP="00DF1448">
      <w:pPr>
        <w:pStyle w:val="PlainText"/>
        <w:ind w:left="720"/>
        <w:rPr>
          <w:rFonts w:ascii="Courier New" w:hAnsi="Courier New" w:cs="Courier New"/>
          <w:sz w:val="18"/>
          <w:szCs w:val="18"/>
        </w:rPr>
      </w:pPr>
    </w:p>
    <w:p w:rsidR="00DF1448" w:rsidRPr="00AF58B7" w:rsidRDefault="00DF1448" w:rsidP="00DF1448">
      <w:pPr>
        <w:pStyle w:val="PlainText"/>
        <w:ind w:left="720"/>
        <w:rPr>
          <w:rFonts w:ascii="Courier New" w:hAnsi="Courier New" w:cs="Courier New"/>
          <w:sz w:val="18"/>
          <w:szCs w:val="18"/>
        </w:rPr>
      </w:pP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sz w:val="18"/>
          <w:szCs w:val="18"/>
        </w:rPr>
        <w:t xml:space="preserve">ERROR RECORDS DETAIL: </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color w:val="FF0000"/>
          <w:sz w:val="18"/>
          <w:szCs w:val="18"/>
          <w:highlight w:val="yellow"/>
        </w:rPr>
        <w:t>Prov ID</w:t>
      </w:r>
      <w:r w:rsidRPr="00AF58B7">
        <w:rPr>
          <w:rFonts w:ascii="Courier New" w:hAnsi="Courier New" w:cs="Courier New"/>
          <w:sz w:val="18"/>
          <w:szCs w:val="18"/>
        </w:rPr>
        <w:t xml:space="preserve">  Provider NPI         Taxonomy 1  Edit Codes   </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color w:val="FF0000"/>
          <w:sz w:val="18"/>
          <w:szCs w:val="18"/>
          <w:highlight w:val="yellow"/>
        </w:rPr>
        <w:t>-------</w:t>
      </w:r>
      <w:r w:rsidRPr="00AF58B7">
        <w:rPr>
          <w:rFonts w:ascii="Courier New" w:hAnsi="Courier New" w:cs="Courier New"/>
          <w:sz w:val="18"/>
          <w:szCs w:val="18"/>
        </w:rPr>
        <w:t xml:space="preserve">  -------------------- ----------  -----------------------------------------------</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color w:val="FF0000"/>
          <w:sz w:val="18"/>
          <w:szCs w:val="18"/>
          <w:highlight w:val="yellow"/>
        </w:rPr>
        <w:t>XXXXXXX</w:t>
      </w:r>
      <w:r w:rsidRPr="00AF58B7">
        <w:rPr>
          <w:rFonts w:ascii="Courier New" w:hAnsi="Courier New" w:cs="Courier New"/>
          <w:sz w:val="18"/>
          <w:szCs w:val="18"/>
        </w:rPr>
        <w:t xml:space="preserve">  XXXXXXXXXXXXXXXXXXXX XXXXXXXXXX  XXX XXX XXX XXX XXX XXX XXX XXX XXX XXX XXX XXX</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color w:val="FF0000"/>
          <w:sz w:val="18"/>
          <w:szCs w:val="18"/>
          <w:highlight w:val="yellow"/>
        </w:rPr>
        <w:t>XXXXXXX</w:t>
      </w:r>
      <w:r w:rsidRPr="00AF58B7">
        <w:rPr>
          <w:rFonts w:ascii="Courier New" w:hAnsi="Courier New" w:cs="Courier New"/>
          <w:sz w:val="18"/>
          <w:szCs w:val="18"/>
        </w:rPr>
        <w:t xml:space="preserve">  XXXXXXXXXXXXXXXXXXXX XXXXXXXXXX  XXX XXX XXX XXX XXX XXX XXX XXX XXX XXX XXX XXX</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color w:val="FF0000"/>
          <w:sz w:val="18"/>
          <w:szCs w:val="18"/>
          <w:highlight w:val="yellow"/>
        </w:rPr>
        <w:t>XXXXXXX</w:t>
      </w:r>
      <w:r w:rsidRPr="00AF58B7">
        <w:rPr>
          <w:rFonts w:ascii="Courier New" w:hAnsi="Courier New" w:cs="Courier New"/>
          <w:sz w:val="18"/>
          <w:szCs w:val="18"/>
        </w:rPr>
        <w:t xml:space="preserve">  XXXXXXXXXXXXXXXXXXXX XXXXXXXXXX  XXX XXX XXX XXX XXX XXX XXX XXX XXX XXX XXX XXX</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color w:val="FF0000"/>
          <w:sz w:val="18"/>
          <w:szCs w:val="18"/>
          <w:highlight w:val="yellow"/>
        </w:rPr>
        <w:t>XXXXXXX</w:t>
      </w:r>
      <w:r w:rsidRPr="00AF58B7">
        <w:rPr>
          <w:rFonts w:ascii="Courier New" w:hAnsi="Courier New" w:cs="Courier New"/>
          <w:sz w:val="18"/>
          <w:szCs w:val="18"/>
        </w:rPr>
        <w:t xml:space="preserve">  XXXXXXXXXXXXXXXXXXXX XXXXXXXXXX  XXX XXX XXX XXX XXX XXX XXX XXX XXX XXX XXX XXX</w:t>
      </w:r>
    </w:p>
    <w:p w:rsidR="00DF1448" w:rsidRPr="00AF58B7" w:rsidRDefault="00DF1448" w:rsidP="00DF1448">
      <w:pPr>
        <w:pStyle w:val="PlainText"/>
        <w:ind w:left="720"/>
        <w:rPr>
          <w:rFonts w:ascii="Courier New" w:hAnsi="Courier New" w:cs="Courier New"/>
          <w:sz w:val="18"/>
          <w:szCs w:val="18"/>
        </w:rPr>
      </w:pPr>
      <w:r w:rsidRPr="00AF58B7">
        <w:rPr>
          <w:rFonts w:ascii="Courier New" w:hAnsi="Courier New" w:cs="Courier New"/>
          <w:color w:val="FF0000"/>
          <w:sz w:val="18"/>
          <w:szCs w:val="18"/>
          <w:highlight w:val="yellow"/>
        </w:rPr>
        <w:t>XXXXXXX</w:t>
      </w:r>
      <w:r w:rsidRPr="00AF58B7">
        <w:rPr>
          <w:rFonts w:ascii="Courier New" w:hAnsi="Courier New" w:cs="Courier New"/>
          <w:sz w:val="18"/>
          <w:szCs w:val="18"/>
        </w:rPr>
        <w:t xml:space="preserve">  XXXXXXXXXXXXXXXXXXXX XXXXXXXXXX  XXX XXX XXX XXX XXX XXX XXX XXX XXX XXX XXX XXX</w:t>
      </w:r>
    </w:p>
    <w:p w:rsidR="00DF1448" w:rsidRPr="00AF58B7" w:rsidRDefault="00DF1448" w:rsidP="00DF1448">
      <w:pPr>
        <w:pStyle w:val="PlainText"/>
        <w:ind w:left="720"/>
        <w:rPr>
          <w:rFonts w:ascii="Courier New" w:hAnsi="Courier New" w:cs="Courier New"/>
          <w:sz w:val="18"/>
          <w:szCs w:val="18"/>
        </w:rPr>
      </w:pPr>
    </w:p>
    <w:p w:rsidR="00DF1448" w:rsidRPr="00AF58B7" w:rsidRDefault="00DF1448" w:rsidP="00DF1448">
      <w:pPr>
        <w:pStyle w:val="PlainText"/>
        <w:ind w:left="720"/>
        <w:rPr>
          <w:rFonts w:ascii="Courier New" w:hAnsi="Courier New" w:cs="Courier New"/>
          <w:sz w:val="18"/>
          <w:szCs w:val="18"/>
        </w:rPr>
      </w:pP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Error Codes (A=Accepted, R=Rejected):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000=(A) No errors found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001=(R) Missing/Invalid NPI (not 10 digits)</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002=(R) Missing/Invalid Entity Type (must be 1 or 2)</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003=(R) Provider record must include taxonomy</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004=(R) Missing required information (name, address, contact name, etc.)</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005=(R) Missing/Invalid provider type or specialty</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006=(R) Invalid provider sub-specialty (if one is submitted and it is not a valid value)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007=(R) Missing/Invalid enrollment indicator (must be N, C, or 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008=(R) Missing/Invalid enrollment effective date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009=(R) Invalid panel open indicator value (must be Y, N)</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010=(R) Invalid Language indicator value (must be 0,1,2,3,4,5. 1st indicator cannot be 0)</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011=(R) Invalid Age Restriction indicator value (must be 0,1,2)</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012=(R) Invalid PCP Linkage Maximum value (must be numeric or zeros)</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013=(R) Invalid PCP Linkage BAYOU HEALTH value (must be numeric or zeros)</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014=(R) Invalid PCP Linkage Other value (must be numeric or zeros)</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015=(R) Invalid Family-Only indicator value (must be 0,1)</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lastRenderedPageBreak/>
        <w:t>016=(R) Missing BAYOU HEALTH Contract Name or Number (found only spaces)</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017=(R) Missing/Invalid BAYOU HEALTH Contract begin date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018=(R) Missing/Invalid BAYOU HEALTH Contract termination date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019=(R) Missing provider parish (at least 1 must be submitted)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020=(R) Invalid provider parish value (for a submitted value)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021=(R) Duplicate NPI records found. Only first one in the file is accepted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022=(R) Medicaid Provider ID (Other Provider Identifier) is not found on MMIS Provider File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023=(R) Missing/Invalid NPPES Enum Date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024=(R) Missing/Invalid Provider License Data</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025=(A) NPI not found on LMMIS Provider Enrollment File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026=(R) BAYOU HEALTH provider not found on LMMIS Provider Enrollment File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027=(R) Unable to assign a Medicaid provider... too many collisions</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028=(R) Enrollment Ind=N (new), but provider already exists on registry</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029=(R) Enrollment Ind=C or D, but provider does not exist on registry</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030=(R) Invalid taxonomy format (Special characters not allowed)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031=(R) Missing Replacement NPI for an atypical provider</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032=(R) Shared Plan providers must be actively enrolled in LA Medicaid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033=(R) Shared Plan Fiscal Agent-Waiver, EDI Billing Agent and Prescribing Only providers not allowed</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034=(R) Shared Plan Other Provider Type does not match MMIS enrollment file</w:t>
      </w:r>
    </w:p>
    <w:p w:rsidR="00DF1448" w:rsidRDefault="00DF1448" w:rsidP="00DF1448">
      <w:pPr>
        <w:autoSpaceDE w:val="0"/>
        <w:autoSpaceDN w:val="0"/>
        <w:adjustRightInd w:val="0"/>
        <w:ind w:left="360" w:firstLine="360"/>
        <w:rPr>
          <w:rFonts w:ascii="Courier" w:hAnsi="Courier" w:cs="Courier"/>
          <w:sz w:val="18"/>
          <w:szCs w:val="18"/>
        </w:rPr>
      </w:pPr>
      <w:r>
        <w:rPr>
          <w:rFonts w:ascii="Courier" w:hAnsi="Courier" w:cs="Courier"/>
          <w:sz w:val="18"/>
          <w:szCs w:val="18"/>
        </w:rPr>
        <w:t>035=(A) Non-Par Contractor</w:t>
      </w:r>
    </w:p>
    <w:p w:rsidR="00DF1448" w:rsidRDefault="00DF1448" w:rsidP="00DF1448">
      <w:pPr>
        <w:pStyle w:val="PlainText"/>
        <w:ind w:left="360" w:firstLine="360"/>
        <w:rPr>
          <w:rFonts w:ascii="Courier New" w:hAnsi="Courier New" w:cs="Courier New"/>
          <w:sz w:val="18"/>
          <w:szCs w:val="18"/>
        </w:rPr>
      </w:pPr>
      <w:r>
        <w:rPr>
          <w:rFonts w:ascii="Courier" w:hAnsi="Courier" w:cs="Courier"/>
          <w:sz w:val="18"/>
          <w:szCs w:val="18"/>
        </w:rPr>
        <w:t>036=(A) Shared Plan Other Provider Specialty does not match MMIS enrollment file</w:t>
      </w:r>
    </w:p>
    <w:p w:rsidR="00DF1448" w:rsidRDefault="00DF1448" w:rsidP="00DF1448">
      <w:pPr>
        <w:pStyle w:val="PlainText"/>
        <w:ind w:left="360" w:firstLine="360"/>
        <w:rPr>
          <w:rFonts w:ascii="Courier New" w:hAnsi="Courier New" w:cs="Courier New"/>
          <w:sz w:val="18"/>
          <w:szCs w:val="18"/>
        </w:rPr>
      </w:pPr>
      <w:r w:rsidRPr="00AF58B7">
        <w:rPr>
          <w:rFonts w:ascii="Courier New" w:hAnsi="Courier New" w:cs="Courier New"/>
          <w:sz w:val="18"/>
          <w:szCs w:val="18"/>
        </w:rPr>
        <w:t>END OF REPORT</w:t>
      </w:r>
    </w:p>
    <w:p w:rsidR="00DF1448" w:rsidRDefault="00DF1448" w:rsidP="00DF1448">
      <w:pPr>
        <w:pStyle w:val="PlainText"/>
        <w:ind w:left="720"/>
        <w:rPr>
          <w:rFonts w:ascii="Courier New" w:hAnsi="Courier New" w:cs="Courier New"/>
          <w:sz w:val="18"/>
          <w:szCs w:val="18"/>
        </w:rPr>
      </w:pPr>
    </w:p>
    <w:p w:rsidR="00DF1448" w:rsidRDefault="00DF1448" w:rsidP="00DF1448">
      <w:pPr>
        <w:pStyle w:val="Heading2"/>
        <w:tabs>
          <w:tab w:val="clear" w:pos="0"/>
        </w:tabs>
        <w:ind w:left="720"/>
        <w:jc w:val="both"/>
      </w:pPr>
      <w:bookmarkStart w:id="320" w:name="_Toc323018286"/>
      <w:r>
        <w:t>Provider Registry Edit file layout</w:t>
      </w:r>
      <w:bookmarkEnd w:id="320"/>
    </w:p>
    <w:tbl>
      <w:tblPr>
        <w:tblStyle w:val="TableGrid"/>
        <w:tblW w:w="0" w:type="auto"/>
        <w:tblInd w:w="468" w:type="dxa"/>
        <w:tblLook w:val="04A0" w:firstRow="1" w:lastRow="0" w:firstColumn="1" w:lastColumn="0" w:noHBand="0" w:noVBand="1"/>
      </w:tblPr>
      <w:tblGrid>
        <w:gridCol w:w="2167"/>
        <w:gridCol w:w="2635"/>
        <w:gridCol w:w="1678"/>
        <w:gridCol w:w="1350"/>
        <w:gridCol w:w="4500"/>
      </w:tblGrid>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Columns</w:t>
            </w:r>
          </w:p>
        </w:tc>
        <w:tc>
          <w:tcPr>
            <w:tcW w:w="2635" w:type="dxa"/>
          </w:tcPr>
          <w:p w:rsidR="00DF1448" w:rsidRPr="008F6ECF" w:rsidRDefault="00DF1448" w:rsidP="00F2419E">
            <w:pPr>
              <w:rPr>
                <w:rFonts w:asciiTheme="minorHAnsi" w:hAnsiTheme="minorHAnsi"/>
              </w:rPr>
            </w:pPr>
            <w:r w:rsidRPr="00EB0804">
              <w:rPr>
                <w:rFonts w:asciiTheme="minorHAnsi" w:hAnsiTheme="minorHAnsi"/>
              </w:rPr>
              <w:t>Field Name</w:t>
            </w:r>
          </w:p>
        </w:tc>
        <w:tc>
          <w:tcPr>
            <w:tcW w:w="1678" w:type="dxa"/>
          </w:tcPr>
          <w:p w:rsidR="00DF1448" w:rsidRPr="008F6ECF" w:rsidRDefault="00DF1448" w:rsidP="00F2419E">
            <w:pPr>
              <w:rPr>
                <w:rFonts w:asciiTheme="minorHAnsi" w:hAnsiTheme="minorHAnsi"/>
              </w:rPr>
            </w:pPr>
            <w:r w:rsidRPr="00EB0804">
              <w:rPr>
                <w:rFonts w:asciiTheme="minorHAnsi" w:hAnsiTheme="minorHAnsi"/>
              </w:rPr>
              <w:t>Format</w:t>
            </w:r>
          </w:p>
        </w:tc>
        <w:tc>
          <w:tcPr>
            <w:tcW w:w="1350" w:type="dxa"/>
          </w:tcPr>
          <w:p w:rsidR="00DF1448" w:rsidRPr="008F6ECF" w:rsidRDefault="00DF1448" w:rsidP="00F2419E">
            <w:pPr>
              <w:rPr>
                <w:rFonts w:asciiTheme="minorHAnsi" w:hAnsiTheme="minorHAnsi"/>
              </w:rPr>
            </w:pPr>
            <w:r w:rsidRPr="00EB0804">
              <w:rPr>
                <w:rFonts w:asciiTheme="minorHAnsi" w:hAnsiTheme="minorHAnsi"/>
              </w:rPr>
              <w:t>Size</w:t>
            </w:r>
          </w:p>
        </w:tc>
        <w:tc>
          <w:tcPr>
            <w:tcW w:w="4500" w:type="dxa"/>
          </w:tcPr>
          <w:p w:rsidR="00DF1448" w:rsidRPr="008F6ECF" w:rsidRDefault="00DF1448" w:rsidP="00F2419E">
            <w:pPr>
              <w:rPr>
                <w:rFonts w:asciiTheme="minorHAnsi" w:hAnsiTheme="minorHAnsi"/>
              </w:rPr>
            </w:pPr>
            <w:r w:rsidRPr="00EB0804">
              <w:rPr>
                <w:rFonts w:asciiTheme="minorHAnsi" w:hAnsiTheme="minorHAnsi"/>
              </w:rPr>
              <w:t>Comments</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1-7</w:t>
            </w:r>
          </w:p>
        </w:tc>
        <w:tc>
          <w:tcPr>
            <w:tcW w:w="2635" w:type="dxa"/>
          </w:tcPr>
          <w:p w:rsidR="00DF1448" w:rsidRPr="008F6ECF" w:rsidRDefault="00DF1448" w:rsidP="00F2419E">
            <w:pPr>
              <w:rPr>
                <w:rFonts w:asciiTheme="minorHAnsi" w:hAnsiTheme="minorHAnsi"/>
              </w:rPr>
            </w:pPr>
            <w:r w:rsidRPr="00EB0804">
              <w:rPr>
                <w:rFonts w:asciiTheme="minorHAnsi" w:hAnsiTheme="minorHAnsi"/>
              </w:rPr>
              <w:t>BAYOU HEALTH Plan ID number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Numeric</w:t>
            </w:r>
          </w:p>
        </w:tc>
        <w:tc>
          <w:tcPr>
            <w:tcW w:w="1350" w:type="dxa"/>
          </w:tcPr>
          <w:p w:rsidR="00DF1448" w:rsidRPr="008F6ECF" w:rsidRDefault="00DF1448" w:rsidP="00F2419E">
            <w:pPr>
              <w:rPr>
                <w:rFonts w:asciiTheme="minorHAnsi" w:hAnsiTheme="minorHAnsi"/>
              </w:rPr>
            </w:pPr>
            <w:r w:rsidRPr="00EB0804">
              <w:rPr>
                <w:rFonts w:asciiTheme="minorHAnsi" w:hAnsiTheme="minorHAnsi"/>
              </w:rPr>
              <w:t>7 digits</w:t>
            </w:r>
          </w:p>
        </w:tc>
        <w:tc>
          <w:tcPr>
            <w:tcW w:w="4500" w:type="dxa"/>
          </w:tcPr>
          <w:p w:rsidR="00DF1448" w:rsidRPr="008F6ECF" w:rsidRDefault="00DF1448" w:rsidP="00F2419E">
            <w:pPr>
              <w:rPr>
                <w:rFonts w:asciiTheme="minorHAnsi" w:hAnsiTheme="minorHAnsi"/>
              </w:rPr>
            </w:pPr>
            <w:r w:rsidRPr="00EB0804">
              <w:rPr>
                <w:rFonts w:asciiTheme="minorHAnsi" w:hAnsiTheme="minorHAnsi"/>
              </w:rPr>
              <w:t>This is the plan ID.</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8</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9</w:t>
            </w:r>
          </w:p>
        </w:tc>
        <w:tc>
          <w:tcPr>
            <w:tcW w:w="2635" w:type="dxa"/>
          </w:tcPr>
          <w:p w:rsidR="00DF1448" w:rsidRPr="008F6ECF" w:rsidRDefault="00DF1448" w:rsidP="00F2419E">
            <w:pPr>
              <w:rPr>
                <w:rFonts w:asciiTheme="minorHAnsi" w:hAnsiTheme="minorHAnsi"/>
              </w:rPr>
            </w:pPr>
            <w:r w:rsidRPr="00EB0804">
              <w:rPr>
                <w:rFonts w:asciiTheme="minorHAnsi" w:hAnsiTheme="minorHAnsi"/>
              </w:rPr>
              <w:t>Enroll Code</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Submitted by plan:</w:t>
            </w:r>
          </w:p>
          <w:p w:rsidR="00DF1448" w:rsidRPr="008F6ECF" w:rsidRDefault="00DF1448" w:rsidP="00F2419E">
            <w:pPr>
              <w:rPr>
                <w:rFonts w:asciiTheme="minorHAnsi" w:hAnsiTheme="minorHAnsi"/>
              </w:rPr>
            </w:pPr>
            <w:r w:rsidRPr="00EB0804">
              <w:rPr>
                <w:rFonts w:asciiTheme="minorHAnsi" w:hAnsiTheme="minorHAnsi"/>
              </w:rPr>
              <w:t>N=New</w:t>
            </w:r>
          </w:p>
          <w:p w:rsidR="00DF1448" w:rsidRPr="008F6ECF" w:rsidRDefault="00DF1448" w:rsidP="00F2419E">
            <w:pPr>
              <w:rPr>
                <w:rFonts w:asciiTheme="minorHAnsi" w:hAnsiTheme="minorHAnsi"/>
              </w:rPr>
            </w:pPr>
            <w:r w:rsidRPr="00EB0804">
              <w:rPr>
                <w:rFonts w:asciiTheme="minorHAnsi" w:hAnsiTheme="minorHAnsi"/>
              </w:rPr>
              <w:t>C=Change</w:t>
            </w:r>
          </w:p>
          <w:p w:rsidR="00DF1448" w:rsidRPr="008F6ECF" w:rsidRDefault="00DF1448" w:rsidP="00F2419E">
            <w:pPr>
              <w:rPr>
                <w:rFonts w:asciiTheme="minorHAnsi" w:hAnsiTheme="minorHAnsi"/>
              </w:rPr>
            </w:pPr>
            <w:r w:rsidRPr="00EB0804">
              <w:rPr>
                <w:rFonts w:asciiTheme="minorHAnsi" w:hAnsiTheme="minorHAnsi"/>
              </w:rPr>
              <w:t>D=Disenroll</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10</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11-17</w:t>
            </w:r>
          </w:p>
        </w:tc>
        <w:tc>
          <w:tcPr>
            <w:tcW w:w="2635" w:type="dxa"/>
          </w:tcPr>
          <w:p w:rsidR="00DF1448" w:rsidRPr="008F6ECF" w:rsidRDefault="00DF1448" w:rsidP="00F2419E">
            <w:pPr>
              <w:rPr>
                <w:rFonts w:asciiTheme="minorHAnsi" w:hAnsiTheme="minorHAnsi"/>
              </w:rPr>
            </w:pPr>
            <w:r w:rsidRPr="00EB0804">
              <w:rPr>
                <w:rFonts w:asciiTheme="minorHAnsi" w:hAnsiTheme="minorHAnsi"/>
              </w:rPr>
              <w:t>Provider ID</w:t>
            </w:r>
          </w:p>
        </w:tc>
        <w:tc>
          <w:tcPr>
            <w:tcW w:w="1678" w:type="dxa"/>
          </w:tcPr>
          <w:p w:rsidR="00DF1448" w:rsidRPr="008F6ECF" w:rsidRDefault="00DF1448" w:rsidP="00F2419E">
            <w:pPr>
              <w:rPr>
                <w:rFonts w:asciiTheme="minorHAnsi" w:hAnsiTheme="minorHAnsi"/>
              </w:rPr>
            </w:pPr>
            <w:r w:rsidRPr="00EB0804">
              <w:rPr>
                <w:rFonts w:asciiTheme="minorHAnsi" w:hAnsiTheme="minorHAnsi"/>
              </w:rPr>
              <w:t>Numeric</w:t>
            </w:r>
          </w:p>
        </w:tc>
        <w:tc>
          <w:tcPr>
            <w:tcW w:w="1350" w:type="dxa"/>
          </w:tcPr>
          <w:p w:rsidR="00DF1448" w:rsidRPr="008F6ECF" w:rsidRDefault="00DF1448" w:rsidP="00F2419E">
            <w:pPr>
              <w:rPr>
                <w:rFonts w:asciiTheme="minorHAnsi" w:hAnsiTheme="minorHAnsi"/>
              </w:rPr>
            </w:pPr>
            <w:r w:rsidRPr="00EB0804">
              <w:rPr>
                <w:rFonts w:asciiTheme="minorHAnsi" w:hAnsiTheme="minorHAnsi"/>
              </w:rPr>
              <w:t>7 digits</w:t>
            </w:r>
          </w:p>
        </w:tc>
        <w:tc>
          <w:tcPr>
            <w:tcW w:w="4500" w:type="dxa"/>
          </w:tcPr>
          <w:p w:rsidR="00DF1448" w:rsidRPr="008F6ECF" w:rsidRDefault="00DF1448" w:rsidP="00F2419E">
            <w:pPr>
              <w:rPr>
                <w:rFonts w:asciiTheme="minorHAnsi" w:hAnsiTheme="minorHAnsi"/>
              </w:rPr>
            </w:pPr>
            <w:r w:rsidRPr="00EB0804">
              <w:rPr>
                <w:rFonts w:asciiTheme="minorHAnsi" w:hAnsiTheme="minorHAnsi"/>
              </w:rPr>
              <w:t>This is the provider’s Medicaid ID number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18</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19-28</w:t>
            </w:r>
          </w:p>
        </w:tc>
        <w:tc>
          <w:tcPr>
            <w:tcW w:w="2635" w:type="dxa"/>
          </w:tcPr>
          <w:p w:rsidR="00DF1448" w:rsidRPr="008F6ECF" w:rsidRDefault="00DF1448" w:rsidP="00F2419E">
            <w:pPr>
              <w:rPr>
                <w:rFonts w:asciiTheme="minorHAnsi" w:hAnsiTheme="minorHAnsi"/>
              </w:rPr>
            </w:pPr>
            <w:r w:rsidRPr="00EB0804">
              <w:rPr>
                <w:rFonts w:asciiTheme="minorHAnsi" w:hAnsiTheme="minorHAnsi"/>
              </w:rPr>
              <w:t>Provider NPI</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10</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29</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30-59</w:t>
            </w:r>
          </w:p>
        </w:tc>
        <w:tc>
          <w:tcPr>
            <w:tcW w:w="2635" w:type="dxa"/>
          </w:tcPr>
          <w:p w:rsidR="00DF1448" w:rsidRPr="008F6ECF" w:rsidRDefault="00DF1448" w:rsidP="00F2419E">
            <w:pPr>
              <w:rPr>
                <w:rFonts w:asciiTheme="minorHAnsi" w:hAnsiTheme="minorHAnsi"/>
              </w:rPr>
            </w:pPr>
            <w:r w:rsidRPr="00EB0804">
              <w:rPr>
                <w:rFonts w:asciiTheme="minorHAnsi" w:hAnsiTheme="minorHAnsi"/>
              </w:rPr>
              <w:t>Provider Name</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30</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lastRenderedPageBreak/>
              <w:t>60</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61-70</w:t>
            </w:r>
          </w:p>
        </w:tc>
        <w:tc>
          <w:tcPr>
            <w:tcW w:w="2635" w:type="dxa"/>
          </w:tcPr>
          <w:p w:rsidR="00DF1448" w:rsidRPr="008F6ECF" w:rsidRDefault="00DF1448" w:rsidP="00F2419E">
            <w:pPr>
              <w:rPr>
                <w:rFonts w:asciiTheme="minorHAnsi" w:hAnsiTheme="minorHAnsi"/>
              </w:rPr>
            </w:pPr>
            <w:r w:rsidRPr="00EB0804">
              <w:rPr>
                <w:rFonts w:asciiTheme="minorHAnsi" w:hAnsiTheme="minorHAnsi"/>
              </w:rPr>
              <w:t>Provider Taxonomy</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10</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71</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72-78</w:t>
            </w:r>
          </w:p>
        </w:tc>
        <w:tc>
          <w:tcPr>
            <w:tcW w:w="2635" w:type="dxa"/>
          </w:tcPr>
          <w:p w:rsidR="00DF1448" w:rsidRPr="008F6ECF" w:rsidRDefault="00DF1448" w:rsidP="00F2419E">
            <w:pPr>
              <w:rPr>
                <w:rFonts w:asciiTheme="minorHAnsi" w:hAnsiTheme="minorHAnsi"/>
              </w:rPr>
            </w:pPr>
            <w:r w:rsidRPr="00EB0804">
              <w:rPr>
                <w:rFonts w:asciiTheme="minorHAnsi" w:hAnsiTheme="minorHAnsi"/>
              </w:rPr>
              <w:t>Provider ID</w:t>
            </w:r>
          </w:p>
        </w:tc>
        <w:tc>
          <w:tcPr>
            <w:tcW w:w="1678" w:type="dxa"/>
          </w:tcPr>
          <w:p w:rsidR="00DF1448" w:rsidRPr="008F6ECF" w:rsidRDefault="00DF1448" w:rsidP="00F2419E">
            <w:pPr>
              <w:rPr>
                <w:rFonts w:asciiTheme="minorHAnsi" w:hAnsiTheme="minorHAnsi"/>
              </w:rPr>
            </w:pPr>
            <w:r w:rsidRPr="00EB0804">
              <w:rPr>
                <w:rFonts w:asciiTheme="minorHAnsi" w:hAnsiTheme="minorHAnsi"/>
              </w:rPr>
              <w:t>Numeric</w:t>
            </w:r>
          </w:p>
        </w:tc>
        <w:tc>
          <w:tcPr>
            <w:tcW w:w="1350" w:type="dxa"/>
          </w:tcPr>
          <w:p w:rsidR="00DF1448" w:rsidRPr="008F6ECF" w:rsidRDefault="00DF1448" w:rsidP="00F2419E">
            <w:pPr>
              <w:rPr>
                <w:rFonts w:asciiTheme="minorHAnsi" w:hAnsiTheme="minorHAnsi"/>
              </w:rPr>
            </w:pPr>
            <w:r w:rsidRPr="00EB0804">
              <w:rPr>
                <w:rFonts w:asciiTheme="minorHAnsi" w:hAnsiTheme="minorHAnsi"/>
              </w:rPr>
              <w:t>7 digits</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79</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80</w:t>
            </w:r>
          </w:p>
        </w:tc>
        <w:tc>
          <w:tcPr>
            <w:tcW w:w="2635" w:type="dxa"/>
          </w:tcPr>
          <w:p w:rsidR="00DF1448" w:rsidRPr="008F6ECF" w:rsidRDefault="00DF1448" w:rsidP="00F2419E">
            <w:pPr>
              <w:rPr>
                <w:rFonts w:asciiTheme="minorHAnsi" w:hAnsiTheme="minorHAnsi"/>
              </w:rPr>
            </w:pPr>
            <w:r w:rsidRPr="00EB0804">
              <w:rPr>
                <w:rFonts w:asciiTheme="minorHAnsi" w:hAnsiTheme="minorHAnsi"/>
              </w:rPr>
              <w:t>Molina Accept/Reject Indicator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A=Accepted</w:t>
            </w:r>
          </w:p>
          <w:p w:rsidR="00DF1448" w:rsidRPr="008F6ECF" w:rsidRDefault="00DF1448" w:rsidP="00F2419E">
            <w:pPr>
              <w:rPr>
                <w:rFonts w:asciiTheme="minorHAnsi" w:hAnsiTheme="minorHAnsi"/>
              </w:rPr>
            </w:pPr>
            <w:r w:rsidRPr="00EB0804">
              <w:rPr>
                <w:rFonts w:asciiTheme="minorHAnsi" w:hAnsiTheme="minorHAnsi"/>
              </w:rPr>
              <w:t>R=Rejected</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81</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82-84</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1</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85</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86-88</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2</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89</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90-92</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3</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93</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94-96</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4</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97</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98-100</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5</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101</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102-104</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6</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105</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106-108</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7</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109</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110-112</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8</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113</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114-116</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9</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117</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118-120</w:t>
            </w:r>
          </w:p>
        </w:tc>
        <w:tc>
          <w:tcPr>
            <w:tcW w:w="2635" w:type="dxa"/>
          </w:tcPr>
          <w:p w:rsidR="00DF1448" w:rsidRPr="008F6ECF" w:rsidRDefault="00DF1448" w:rsidP="00F2419E">
            <w:pPr>
              <w:rPr>
                <w:rFonts w:asciiTheme="minorHAnsi" w:hAnsiTheme="minorHAnsi"/>
              </w:rPr>
            </w:pPr>
            <w:r w:rsidRPr="00EB0804">
              <w:rPr>
                <w:rFonts w:asciiTheme="minorHAnsi" w:hAnsiTheme="minorHAnsi"/>
              </w:rPr>
              <w:t>Edit Code 10</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3</w:t>
            </w:r>
          </w:p>
        </w:tc>
        <w:tc>
          <w:tcPr>
            <w:tcW w:w="4500" w:type="dxa"/>
          </w:tcPr>
          <w:p w:rsidR="00DF1448" w:rsidRPr="008F6ECF" w:rsidRDefault="00DF1448" w:rsidP="00F2419E">
            <w:pPr>
              <w:rPr>
                <w:rFonts w:asciiTheme="minorHAnsi" w:hAnsiTheme="minorHAnsi"/>
              </w:rPr>
            </w:pPr>
          </w:p>
        </w:tc>
      </w:tr>
      <w:tr w:rsidR="00DF1448" w:rsidRPr="008F6ECF" w:rsidTr="00F2419E">
        <w:tc>
          <w:tcPr>
            <w:tcW w:w="2167" w:type="dxa"/>
          </w:tcPr>
          <w:p w:rsidR="00DF1448" w:rsidRPr="008F6ECF" w:rsidRDefault="00DF1448" w:rsidP="00F2419E">
            <w:pPr>
              <w:rPr>
                <w:rFonts w:asciiTheme="minorHAnsi" w:hAnsiTheme="minorHAnsi"/>
              </w:rPr>
            </w:pPr>
            <w:r w:rsidRPr="00EB0804">
              <w:rPr>
                <w:rFonts w:asciiTheme="minorHAnsi" w:hAnsiTheme="minorHAnsi"/>
              </w:rPr>
              <w:t>121</w:t>
            </w:r>
          </w:p>
        </w:tc>
        <w:tc>
          <w:tcPr>
            <w:tcW w:w="2635" w:type="dxa"/>
          </w:tcPr>
          <w:p w:rsidR="00DF1448" w:rsidRPr="008F6ECF" w:rsidRDefault="00DF1448" w:rsidP="00F2419E">
            <w:pPr>
              <w:rPr>
                <w:rFonts w:asciiTheme="minorHAnsi" w:hAnsiTheme="minorHAnsi"/>
              </w:rPr>
            </w:pPr>
            <w:r w:rsidRPr="00EB0804">
              <w:rPr>
                <w:rFonts w:asciiTheme="minorHAnsi" w:hAnsiTheme="minorHAnsi"/>
              </w:rPr>
              <w:t>Delimiter</w:t>
            </w:r>
          </w:p>
        </w:tc>
        <w:tc>
          <w:tcPr>
            <w:tcW w:w="1678" w:type="dxa"/>
          </w:tcPr>
          <w:p w:rsidR="00DF1448" w:rsidRPr="008F6ECF" w:rsidRDefault="00DF1448" w:rsidP="00F2419E">
            <w:pPr>
              <w:rPr>
                <w:rFonts w:asciiTheme="minorHAnsi" w:hAnsiTheme="minorHAnsi"/>
              </w:rPr>
            </w:pPr>
            <w:r w:rsidRPr="00EB0804">
              <w:rPr>
                <w:rFonts w:asciiTheme="minorHAnsi" w:hAnsiTheme="minorHAnsi"/>
              </w:rPr>
              <w:t>Character</w:t>
            </w:r>
          </w:p>
        </w:tc>
        <w:tc>
          <w:tcPr>
            <w:tcW w:w="1350" w:type="dxa"/>
          </w:tcPr>
          <w:p w:rsidR="00DF1448" w:rsidRPr="008F6ECF" w:rsidRDefault="00DF1448" w:rsidP="00F2419E">
            <w:pPr>
              <w:rPr>
                <w:rFonts w:asciiTheme="minorHAnsi" w:hAnsiTheme="minorHAnsi"/>
              </w:rPr>
            </w:pPr>
            <w:r w:rsidRPr="00EB0804">
              <w:rPr>
                <w:rFonts w:asciiTheme="minorHAnsi" w:hAnsiTheme="minorHAnsi"/>
              </w:rPr>
              <w:t>1</w:t>
            </w:r>
          </w:p>
        </w:tc>
        <w:tc>
          <w:tcPr>
            <w:tcW w:w="4500" w:type="dxa"/>
          </w:tcPr>
          <w:p w:rsidR="00DF1448" w:rsidRPr="008F6ECF" w:rsidRDefault="00DF1448" w:rsidP="00F2419E">
            <w:pPr>
              <w:rPr>
                <w:rFonts w:asciiTheme="minorHAnsi" w:hAnsiTheme="minorHAnsi"/>
              </w:rPr>
            </w:pPr>
            <w:r w:rsidRPr="00EB0804">
              <w:rPr>
                <w:rFonts w:asciiTheme="minorHAnsi" w:hAnsiTheme="minorHAnsi"/>
              </w:rPr>
              <w:t>Value is ^ character.</w:t>
            </w:r>
          </w:p>
        </w:tc>
      </w:tr>
    </w:tbl>
    <w:p w:rsidR="00DF1448" w:rsidRDefault="00DF1448" w:rsidP="00DF1448"/>
    <w:p w:rsidR="00F45639" w:rsidRDefault="00F45639">
      <w:pPr>
        <w:rPr>
          <w:sz w:val="28"/>
        </w:rPr>
      </w:pPr>
      <w:r>
        <w:br w:type="page"/>
      </w:r>
    </w:p>
    <w:p w:rsidR="00DF1448" w:rsidRDefault="00DF1448" w:rsidP="004741C0">
      <w:pPr>
        <w:pStyle w:val="Heading2"/>
        <w:jc w:val="both"/>
        <w:sectPr w:rsidR="00DF1448" w:rsidSect="00AD2060">
          <w:pgSz w:w="15840" w:h="12240" w:orient="landscape"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4741C0" w:rsidRDefault="001476E0" w:rsidP="004741C0">
      <w:pPr>
        <w:pStyle w:val="Heading2"/>
        <w:jc w:val="both"/>
      </w:pPr>
      <w:bookmarkStart w:id="321" w:name="_Toc323018287"/>
      <w:r>
        <w:lastRenderedPageBreak/>
        <w:t>Provider Registry Site File</w:t>
      </w:r>
      <w:bookmarkEnd w:id="321"/>
    </w:p>
    <w:p w:rsidR="0048497F" w:rsidRDefault="0048497F" w:rsidP="001476E0"/>
    <w:p w:rsidR="001476E0" w:rsidRDefault="001476E0" w:rsidP="001476E0">
      <w:r>
        <w:t>We now have a new Site Provider Registry link on the BYU menu web page. The process is similar to the Provider Registry where the plan will upload their site file updates to Molina using the naming schema “YYYYMMDD_NNNNNNN_Site_PR.txt”, where YYYYMMDD is the date of the submission (YMD) and NNNNNNN is their assigned Medicaid provider ID.  Molina will use the current site master in place as a starting point thus allowing the plans to send updates only.</w:t>
      </w:r>
    </w:p>
    <w:p w:rsidR="001476E0" w:rsidRDefault="001476E0" w:rsidP="001476E0"/>
    <w:p w:rsidR="001476E0" w:rsidRDefault="001476E0" w:rsidP="001476E0">
      <w:pPr>
        <w:rPr>
          <w:color w:val="FF0000"/>
        </w:rPr>
      </w:pPr>
      <w:r>
        <w:t>With this in place Molina will no longer accept site updates via email.  Also if a plan makes a change to a provider on the Provider Registry master file, then it is the plan’s responsibility to make the corresponding change to their site file. Molina will no longer manually make this change for them.</w:t>
      </w:r>
      <w:r>
        <w:rPr>
          <w:color w:val="1F497D" w:themeColor="dark2"/>
        </w:rPr>
        <w:t xml:space="preserve">  </w:t>
      </w:r>
      <w:r>
        <w:rPr>
          <w:color w:val="FF0000"/>
        </w:rPr>
        <w:t>A good rule of thumb is: if you change the master registry record for a provider, you should also send the provider’s site record(s).  The reason for this is because we use a lot of information from the master registry record on the site record when we send them to Maximus.  If you change provider type, specialty, max linkages, etc., then you should submit the site record(s) so that these change are propagated to Maximus.</w:t>
      </w:r>
    </w:p>
    <w:p w:rsidR="001476E0" w:rsidRDefault="001476E0" w:rsidP="001476E0"/>
    <w:p w:rsidR="001476E0" w:rsidRDefault="001476E0" w:rsidP="001476E0">
      <w:r>
        <w:t xml:space="preserve">The plans can upload test files until </w:t>
      </w:r>
      <w:r>
        <w:rPr>
          <w:color w:val="FF0000"/>
        </w:rPr>
        <w:t>Friday 4/13/12 COB</w:t>
      </w:r>
      <w:r>
        <w:t xml:space="preserve">. We will run the test site provider registry files and return the results on </w:t>
      </w:r>
      <w:r>
        <w:rPr>
          <w:color w:val="FF0000"/>
        </w:rPr>
        <w:t>Monday 4/16/12.</w:t>
      </w:r>
      <w:r>
        <w:t xml:space="preserve"> Go-live is </w:t>
      </w:r>
      <w:r>
        <w:rPr>
          <w:color w:val="FF0000"/>
        </w:rPr>
        <w:t>Friday 4/20/12</w:t>
      </w:r>
      <w:r>
        <w:t>. The plans have until 8:00PM on that day to upload their production site changes.</w:t>
      </w:r>
    </w:p>
    <w:p w:rsidR="009929A2" w:rsidRDefault="009929A2" w:rsidP="001476E0"/>
    <w:p w:rsidR="009929A2" w:rsidRDefault="009929A2" w:rsidP="001476E0">
      <w:r>
        <w:t>Site File Format</w:t>
      </w:r>
    </w:p>
    <w:p w:rsidR="00F45639" w:rsidRPr="00A176D4" w:rsidRDefault="00F45639" w:rsidP="00F45639">
      <w:pPr>
        <w:rPr>
          <w:rFonts w:asciiTheme="minorHAnsi" w:hAnsiTheme="minorHAnsi" w:cs="Courier New"/>
        </w:rPr>
      </w:pPr>
      <w:r w:rsidRPr="00A176D4">
        <w:rPr>
          <w:rFonts w:asciiTheme="minorHAnsi" w:hAnsiTheme="minorHAnsi" w:cs="Courier New"/>
        </w:rPr>
        <w:t>Note that the first three data items (Plan ID,</w:t>
      </w:r>
      <w:r>
        <w:rPr>
          <w:rFonts w:asciiTheme="minorHAnsi" w:hAnsiTheme="minorHAnsi" w:cs="Courier New"/>
        </w:rPr>
        <w:t xml:space="preserve"> Provider</w:t>
      </w:r>
      <w:r w:rsidRPr="00A176D4">
        <w:rPr>
          <w:rFonts w:asciiTheme="minorHAnsi" w:hAnsiTheme="minorHAnsi" w:cs="Courier New"/>
        </w:rPr>
        <w:t xml:space="preserve"> NPI and </w:t>
      </w:r>
      <w:r>
        <w:rPr>
          <w:rFonts w:asciiTheme="minorHAnsi" w:hAnsiTheme="minorHAnsi" w:cs="Courier New"/>
        </w:rPr>
        <w:t xml:space="preserve">Provider </w:t>
      </w:r>
      <w:r w:rsidRPr="00A176D4">
        <w:rPr>
          <w:rFonts w:asciiTheme="minorHAnsi" w:hAnsiTheme="minorHAnsi" w:cs="Courier New"/>
        </w:rPr>
        <w:t>Taxonomy) make up the key fields by which this information will be matched to the Provider Registry information.  If we are not able to find a match on the Provider Registry, the submitted record will be rejected.</w:t>
      </w:r>
    </w:p>
    <w:p w:rsidR="00F45639" w:rsidRPr="00C40553" w:rsidRDefault="00F45639" w:rsidP="00F45639">
      <w:pPr>
        <w:rPr>
          <w:rFonts w:asciiTheme="minorHAnsi" w:hAnsiTheme="minorHAnsi" w:cs="Courier New"/>
        </w:rPr>
      </w:pPr>
    </w:p>
    <w:tbl>
      <w:tblPr>
        <w:tblStyle w:val="TableGrid"/>
        <w:tblW w:w="0" w:type="auto"/>
        <w:tblLayout w:type="fixed"/>
        <w:tblLook w:val="04A0" w:firstRow="1" w:lastRow="0" w:firstColumn="1" w:lastColumn="0" w:noHBand="0" w:noVBand="1"/>
      </w:tblPr>
      <w:tblGrid>
        <w:gridCol w:w="827"/>
        <w:gridCol w:w="862"/>
        <w:gridCol w:w="1219"/>
        <w:gridCol w:w="1070"/>
        <w:gridCol w:w="720"/>
        <w:gridCol w:w="990"/>
        <w:gridCol w:w="1418"/>
        <w:gridCol w:w="1420"/>
        <w:gridCol w:w="1050"/>
      </w:tblGrid>
      <w:tr w:rsidR="00F45639" w:rsidRPr="00EE31BE" w:rsidTr="00C56AA6">
        <w:tc>
          <w:tcPr>
            <w:tcW w:w="827"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Column</w:t>
            </w:r>
          </w:p>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ID</w:t>
            </w:r>
          </w:p>
        </w:tc>
        <w:tc>
          <w:tcPr>
            <w:tcW w:w="862"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Field Position in record</w:t>
            </w:r>
          </w:p>
        </w:tc>
        <w:tc>
          <w:tcPr>
            <w:tcW w:w="1219"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Field</w:t>
            </w:r>
          </w:p>
        </w:tc>
        <w:tc>
          <w:tcPr>
            <w:tcW w:w="1070"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Type</w:t>
            </w:r>
          </w:p>
        </w:tc>
        <w:tc>
          <w:tcPr>
            <w:tcW w:w="720"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Length</w:t>
            </w:r>
          </w:p>
        </w:tc>
        <w:tc>
          <w:tcPr>
            <w:tcW w:w="990"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Required or Optional</w:t>
            </w:r>
          </w:p>
        </w:tc>
        <w:tc>
          <w:tcPr>
            <w:tcW w:w="1418"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Valid values</w:t>
            </w:r>
          </w:p>
        </w:tc>
        <w:tc>
          <w:tcPr>
            <w:tcW w:w="1420" w:type="dxa"/>
            <w:tcBorders>
              <w:bottom w:val="single" w:sz="4" w:space="0" w:color="auto"/>
            </w:tcBorders>
            <w:shd w:val="clear" w:color="auto" w:fill="D6E3BC" w:themeFill="accent3" w:themeFillTint="66"/>
          </w:tcPr>
          <w:p w:rsidR="00F45639" w:rsidRPr="00EE31BE" w:rsidRDefault="00F45639" w:rsidP="00F45639">
            <w:pPr>
              <w:rPr>
                <w:rFonts w:asciiTheme="minorHAnsi" w:hAnsiTheme="minorHAnsi" w:cs="Courier New"/>
                <w:b/>
                <w:sz w:val="20"/>
                <w:szCs w:val="20"/>
              </w:rPr>
            </w:pPr>
            <w:r w:rsidRPr="00EE31BE">
              <w:rPr>
                <w:rFonts w:asciiTheme="minorHAnsi" w:hAnsiTheme="minorHAnsi" w:cs="Courier New"/>
                <w:b/>
                <w:sz w:val="20"/>
                <w:szCs w:val="20"/>
              </w:rPr>
              <w:t>Other notes</w:t>
            </w:r>
          </w:p>
        </w:tc>
        <w:tc>
          <w:tcPr>
            <w:tcW w:w="1050" w:type="dxa"/>
            <w:tcBorders>
              <w:bottom w:val="single" w:sz="4" w:space="0" w:color="auto"/>
            </w:tcBorders>
            <w:shd w:val="clear" w:color="auto" w:fill="D6E3BC" w:themeFill="accent3" w:themeFillTint="66"/>
          </w:tcPr>
          <w:p w:rsidR="00F45639" w:rsidRPr="00136264" w:rsidRDefault="00F45639" w:rsidP="00F45639">
            <w:pPr>
              <w:rPr>
                <w:rFonts w:asciiTheme="minorHAnsi" w:hAnsiTheme="minorHAnsi" w:cs="Courier New"/>
                <w:b/>
                <w:sz w:val="20"/>
                <w:szCs w:val="20"/>
              </w:rPr>
            </w:pPr>
            <w:r>
              <w:rPr>
                <w:rFonts w:asciiTheme="minorHAnsi" w:hAnsiTheme="minorHAnsi" w:cs="Courier New"/>
                <w:b/>
                <w:sz w:val="20"/>
                <w:szCs w:val="20"/>
              </w:rPr>
              <w:t>Applicable</w:t>
            </w:r>
            <w:r w:rsidRPr="00136264">
              <w:rPr>
                <w:rFonts w:asciiTheme="minorHAnsi" w:hAnsiTheme="minorHAnsi" w:cs="Courier New"/>
                <w:b/>
                <w:sz w:val="20"/>
                <w:szCs w:val="20"/>
              </w:rPr>
              <w:t xml:space="preserve"> Error Code(s) (see table below).</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862"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1-7</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Plan ID</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7</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Must be your assigned Plan ID</w:t>
            </w:r>
          </w:p>
        </w:tc>
        <w:tc>
          <w:tcPr>
            <w:tcW w:w="14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Use your Plan ID formatted 2162nnn, where nnn is your specific assigned number.</w:t>
            </w:r>
          </w:p>
        </w:tc>
        <w:tc>
          <w:tcPr>
            <w:tcW w:w="1050" w:type="dxa"/>
          </w:tcPr>
          <w:p w:rsidR="00F45639" w:rsidRPr="00136264" w:rsidRDefault="00F45639" w:rsidP="00F45639">
            <w:pPr>
              <w:rPr>
                <w:rFonts w:asciiTheme="minorHAnsi" w:hAnsiTheme="minorHAnsi" w:cs="Courier New"/>
                <w:sz w:val="20"/>
                <w:szCs w:val="20"/>
              </w:rPr>
            </w:pPr>
            <w:r w:rsidRPr="00136264">
              <w:rPr>
                <w:rFonts w:asciiTheme="minorHAnsi" w:hAnsiTheme="minorHAnsi" w:cs="Courier New"/>
                <w:sz w:val="20"/>
                <w:szCs w:val="20"/>
              </w:rPr>
              <w:t>016</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2</w:t>
            </w:r>
          </w:p>
        </w:tc>
        <w:tc>
          <w:tcPr>
            <w:tcW w:w="862"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8</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3</w:t>
            </w:r>
          </w:p>
        </w:tc>
        <w:tc>
          <w:tcPr>
            <w:tcW w:w="862"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9-18</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Provider NPI</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10</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Must be the provider’s NPI</w:t>
            </w:r>
          </w:p>
        </w:tc>
        <w:tc>
          <w:tcPr>
            <w:tcW w:w="1420" w:type="dxa"/>
          </w:tcPr>
          <w:p w:rsidR="00F45639" w:rsidRPr="009C2A57" w:rsidRDefault="00F45639" w:rsidP="00F45639">
            <w:pPr>
              <w:rPr>
                <w:rFonts w:asciiTheme="minorHAnsi" w:hAnsiTheme="minorHAnsi" w:cs="Courier New"/>
                <w:b/>
                <w:color w:val="FF0000"/>
                <w:sz w:val="20"/>
                <w:szCs w:val="20"/>
              </w:rPr>
            </w:pPr>
          </w:p>
        </w:tc>
        <w:tc>
          <w:tcPr>
            <w:tcW w:w="1050" w:type="dxa"/>
          </w:tcPr>
          <w:p w:rsidR="00F45639" w:rsidRDefault="00F45639" w:rsidP="00F45639">
            <w:pPr>
              <w:rPr>
                <w:rFonts w:asciiTheme="minorHAnsi" w:hAnsiTheme="minorHAnsi" w:cs="Courier New"/>
                <w:sz w:val="20"/>
                <w:szCs w:val="20"/>
              </w:rPr>
            </w:pPr>
            <w:r w:rsidRPr="00136264">
              <w:rPr>
                <w:rFonts w:asciiTheme="minorHAnsi" w:hAnsiTheme="minorHAnsi" w:cs="Courier New"/>
                <w:sz w:val="20"/>
                <w:szCs w:val="20"/>
              </w:rPr>
              <w:t>001</w:t>
            </w:r>
            <w:r>
              <w:rPr>
                <w:rFonts w:asciiTheme="minorHAnsi" w:hAnsiTheme="minorHAnsi" w:cs="Courier New"/>
                <w:sz w:val="20"/>
                <w:szCs w:val="20"/>
              </w:rPr>
              <w:t xml:space="preserve">, 004, 013, 015 017.  </w:t>
            </w:r>
          </w:p>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(015 is not a rejection error for Pre-Paid plans),</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4</w:t>
            </w:r>
          </w:p>
        </w:tc>
        <w:tc>
          <w:tcPr>
            <w:tcW w:w="862"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19</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5</w:t>
            </w:r>
          </w:p>
        </w:tc>
        <w:tc>
          <w:tcPr>
            <w:tcW w:w="862"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20-29</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 xml:space="preserve">Provider </w:t>
            </w:r>
            <w:r w:rsidRPr="00EE31BE">
              <w:rPr>
                <w:rFonts w:asciiTheme="minorHAnsi" w:hAnsiTheme="minorHAnsi" w:cs="Courier New"/>
                <w:sz w:val="20"/>
                <w:szCs w:val="20"/>
              </w:rPr>
              <w:lastRenderedPageBreak/>
              <w:t>Taxonomy</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lastRenderedPageBreak/>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10</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 xml:space="preserve">Must be a </w:t>
            </w:r>
            <w:r w:rsidRPr="00EE31BE">
              <w:rPr>
                <w:rFonts w:asciiTheme="minorHAnsi" w:hAnsiTheme="minorHAnsi" w:cs="Courier New"/>
                <w:sz w:val="20"/>
                <w:szCs w:val="20"/>
              </w:rPr>
              <w:lastRenderedPageBreak/>
              <w:t>valid Taxonomy</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002, 020</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lastRenderedPageBreak/>
              <w:t>6</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30</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7</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31-37</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LMMIS Medicaid Provider ID</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7</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Optional</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If not available then place all zeros in this field.</w:t>
            </w:r>
          </w:p>
        </w:tc>
        <w:tc>
          <w:tcPr>
            <w:tcW w:w="1420" w:type="dxa"/>
          </w:tcPr>
          <w:p w:rsidR="00F45639" w:rsidRPr="005C7A99" w:rsidRDefault="00F45639" w:rsidP="00F45639">
            <w:pPr>
              <w:rPr>
                <w:rFonts w:asciiTheme="minorHAnsi" w:hAnsiTheme="minorHAnsi"/>
                <w:color w:val="000000"/>
                <w:sz w:val="20"/>
                <w:szCs w:val="20"/>
              </w:rPr>
            </w:pPr>
            <w:r w:rsidRPr="005C7A99">
              <w:rPr>
                <w:rFonts w:asciiTheme="minorHAnsi" w:hAnsiTheme="minorHAnsi"/>
                <w:color w:val="000000"/>
                <w:sz w:val="20"/>
                <w:szCs w:val="20"/>
              </w:rPr>
              <w:t xml:space="preserve">This is the assigned Louisiana Medicaid Provider ID.  It is the </w:t>
            </w:r>
            <w:r w:rsidRPr="005C7A99">
              <w:rPr>
                <w:rFonts w:asciiTheme="minorHAnsi" w:hAnsiTheme="minorHAnsi"/>
                <w:color w:val="000000"/>
                <w:sz w:val="20"/>
                <w:szCs w:val="20"/>
                <w:u w:val="single"/>
              </w:rPr>
              <w:t>check-digit</w:t>
            </w:r>
            <w:r w:rsidRPr="005C7A99">
              <w:rPr>
                <w:rFonts w:asciiTheme="minorHAnsi" w:hAnsiTheme="minorHAnsi"/>
                <w:color w:val="000000"/>
                <w:sz w:val="20"/>
                <w:szCs w:val="20"/>
              </w:rPr>
              <w:t xml:space="preserve"> number.  Check-digit provider numbers begin with 1 or 2, not with 00 or 01.</w:t>
            </w:r>
          </w:p>
          <w:p w:rsidR="00F45639" w:rsidRPr="005C7A99" w:rsidRDefault="00F45639" w:rsidP="00F45639">
            <w:pPr>
              <w:rPr>
                <w:rFonts w:asciiTheme="minorHAnsi" w:hAnsiTheme="minorHAnsi" w:cs="Courier New"/>
                <w:sz w:val="20"/>
                <w:szCs w:val="20"/>
              </w:rPr>
            </w:pPr>
          </w:p>
        </w:tc>
        <w:tc>
          <w:tcPr>
            <w:tcW w:w="1050" w:type="dxa"/>
          </w:tcPr>
          <w:p w:rsidR="00F45639" w:rsidRDefault="00F45639" w:rsidP="00F45639">
            <w:pPr>
              <w:rPr>
                <w:rFonts w:asciiTheme="minorHAnsi" w:hAnsiTheme="minorHAnsi" w:cs="Courier New"/>
                <w:sz w:val="20"/>
                <w:szCs w:val="20"/>
              </w:rPr>
            </w:pPr>
            <w:r>
              <w:rPr>
                <w:rFonts w:asciiTheme="minorHAnsi" w:hAnsiTheme="minorHAnsi" w:cs="Courier New"/>
                <w:sz w:val="20"/>
                <w:szCs w:val="20"/>
              </w:rPr>
              <w:t>014 .</w:t>
            </w:r>
          </w:p>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(014 is not a rejection error for Pre-Paid plans).</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8</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38</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9</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39-41</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Site Number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3</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5E17B3" w:rsidRDefault="00F45639" w:rsidP="00F45639">
            <w:pPr>
              <w:rPr>
                <w:rFonts w:asciiTheme="minorHAnsi" w:hAnsiTheme="minorHAnsi"/>
                <w:b/>
                <w:sz w:val="20"/>
                <w:szCs w:val="20"/>
              </w:rPr>
            </w:pPr>
            <w:r w:rsidRPr="005E17B3">
              <w:rPr>
                <w:rFonts w:asciiTheme="minorHAnsi" w:hAnsiTheme="minorHAnsi"/>
                <w:b/>
                <w:sz w:val="20"/>
                <w:szCs w:val="20"/>
              </w:rPr>
              <w:t>Must be a number between 001 and 998.  May not be 000 or 999.</w:t>
            </w:r>
          </w:p>
          <w:p w:rsidR="00F45639" w:rsidRDefault="00F45639" w:rsidP="00F45639">
            <w:pPr>
              <w:rPr>
                <w:rFonts w:asciiTheme="minorHAnsi" w:hAnsiTheme="minorHAnsi"/>
                <w:color w:val="000000"/>
                <w:sz w:val="20"/>
                <w:szCs w:val="20"/>
              </w:rPr>
            </w:pPr>
          </w:p>
          <w:p w:rsidR="00F45639" w:rsidRDefault="00F45639" w:rsidP="00F45639">
            <w:pPr>
              <w:rPr>
                <w:rFonts w:asciiTheme="minorHAnsi" w:hAnsiTheme="minorHAnsi"/>
                <w:color w:val="000000"/>
                <w:sz w:val="20"/>
                <w:szCs w:val="20"/>
              </w:rPr>
            </w:pPr>
            <w:r>
              <w:rPr>
                <w:rFonts w:asciiTheme="minorHAnsi" w:hAnsiTheme="minorHAnsi"/>
                <w:color w:val="000000"/>
                <w:sz w:val="20"/>
                <w:szCs w:val="20"/>
              </w:rPr>
              <w:t>Be sure to left-fill with zeros, if appropriate.</w:t>
            </w:r>
          </w:p>
          <w:p w:rsidR="00F45639" w:rsidRDefault="00F45639" w:rsidP="00F45639">
            <w:pPr>
              <w:rPr>
                <w:rFonts w:asciiTheme="minorHAnsi" w:hAnsiTheme="minorHAnsi"/>
                <w:color w:val="000000"/>
                <w:sz w:val="20"/>
                <w:szCs w:val="20"/>
              </w:rPr>
            </w:pPr>
          </w:p>
          <w:p w:rsidR="00F45639" w:rsidRPr="00B37A17" w:rsidRDefault="00F45639" w:rsidP="00F45639">
            <w:pPr>
              <w:rPr>
                <w:rFonts w:asciiTheme="minorHAnsi" w:hAnsiTheme="minorHAnsi"/>
                <w:b/>
                <w:color w:val="000000"/>
                <w:sz w:val="20"/>
                <w:szCs w:val="20"/>
              </w:rPr>
            </w:pPr>
            <w:r w:rsidRPr="00B37A17">
              <w:rPr>
                <w:rFonts w:asciiTheme="minorHAnsi" w:hAnsiTheme="minorHAnsi"/>
                <w:b/>
                <w:color w:val="000000"/>
                <w:sz w:val="20"/>
                <w:szCs w:val="20"/>
              </w:rPr>
              <w:t>Plan’s MUST maintain consistency with this number by NPI and Taxonomy.</w:t>
            </w:r>
          </w:p>
        </w:tc>
        <w:tc>
          <w:tcPr>
            <w:tcW w:w="1420" w:type="dxa"/>
          </w:tcPr>
          <w:p w:rsidR="00F45639" w:rsidRPr="00EE31BE" w:rsidRDefault="00F45639" w:rsidP="00F45639">
            <w:pPr>
              <w:rPr>
                <w:rFonts w:asciiTheme="minorHAnsi" w:hAnsiTheme="minorHAnsi"/>
                <w:color w:val="000000"/>
                <w:sz w:val="20"/>
                <w:szCs w:val="20"/>
              </w:rPr>
            </w:pPr>
            <w:r w:rsidRPr="00EE31BE">
              <w:rPr>
                <w:rFonts w:asciiTheme="minorHAnsi" w:hAnsiTheme="minorHAnsi"/>
                <w:color w:val="000000"/>
                <w:sz w:val="20"/>
                <w:szCs w:val="20"/>
              </w:rPr>
              <w:t>Site Number should be a unique number  for each practice site/location by Provider (NPI and Taxonomy).  For a specific provider, it should start with 001 for the first site, then 002, etc.</w:t>
            </w:r>
          </w:p>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sz w:val="20"/>
                <w:szCs w:val="20"/>
              </w:rPr>
            </w:pPr>
            <w:r>
              <w:rPr>
                <w:rFonts w:asciiTheme="minorHAnsi" w:hAnsiTheme="minorHAnsi"/>
                <w:sz w:val="20"/>
                <w:szCs w:val="20"/>
              </w:rPr>
              <w:t>003, 022</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10</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42</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11</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43-92</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Practice/Site Street Address 1</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50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p>
        </w:tc>
        <w:tc>
          <w:tcPr>
            <w:tcW w:w="1420" w:type="dxa"/>
          </w:tcPr>
          <w:p w:rsidR="00F45639" w:rsidRPr="005E17B3" w:rsidRDefault="00F45639" w:rsidP="00F45639">
            <w:pPr>
              <w:rPr>
                <w:rFonts w:asciiTheme="minorHAnsi" w:hAnsiTheme="minorHAnsi" w:cs="Courier New"/>
                <w:sz w:val="20"/>
                <w:szCs w:val="20"/>
              </w:rPr>
            </w:pPr>
            <w:r w:rsidRPr="005E17B3">
              <w:rPr>
                <w:rFonts w:asciiTheme="minorHAnsi" w:hAnsiTheme="minorHAnsi" w:cs="Courier New"/>
                <w:sz w:val="20"/>
                <w:szCs w:val="20"/>
              </w:rPr>
              <w:t>Do not use a PO Box.</w:t>
            </w:r>
          </w:p>
          <w:p w:rsidR="00F45639" w:rsidRPr="005E17B3" w:rsidRDefault="00F45639" w:rsidP="00F45639">
            <w:pPr>
              <w:rPr>
                <w:rFonts w:asciiTheme="minorHAnsi" w:hAnsiTheme="minorHAnsi" w:cs="Courier New"/>
                <w:b/>
                <w:sz w:val="20"/>
                <w:szCs w:val="20"/>
              </w:rPr>
            </w:pPr>
            <w:r w:rsidRPr="005E17B3">
              <w:rPr>
                <w:rFonts w:asciiTheme="minorHAnsi" w:hAnsiTheme="minorHAnsi" w:cs="Courier New"/>
                <w:b/>
                <w:sz w:val="20"/>
                <w:szCs w:val="20"/>
              </w:rPr>
              <w:t>Do not send multiple site records that share the exact same address, based on columns 11, 13, 15, and 17.</w:t>
            </w: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003, 013, 021</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12</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93</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13</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94-143</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Practice/Sit</w:t>
            </w:r>
            <w:r>
              <w:rPr>
                <w:rFonts w:asciiTheme="minorHAnsi" w:hAnsiTheme="minorHAnsi" w:cs="Courier New"/>
                <w:sz w:val="20"/>
                <w:szCs w:val="20"/>
              </w:rPr>
              <w:lastRenderedPageBreak/>
              <w:t>e Street Address 2</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lastRenderedPageBreak/>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50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Optional</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 xml:space="preserve">If not used, </w:t>
            </w:r>
            <w:r>
              <w:rPr>
                <w:rFonts w:asciiTheme="minorHAnsi" w:hAnsiTheme="minorHAnsi" w:cs="Courier New"/>
                <w:sz w:val="20"/>
                <w:szCs w:val="20"/>
              </w:rPr>
              <w:lastRenderedPageBreak/>
              <w:t>then place spaces in this field.</w:t>
            </w:r>
          </w:p>
        </w:tc>
        <w:tc>
          <w:tcPr>
            <w:tcW w:w="14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lastRenderedPageBreak/>
              <w:t xml:space="preserve">Do not use a </w:t>
            </w:r>
            <w:r>
              <w:rPr>
                <w:rFonts w:asciiTheme="minorHAnsi" w:hAnsiTheme="minorHAnsi" w:cs="Courier New"/>
                <w:sz w:val="20"/>
                <w:szCs w:val="20"/>
              </w:rPr>
              <w:lastRenderedPageBreak/>
              <w:t>PO Box.</w:t>
            </w: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lastRenderedPageBreak/>
              <w:t xml:space="preserve">003, 013, </w:t>
            </w:r>
            <w:r>
              <w:rPr>
                <w:rFonts w:asciiTheme="minorHAnsi" w:hAnsiTheme="minorHAnsi" w:cs="Courier New"/>
                <w:sz w:val="20"/>
                <w:szCs w:val="20"/>
              </w:rPr>
              <w:lastRenderedPageBreak/>
              <w:t>021</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lastRenderedPageBreak/>
              <w:t>14</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144</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15</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145-194</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City</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50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not be all spaces.</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16</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195</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17</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196-197</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State Abbreviation</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use the appropriate USPS State or Territory abbreviation.</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18</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198</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19</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199-207</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Zip Code</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9</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use the USPS ZIP+4 format.  If the last 4 digits are not available, then code them with 0000.</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20</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208</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21</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209-210</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Parish Code</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use a valid Louisiana Medicaid parish code value between ‘01’ and ‘64’ if in-state or ‘99’ if out-of-state.</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011, 012</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22</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211</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23</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212-261</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Contact Name</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50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not be all spaces.</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24</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262</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25</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263-272</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Contact Phone Number</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be 10 numeric digits</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26</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273</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27</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274-283</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Contact Fax Number</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Optional</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be 10 numeric digits.  If not available, then use 0000000000.</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28</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284</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29</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285</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PCP Indicator</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Default="00F45639" w:rsidP="00F45639">
            <w:pPr>
              <w:rPr>
                <w:rFonts w:asciiTheme="minorHAnsi" w:hAnsiTheme="minorHAnsi" w:cs="Courier New"/>
                <w:sz w:val="20"/>
                <w:szCs w:val="20"/>
              </w:rPr>
            </w:pPr>
            <w:r>
              <w:rPr>
                <w:rFonts w:asciiTheme="minorHAnsi" w:hAnsiTheme="minorHAnsi" w:cs="Courier New"/>
                <w:sz w:val="20"/>
                <w:szCs w:val="20"/>
              </w:rPr>
              <w:t>Y or N.</w:t>
            </w:r>
          </w:p>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Blank/space value will cause an error.</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008</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30</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286</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lastRenderedPageBreak/>
              <w:t>31</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287</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Accepting New Patients Indicator</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Optional</w:t>
            </w:r>
          </w:p>
        </w:tc>
        <w:tc>
          <w:tcPr>
            <w:tcW w:w="1418" w:type="dxa"/>
          </w:tcPr>
          <w:p w:rsidR="00F45639" w:rsidRDefault="00F45639" w:rsidP="00F45639">
            <w:pPr>
              <w:rPr>
                <w:rFonts w:asciiTheme="minorHAnsi" w:hAnsiTheme="minorHAnsi" w:cs="Courier New"/>
                <w:sz w:val="20"/>
                <w:szCs w:val="20"/>
              </w:rPr>
            </w:pPr>
            <w:r>
              <w:rPr>
                <w:rFonts w:asciiTheme="minorHAnsi" w:hAnsiTheme="minorHAnsi" w:cs="Courier New"/>
                <w:sz w:val="20"/>
                <w:szCs w:val="20"/>
              </w:rPr>
              <w:t xml:space="preserve">Y or N.  </w:t>
            </w:r>
          </w:p>
          <w:p w:rsidR="00F45639" w:rsidRDefault="00F45639" w:rsidP="00F45639">
            <w:pPr>
              <w:rPr>
                <w:rFonts w:asciiTheme="minorHAnsi" w:hAnsiTheme="minorHAnsi" w:cs="Courier New"/>
                <w:sz w:val="20"/>
                <w:szCs w:val="20"/>
              </w:rPr>
            </w:pPr>
            <w:r>
              <w:rPr>
                <w:rFonts w:asciiTheme="minorHAnsi" w:hAnsiTheme="minorHAnsi" w:cs="Courier New"/>
                <w:sz w:val="20"/>
                <w:szCs w:val="20"/>
              </w:rPr>
              <w:t>If not known, then use N.</w:t>
            </w:r>
          </w:p>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If you send a blank/space value, it will be interpreted as Y.</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007</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32</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288</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33</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289-318</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Age Restriction Information</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Optional</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If not known, then place all spaces in this field.</w:t>
            </w:r>
          </w:p>
        </w:tc>
        <w:tc>
          <w:tcPr>
            <w:tcW w:w="1420" w:type="dxa"/>
          </w:tcPr>
          <w:p w:rsidR="00F45639" w:rsidRPr="00EE31BE" w:rsidRDefault="00F45639" w:rsidP="00F45639">
            <w:pPr>
              <w:rPr>
                <w:rFonts w:asciiTheme="minorHAnsi" w:hAnsiTheme="minorHAnsi" w:cs="Courier New"/>
                <w:sz w:val="20"/>
                <w:szCs w:val="20"/>
              </w:rPr>
            </w:pPr>
            <w:r w:rsidRPr="0042087C">
              <w:rPr>
                <w:rFonts w:asciiTheme="minorHAnsi" w:hAnsiTheme="minorHAnsi" w:cs="Courier New"/>
                <w:sz w:val="20"/>
                <w:szCs w:val="20"/>
              </w:rPr>
              <w:t>This is a text field that may be used by the plan to represent age restrictions at the practice site/location.  If there are no age restrictions, you may enter the value NONE.</w:t>
            </w:r>
          </w:p>
        </w:tc>
        <w:tc>
          <w:tcPr>
            <w:tcW w:w="1050" w:type="dxa"/>
          </w:tcPr>
          <w:p w:rsidR="00F45639" w:rsidRPr="00136264" w:rsidRDefault="00F45639" w:rsidP="00F45639">
            <w:pPr>
              <w:rPr>
                <w:rFonts w:asciiTheme="minorHAnsi" w:hAnsiTheme="minorHAnsi" w:cs="Courier New"/>
                <w:sz w:val="20"/>
                <w:szCs w:val="20"/>
              </w:rPr>
            </w:pP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34</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319</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35</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320-369</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Group Affiliation Information</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50</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Optional</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If not used, then place all spaces in this field.</w:t>
            </w:r>
          </w:p>
        </w:tc>
        <w:tc>
          <w:tcPr>
            <w:tcW w:w="1420" w:type="dxa"/>
          </w:tcPr>
          <w:p w:rsidR="00F45639" w:rsidRPr="00A702F3" w:rsidRDefault="00F45639" w:rsidP="00F45639">
            <w:pPr>
              <w:rPr>
                <w:rFonts w:asciiTheme="minorHAnsi" w:hAnsiTheme="minorHAnsi" w:cs="Courier New"/>
                <w:sz w:val="20"/>
                <w:szCs w:val="20"/>
              </w:rPr>
            </w:pPr>
            <w:r w:rsidRPr="00A702F3">
              <w:rPr>
                <w:rFonts w:asciiTheme="minorHAnsi" w:hAnsiTheme="minorHAnsi" w:cs="Courier New"/>
                <w:sz w:val="20"/>
                <w:szCs w:val="20"/>
              </w:rPr>
              <w:t xml:space="preserve">This is a text field that the plan may use to identify a group or clinic fpr which the provider site is affiliated.  Examples are: </w:t>
            </w:r>
          </w:p>
          <w:p w:rsidR="00F45639" w:rsidRPr="00A702F3" w:rsidRDefault="00F45639" w:rsidP="00F45639">
            <w:pPr>
              <w:rPr>
                <w:rFonts w:asciiTheme="minorHAnsi" w:hAnsiTheme="minorHAnsi" w:cs="Courier New"/>
                <w:sz w:val="20"/>
                <w:szCs w:val="20"/>
              </w:rPr>
            </w:pPr>
            <w:r w:rsidRPr="00A702F3">
              <w:rPr>
                <w:rFonts w:asciiTheme="minorHAnsi" w:hAnsiTheme="minorHAnsi" w:cs="Courier New"/>
                <w:sz w:val="20"/>
                <w:szCs w:val="20"/>
              </w:rPr>
              <w:t>LSU Healthcare Network</w:t>
            </w:r>
          </w:p>
          <w:p w:rsidR="00F45639" w:rsidRPr="00A702F3" w:rsidRDefault="00F45639" w:rsidP="00F45639">
            <w:pPr>
              <w:rPr>
                <w:rFonts w:asciiTheme="minorHAnsi" w:hAnsiTheme="minorHAnsi" w:cs="Courier New"/>
                <w:sz w:val="20"/>
                <w:szCs w:val="20"/>
              </w:rPr>
            </w:pPr>
            <w:r w:rsidRPr="00A702F3">
              <w:rPr>
                <w:rFonts w:asciiTheme="minorHAnsi" w:hAnsiTheme="minorHAnsi" w:cs="Courier New"/>
                <w:sz w:val="20"/>
                <w:szCs w:val="20"/>
              </w:rPr>
              <w:t>Ochsner Clinics</w:t>
            </w:r>
          </w:p>
          <w:p w:rsidR="00F45639" w:rsidRPr="00EE31BE" w:rsidRDefault="00F45639" w:rsidP="00F45639">
            <w:pPr>
              <w:rPr>
                <w:rFonts w:asciiTheme="minorHAnsi" w:hAnsiTheme="minorHAnsi" w:cs="Courier New"/>
                <w:sz w:val="20"/>
                <w:szCs w:val="20"/>
              </w:rPr>
            </w:pPr>
            <w:r w:rsidRPr="00A702F3">
              <w:rPr>
                <w:rFonts w:asciiTheme="minorHAnsi" w:hAnsiTheme="minorHAnsi" w:cs="Courier New"/>
                <w:sz w:val="20"/>
                <w:szCs w:val="20"/>
              </w:rPr>
              <w:t>We request that the plan maintain consistency in this field.</w:t>
            </w:r>
          </w:p>
        </w:tc>
        <w:tc>
          <w:tcPr>
            <w:tcW w:w="1050" w:type="dxa"/>
          </w:tcPr>
          <w:p w:rsidR="00F45639" w:rsidRPr="00136264" w:rsidRDefault="00F45639" w:rsidP="00F45639">
            <w:pPr>
              <w:rPr>
                <w:rFonts w:asciiTheme="minorHAnsi" w:hAnsiTheme="minorHAnsi" w:cs="Courier New"/>
                <w:sz w:val="20"/>
                <w:szCs w:val="20"/>
              </w:rPr>
            </w:pP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36</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370</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37</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371</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Submission Type / Enrollment Indicator</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5E17B3" w:rsidRDefault="00F45639" w:rsidP="00F45639">
            <w:pPr>
              <w:rPr>
                <w:rFonts w:asciiTheme="minorHAnsi" w:hAnsiTheme="minorHAnsi" w:cs="Courier New"/>
                <w:sz w:val="20"/>
                <w:szCs w:val="20"/>
              </w:rPr>
            </w:pPr>
            <w:r w:rsidRPr="005E17B3">
              <w:rPr>
                <w:rFonts w:asciiTheme="minorHAnsi" w:hAnsiTheme="minorHAnsi" w:cs="Courier New"/>
                <w:b/>
                <w:sz w:val="20"/>
                <w:szCs w:val="20"/>
              </w:rPr>
              <w:t>N</w:t>
            </w:r>
            <w:r w:rsidRPr="005E17B3">
              <w:rPr>
                <w:rFonts w:asciiTheme="minorHAnsi" w:hAnsiTheme="minorHAnsi" w:cs="Courier New"/>
                <w:sz w:val="20"/>
                <w:szCs w:val="20"/>
              </w:rPr>
              <w:t>=New Site Record</w:t>
            </w:r>
          </w:p>
          <w:p w:rsidR="00F45639" w:rsidRPr="005E17B3" w:rsidRDefault="00F45639" w:rsidP="00F45639">
            <w:pPr>
              <w:rPr>
                <w:rFonts w:asciiTheme="minorHAnsi" w:hAnsiTheme="minorHAnsi" w:cs="Courier New"/>
                <w:sz w:val="20"/>
                <w:szCs w:val="20"/>
              </w:rPr>
            </w:pPr>
            <w:r w:rsidRPr="005E17B3">
              <w:rPr>
                <w:rFonts w:asciiTheme="minorHAnsi" w:hAnsiTheme="minorHAnsi" w:cs="Courier New"/>
                <w:b/>
                <w:sz w:val="20"/>
                <w:szCs w:val="20"/>
              </w:rPr>
              <w:t>C</w:t>
            </w:r>
            <w:r w:rsidRPr="005E17B3">
              <w:rPr>
                <w:rFonts w:asciiTheme="minorHAnsi" w:hAnsiTheme="minorHAnsi" w:cs="Courier New"/>
                <w:sz w:val="20"/>
                <w:szCs w:val="20"/>
              </w:rPr>
              <w:t>=Change to Existing Site Record</w:t>
            </w:r>
          </w:p>
          <w:p w:rsidR="00F45639" w:rsidRPr="005E17B3" w:rsidRDefault="00F45639" w:rsidP="00F45639">
            <w:pPr>
              <w:rPr>
                <w:rFonts w:asciiTheme="minorHAnsi" w:hAnsiTheme="minorHAnsi" w:cs="Courier New"/>
                <w:sz w:val="20"/>
                <w:szCs w:val="20"/>
              </w:rPr>
            </w:pPr>
            <w:r w:rsidRPr="005E17B3">
              <w:rPr>
                <w:rFonts w:asciiTheme="minorHAnsi" w:hAnsiTheme="minorHAnsi" w:cs="Courier New"/>
                <w:b/>
                <w:sz w:val="20"/>
                <w:szCs w:val="20"/>
              </w:rPr>
              <w:t>D</w:t>
            </w:r>
            <w:r w:rsidRPr="005E17B3">
              <w:rPr>
                <w:rFonts w:asciiTheme="minorHAnsi" w:hAnsiTheme="minorHAnsi" w:cs="Courier New"/>
                <w:sz w:val="20"/>
                <w:szCs w:val="20"/>
              </w:rPr>
              <w:t>=Disenrollment of Site Record</w:t>
            </w:r>
          </w:p>
        </w:tc>
        <w:tc>
          <w:tcPr>
            <w:tcW w:w="1420" w:type="dxa"/>
          </w:tcPr>
          <w:p w:rsidR="00F45639" w:rsidRPr="005E17B3" w:rsidRDefault="00F45639" w:rsidP="00F45639">
            <w:pPr>
              <w:rPr>
                <w:rFonts w:asciiTheme="minorHAnsi" w:hAnsiTheme="minorHAnsi" w:cs="Courier New"/>
                <w:sz w:val="20"/>
                <w:szCs w:val="20"/>
              </w:rPr>
            </w:pPr>
            <w:r w:rsidRPr="005E17B3">
              <w:rPr>
                <w:rFonts w:asciiTheme="minorHAnsi" w:hAnsiTheme="minorHAnsi" w:cs="Courier New"/>
                <w:sz w:val="20"/>
                <w:szCs w:val="20"/>
              </w:rPr>
              <w:t xml:space="preserve">For changes and disenrollments, this record (identified by </w:t>
            </w:r>
            <w:r w:rsidRPr="005E17B3">
              <w:rPr>
                <w:rFonts w:asciiTheme="minorHAnsi" w:hAnsiTheme="minorHAnsi" w:cs="Courier New"/>
                <w:b/>
                <w:sz w:val="20"/>
                <w:szCs w:val="20"/>
              </w:rPr>
              <w:t xml:space="preserve">Plan ID, NPI, Taxonomy and Site </w:t>
            </w:r>
            <w:r w:rsidRPr="005E17B3">
              <w:rPr>
                <w:rFonts w:asciiTheme="minorHAnsi" w:hAnsiTheme="minorHAnsi" w:cs="Courier New"/>
                <w:b/>
                <w:sz w:val="20"/>
                <w:szCs w:val="20"/>
              </w:rPr>
              <w:lastRenderedPageBreak/>
              <w:t>Number</w:t>
            </w:r>
            <w:r w:rsidRPr="005E17B3">
              <w:rPr>
                <w:rFonts w:asciiTheme="minorHAnsi" w:hAnsiTheme="minorHAnsi" w:cs="Courier New"/>
                <w:sz w:val="20"/>
                <w:szCs w:val="20"/>
              </w:rPr>
              <w:t>) must already exist on the site registry.  For new records, the record must not already exist on the site registry.</w:t>
            </w: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lastRenderedPageBreak/>
              <w:t>005, 018, 019</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lastRenderedPageBreak/>
              <w:t>38</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372</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39</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373-380</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Submission Date</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8</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be a numeric date value in the format YYYYMMDD.</w:t>
            </w:r>
          </w:p>
        </w:tc>
        <w:tc>
          <w:tcPr>
            <w:tcW w:w="14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This is the date that you are submitting the record.</w:t>
            </w: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006</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40</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381</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41</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382-389</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Site Enrollment Effective Begin Date</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8</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be a numeric date value in the format YYYYMMDD.</w:t>
            </w:r>
          </w:p>
        </w:tc>
        <w:tc>
          <w:tcPr>
            <w:tcW w:w="14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This is the effective begin date of the practice/site enrollment.  You may not use zeros, and it must represent a valid date.</w:t>
            </w: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009</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42</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390</w:t>
            </w:r>
          </w:p>
        </w:tc>
        <w:tc>
          <w:tcPr>
            <w:tcW w:w="1219"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Delimiter</w:t>
            </w:r>
          </w:p>
        </w:tc>
        <w:tc>
          <w:tcPr>
            <w:tcW w:w="107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sidRPr="00EE31BE">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43</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391-398</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Site Enrollment Effective End Date</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Numeric</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8</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Must be a numeric date value in the format YYYYMMDD.</w:t>
            </w:r>
          </w:p>
        </w:tc>
        <w:tc>
          <w:tcPr>
            <w:tcW w:w="1420" w:type="dxa"/>
          </w:tcPr>
          <w:p w:rsidR="00F45639" w:rsidRDefault="00F45639" w:rsidP="00F45639">
            <w:pPr>
              <w:rPr>
                <w:rFonts w:asciiTheme="minorHAnsi" w:hAnsiTheme="minorHAnsi" w:cs="Courier New"/>
                <w:sz w:val="20"/>
                <w:szCs w:val="20"/>
              </w:rPr>
            </w:pPr>
            <w:r>
              <w:rPr>
                <w:rFonts w:asciiTheme="minorHAnsi" w:hAnsiTheme="minorHAnsi" w:cs="Courier New"/>
                <w:sz w:val="20"/>
                <w:szCs w:val="20"/>
              </w:rPr>
              <w:t>This is the effective end date of the practice/site enrollment.  You may not use zeros, and it must represent a valid date.</w:t>
            </w:r>
          </w:p>
          <w:p w:rsidR="00F45639" w:rsidRDefault="00F45639" w:rsidP="00F45639">
            <w:pPr>
              <w:rPr>
                <w:rFonts w:asciiTheme="minorHAnsi" w:hAnsiTheme="minorHAnsi" w:cs="Courier New"/>
                <w:sz w:val="20"/>
                <w:szCs w:val="20"/>
              </w:rPr>
            </w:pPr>
          </w:p>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 xml:space="preserve">Do not use zeros to indicate open-end; instead, use 20991231 to indicate open-end.  The enrollment end date must be greater than or equal to the </w:t>
            </w:r>
            <w:r>
              <w:rPr>
                <w:rFonts w:asciiTheme="minorHAnsi" w:hAnsiTheme="minorHAnsi" w:cs="Courier New"/>
                <w:sz w:val="20"/>
                <w:szCs w:val="20"/>
              </w:rPr>
              <w:lastRenderedPageBreak/>
              <w:t>enrollment begin date.</w:t>
            </w: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lastRenderedPageBreak/>
              <w:t>010</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lastRenderedPageBreak/>
              <w:t>44</w:t>
            </w:r>
          </w:p>
        </w:tc>
        <w:tc>
          <w:tcPr>
            <w:tcW w:w="862"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399</w:t>
            </w:r>
          </w:p>
        </w:tc>
        <w:tc>
          <w:tcPr>
            <w:tcW w:w="1219"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END OF RECORD INDICATOR</w:t>
            </w:r>
          </w:p>
        </w:tc>
        <w:tc>
          <w:tcPr>
            <w:tcW w:w="107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Character</w:t>
            </w:r>
          </w:p>
        </w:tc>
        <w:tc>
          <w:tcPr>
            <w:tcW w:w="7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1</w:t>
            </w:r>
          </w:p>
        </w:tc>
        <w:tc>
          <w:tcPr>
            <w:tcW w:w="99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Required</w:t>
            </w:r>
          </w:p>
        </w:tc>
        <w:tc>
          <w:tcPr>
            <w:tcW w:w="1418"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w:t>
            </w:r>
          </w:p>
        </w:tc>
        <w:tc>
          <w:tcPr>
            <w:tcW w:w="1420" w:type="dxa"/>
          </w:tcPr>
          <w:p w:rsidR="00F45639" w:rsidRPr="00EE31BE" w:rsidRDefault="00F45639" w:rsidP="00F45639">
            <w:pPr>
              <w:rPr>
                <w:rFonts w:asciiTheme="minorHAnsi" w:hAnsiTheme="minorHAnsi" w:cs="Courier New"/>
                <w:sz w:val="20"/>
                <w:szCs w:val="20"/>
              </w:rPr>
            </w:pPr>
            <w:r>
              <w:rPr>
                <w:rFonts w:asciiTheme="minorHAnsi" w:hAnsiTheme="minorHAnsi" w:cs="Courier New"/>
                <w:sz w:val="20"/>
                <w:szCs w:val="20"/>
              </w:rPr>
              <w:t>If not present, the record will be rejected.</w:t>
            </w:r>
          </w:p>
        </w:tc>
        <w:tc>
          <w:tcPr>
            <w:tcW w:w="1050" w:type="dxa"/>
          </w:tcPr>
          <w:p w:rsidR="00F45639" w:rsidRPr="00136264" w:rsidRDefault="00F45639" w:rsidP="00F45639">
            <w:pPr>
              <w:rPr>
                <w:rFonts w:asciiTheme="minorHAnsi" w:hAnsiTheme="minorHAnsi" w:cs="Courier New"/>
                <w:sz w:val="20"/>
                <w:szCs w:val="20"/>
              </w:rPr>
            </w:pPr>
            <w:r>
              <w:rPr>
                <w:rFonts w:asciiTheme="minorHAnsi" w:hAnsiTheme="minorHAnsi" w:cs="Courier New"/>
                <w:sz w:val="20"/>
                <w:szCs w:val="20"/>
              </w:rPr>
              <w:t>023</w:t>
            </w:r>
          </w:p>
        </w:tc>
      </w:tr>
      <w:tr w:rsidR="00F45639" w:rsidRPr="00EE31BE" w:rsidTr="00C56AA6">
        <w:tc>
          <w:tcPr>
            <w:tcW w:w="827" w:type="dxa"/>
          </w:tcPr>
          <w:p w:rsidR="00F45639" w:rsidRPr="00EE31BE" w:rsidRDefault="00F45639" w:rsidP="00F45639">
            <w:pPr>
              <w:rPr>
                <w:rFonts w:asciiTheme="minorHAnsi" w:hAnsiTheme="minorHAnsi" w:cs="Courier New"/>
                <w:sz w:val="20"/>
                <w:szCs w:val="20"/>
              </w:rPr>
            </w:pPr>
          </w:p>
        </w:tc>
        <w:tc>
          <w:tcPr>
            <w:tcW w:w="862" w:type="dxa"/>
          </w:tcPr>
          <w:p w:rsidR="00F45639" w:rsidRPr="00EE31BE" w:rsidRDefault="00F45639" w:rsidP="00F45639">
            <w:pPr>
              <w:rPr>
                <w:rFonts w:asciiTheme="minorHAnsi" w:hAnsiTheme="minorHAnsi" w:cs="Courier New"/>
                <w:sz w:val="20"/>
                <w:szCs w:val="20"/>
              </w:rPr>
            </w:pPr>
          </w:p>
        </w:tc>
        <w:tc>
          <w:tcPr>
            <w:tcW w:w="1219" w:type="dxa"/>
          </w:tcPr>
          <w:p w:rsidR="00F45639" w:rsidRPr="00EE31BE" w:rsidRDefault="00F45639" w:rsidP="00F45639">
            <w:pPr>
              <w:rPr>
                <w:rFonts w:asciiTheme="minorHAnsi" w:hAnsiTheme="minorHAnsi" w:cs="Courier New"/>
                <w:sz w:val="20"/>
                <w:szCs w:val="20"/>
              </w:rPr>
            </w:pPr>
          </w:p>
        </w:tc>
        <w:tc>
          <w:tcPr>
            <w:tcW w:w="1070" w:type="dxa"/>
          </w:tcPr>
          <w:p w:rsidR="00F45639" w:rsidRPr="00EE31BE" w:rsidRDefault="00F45639" w:rsidP="00F45639">
            <w:pPr>
              <w:rPr>
                <w:rFonts w:asciiTheme="minorHAnsi" w:hAnsiTheme="minorHAnsi" w:cs="Courier New"/>
                <w:sz w:val="20"/>
                <w:szCs w:val="20"/>
              </w:rPr>
            </w:pPr>
          </w:p>
        </w:tc>
        <w:tc>
          <w:tcPr>
            <w:tcW w:w="720" w:type="dxa"/>
          </w:tcPr>
          <w:p w:rsidR="00F45639" w:rsidRPr="00EE31BE" w:rsidRDefault="00F45639" w:rsidP="00F45639">
            <w:pPr>
              <w:rPr>
                <w:rFonts w:asciiTheme="minorHAnsi" w:hAnsiTheme="minorHAnsi" w:cs="Courier New"/>
                <w:sz w:val="20"/>
                <w:szCs w:val="20"/>
              </w:rPr>
            </w:pPr>
          </w:p>
        </w:tc>
        <w:tc>
          <w:tcPr>
            <w:tcW w:w="990" w:type="dxa"/>
          </w:tcPr>
          <w:p w:rsidR="00F45639" w:rsidRPr="00EE31BE" w:rsidRDefault="00F45639" w:rsidP="00F45639">
            <w:pPr>
              <w:rPr>
                <w:rFonts w:asciiTheme="minorHAnsi" w:hAnsiTheme="minorHAnsi" w:cs="Courier New"/>
                <w:sz w:val="20"/>
                <w:szCs w:val="20"/>
              </w:rPr>
            </w:pPr>
          </w:p>
        </w:tc>
        <w:tc>
          <w:tcPr>
            <w:tcW w:w="1418" w:type="dxa"/>
          </w:tcPr>
          <w:p w:rsidR="00F45639" w:rsidRPr="00EE31BE" w:rsidRDefault="00F45639" w:rsidP="00F45639">
            <w:pPr>
              <w:rPr>
                <w:rFonts w:asciiTheme="minorHAnsi" w:hAnsiTheme="minorHAnsi" w:cs="Courier New"/>
                <w:sz w:val="20"/>
                <w:szCs w:val="20"/>
              </w:rPr>
            </w:pPr>
          </w:p>
        </w:tc>
        <w:tc>
          <w:tcPr>
            <w:tcW w:w="1420" w:type="dxa"/>
          </w:tcPr>
          <w:p w:rsidR="00F45639" w:rsidRPr="00EE31BE" w:rsidRDefault="00F45639" w:rsidP="00F45639">
            <w:pPr>
              <w:rPr>
                <w:rFonts w:asciiTheme="minorHAnsi" w:hAnsiTheme="minorHAnsi" w:cs="Courier New"/>
                <w:sz w:val="20"/>
                <w:szCs w:val="20"/>
              </w:rPr>
            </w:pPr>
          </w:p>
        </w:tc>
        <w:tc>
          <w:tcPr>
            <w:tcW w:w="1050" w:type="dxa"/>
          </w:tcPr>
          <w:p w:rsidR="00F45639" w:rsidRPr="00136264" w:rsidRDefault="00F45639" w:rsidP="00F45639">
            <w:pPr>
              <w:rPr>
                <w:rFonts w:asciiTheme="minorHAnsi" w:hAnsiTheme="minorHAnsi" w:cs="Courier New"/>
                <w:sz w:val="20"/>
                <w:szCs w:val="20"/>
              </w:rPr>
            </w:pPr>
          </w:p>
        </w:tc>
      </w:tr>
    </w:tbl>
    <w:p w:rsidR="00F45639" w:rsidRPr="006D0678" w:rsidRDefault="00F45639" w:rsidP="00F45639">
      <w:pPr>
        <w:rPr>
          <w:rFonts w:asciiTheme="minorHAnsi" w:hAnsiTheme="minorHAnsi" w:cs="Courier New"/>
        </w:rPr>
      </w:pPr>
    </w:p>
    <w:p w:rsidR="00F45639" w:rsidRPr="00083B05" w:rsidRDefault="00F45639" w:rsidP="00F45639">
      <w:pPr>
        <w:rPr>
          <w:rFonts w:asciiTheme="minorHAnsi" w:hAnsiTheme="minorHAnsi" w:cs="Courier New"/>
          <w:b/>
        </w:rPr>
      </w:pPr>
      <w:r w:rsidRPr="00083B05">
        <w:rPr>
          <w:rFonts w:asciiTheme="minorHAnsi" w:hAnsiTheme="minorHAnsi" w:cs="Courier New"/>
          <w:b/>
        </w:rPr>
        <w:t>Error Messages</w:t>
      </w:r>
    </w:p>
    <w:p w:rsidR="00F45639" w:rsidRPr="00C40553" w:rsidRDefault="00F45639" w:rsidP="00F45639">
      <w:pPr>
        <w:rPr>
          <w:rFonts w:asciiTheme="minorHAnsi" w:hAnsiTheme="minorHAnsi" w:cs="Courier New"/>
        </w:rPr>
      </w:pP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      </w:t>
      </w:r>
      <w:r>
        <w:rPr>
          <w:rFonts w:asciiTheme="minorHAnsi" w:hAnsiTheme="minorHAnsi" w:cs="Courier New"/>
          <w:shd w:val="clear" w:color="auto" w:fill="FFFFFF"/>
        </w:rPr>
        <w:tab/>
      </w:r>
      <w:r w:rsidRPr="00C40553">
        <w:rPr>
          <w:rFonts w:asciiTheme="minorHAnsi" w:hAnsiTheme="minorHAnsi" w:cs="Courier New"/>
          <w:shd w:val="clear" w:color="auto" w:fill="FFFFFF"/>
        </w:rPr>
        <w:t>'000'='No errors found'</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'001'='Missing/Invalid NPI (not 10 digits)'</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'002'='Provider record must include taxonomy'</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'003'='Missing required information (site number, name, address, phone, etc.)'</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'004'='Only provider types 19, 20, 78, 92, 94, 72, 79, 87 allowed on site registry'</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'005'='Missing/Invalid submission type (must be N, C, or D)'</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'006'='Missing/Invalid submission date'</w:t>
      </w:r>
      <w:r w:rsidRPr="00C40553">
        <w:rPr>
          <w:rFonts w:asciiTheme="minorHAnsi" w:hAnsiTheme="minorHAnsi" w:cs="Courier New"/>
          <w:shd w:val="clear" w:color="auto" w:fill="FFFFFF"/>
        </w:rPr>
        <w:tab/>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'007'='Invalid Accepting New Patients value (must be Y,N)'</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'008'='Invalid PCP Indicator value (must be Y,N)'</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'009'='Missing/Invalid effective begin date'</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'010'='Missing/Invalid effective end date'</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'011'='Missing provider site parish '</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'012'='Invalid provider site parish value (for a submitted value)'</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'013'='Duplicate NPI/site records found. Only first one in the file is accepted'</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'014'='LMMIS Provider ID not found on MMIS Provider File'</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'015'='NPI not found in LMMIS Provider Enrollment File'</w:t>
      </w:r>
    </w:p>
    <w:p w:rsidR="00F45639" w:rsidRPr="007F2F18" w:rsidRDefault="00F45639" w:rsidP="00F45639">
      <w:pPr>
        <w:autoSpaceDE w:val="0"/>
        <w:autoSpaceDN w:val="0"/>
        <w:adjustRightInd w:val="0"/>
        <w:rPr>
          <w:rFonts w:asciiTheme="minorHAnsi" w:hAnsiTheme="minorHAnsi" w:cs="Courier New"/>
          <w:color w:val="FF0000"/>
          <w:shd w:val="clear" w:color="auto" w:fill="FFFFFF"/>
        </w:rPr>
      </w:pPr>
      <w:r w:rsidRPr="007F2F18">
        <w:rPr>
          <w:rFonts w:asciiTheme="minorHAnsi" w:hAnsiTheme="minorHAnsi" w:cs="Courier New"/>
          <w:color w:val="FF0000"/>
          <w:shd w:val="clear" w:color="auto" w:fill="FFFFFF"/>
        </w:rPr>
        <w:tab/>
        <w:t xml:space="preserve">'016'='BAYOU HEALTH </w:t>
      </w:r>
      <w:r w:rsidRPr="00F85E68">
        <w:rPr>
          <w:rFonts w:asciiTheme="minorHAnsi" w:hAnsiTheme="minorHAnsi" w:cs="Courier New"/>
          <w:b/>
          <w:color w:val="FF0000"/>
          <w:shd w:val="clear" w:color="auto" w:fill="FFFFFF"/>
        </w:rPr>
        <w:t>Plan</w:t>
      </w:r>
      <w:r w:rsidRPr="007F2F18">
        <w:rPr>
          <w:rFonts w:asciiTheme="minorHAnsi" w:hAnsiTheme="minorHAnsi" w:cs="Courier New"/>
          <w:color w:val="FF0000"/>
          <w:shd w:val="clear" w:color="auto" w:fill="FFFFFF"/>
        </w:rPr>
        <w:t xml:space="preserve"> ID not found on LMMIS Provider Enrollment File'</w:t>
      </w:r>
    </w:p>
    <w:p w:rsidR="00F45639" w:rsidRPr="00083B05" w:rsidRDefault="00F45639" w:rsidP="00F45639">
      <w:pPr>
        <w:autoSpaceDE w:val="0"/>
        <w:autoSpaceDN w:val="0"/>
        <w:adjustRightInd w:val="0"/>
        <w:rPr>
          <w:rFonts w:asciiTheme="minorHAnsi" w:hAnsiTheme="minorHAnsi" w:cs="Courier New"/>
          <w:color w:val="FF0000"/>
          <w:shd w:val="clear" w:color="auto" w:fill="FFFFFF"/>
        </w:rPr>
      </w:pPr>
      <w:r w:rsidRPr="00083B05">
        <w:rPr>
          <w:rFonts w:asciiTheme="minorHAnsi" w:hAnsiTheme="minorHAnsi" w:cs="Courier New"/>
          <w:color w:val="FF0000"/>
          <w:shd w:val="clear" w:color="auto" w:fill="FFFFFF"/>
        </w:rPr>
        <w:tab/>
        <w:t>'017'='Provider does not exist on provider registry or was disenrolled'</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'018'='Enrollment Ind=N (new), but provider already exists on site registry'</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'019'='Enrollment Ind=C or D, but provider does not exist on site registry'</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'020'='Invalid taxonomy format (Special characters not allowed)'</w:t>
      </w:r>
    </w:p>
    <w:p w:rsidR="00F45639" w:rsidRPr="00C40553" w:rsidRDefault="00F45639" w:rsidP="00F45639">
      <w:pPr>
        <w:autoSpaceDE w:val="0"/>
        <w:autoSpaceDN w:val="0"/>
        <w:adjustRightInd w:val="0"/>
        <w:rPr>
          <w:rFonts w:asciiTheme="minorHAnsi" w:hAnsiTheme="minorHAnsi" w:cs="Courier New"/>
          <w:shd w:val="clear" w:color="auto" w:fill="FFFFFF"/>
        </w:rPr>
      </w:pPr>
      <w:r w:rsidRPr="00C40553">
        <w:rPr>
          <w:rFonts w:asciiTheme="minorHAnsi" w:hAnsiTheme="minorHAnsi" w:cs="Courier New"/>
          <w:shd w:val="clear" w:color="auto" w:fill="FFFFFF"/>
        </w:rPr>
        <w:tab/>
        <w:t>'021'='Same site practice address found on provider registry'</w:t>
      </w:r>
    </w:p>
    <w:p w:rsidR="00F45639" w:rsidRPr="00083B05" w:rsidRDefault="00F45639" w:rsidP="00F45639">
      <w:pPr>
        <w:autoSpaceDE w:val="0"/>
        <w:autoSpaceDN w:val="0"/>
        <w:rPr>
          <w:rFonts w:asciiTheme="minorHAnsi" w:hAnsiTheme="minorHAnsi" w:cs="Courier New"/>
          <w:color w:val="FF0000"/>
          <w:shd w:val="clear" w:color="auto" w:fill="FFFFFF"/>
        </w:rPr>
      </w:pPr>
      <w:r w:rsidRPr="00083B05">
        <w:rPr>
          <w:rFonts w:asciiTheme="minorHAnsi" w:hAnsiTheme="minorHAnsi" w:cs="Courier New"/>
          <w:color w:val="FF0000"/>
          <w:shd w:val="clear" w:color="auto" w:fill="FFFFFF"/>
        </w:rPr>
        <w:tab/>
        <w:t xml:space="preserve">'022'='Site number cannot be </w:t>
      </w:r>
      <w:r w:rsidRPr="0020527F">
        <w:rPr>
          <w:rFonts w:asciiTheme="minorHAnsi" w:hAnsiTheme="minorHAnsi" w:cs="Courier New"/>
          <w:b/>
          <w:color w:val="FF0000"/>
          <w:shd w:val="clear" w:color="auto" w:fill="FFFFFF"/>
        </w:rPr>
        <w:t>000 or</w:t>
      </w:r>
      <w:r w:rsidRPr="00083B05">
        <w:rPr>
          <w:rFonts w:asciiTheme="minorHAnsi" w:hAnsiTheme="minorHAnsi" w:cs="Courier New"/>
          <w:color w:val="FF0000"/>
          <w:shd w:val="clear" w:color="auto" w:fill="FFFFFF"/>
        </w:rPr>
        <w:t xml:space="preserve"> 999'</w:t>
      </w:r>
    </w:p>
    <w:p w:rsidR="00F45639" w:rsidRDefault="00F45639" w:rsidP="00F45639">
      <w:pPr>
        <w:autoSpaceDE w:val="0"/>
        <w:autoSpaceDN w:val="0"/>
        <w:rPr>
          <w:rFonts w:asciiTheme="minorHAnsi" w:hAnsiTheme="minorHAnsi" w:cs="Courier New"/>
          <w:color w:val="FF0000"/>
          <w:shd w:val="clear" w:color="auto" w:fill="FFFFFF"/>
        </w:rPr>
      </w:pPr>
      <w:r w:rsidRPr="00083B05">
        <w:rPr>
          <w:rFonts w:asciiTheme="minorHAnsi" w:hAnsiTheme="minorHAnsi" w:cs="Courier New"/>
          <w:color w:val="FF0000"/>
          <w:shd w:val="clear" w:color="auto" w:fill="FFFFFF"/>
        </w:rPr>
        <w:tab/>
        <w:t>'02</w:t>
      </w:r>
      <w:r>
        <w:rPr>
          <w:rFonts w:asciiTheme="minorHAnsi" w:hAnsiTheme="minorHAnsi" w:cs="Courier New"/>
          <w:color w:val="FF0000"/>
          <w:shd w:val="clear" w:color="auto" w:fill="FFFFFF"/>
        </w:rPr>
        <w:t>3'='Record format is not delimited or end-of-record indicator is missing/invalid</w:t>
      </w:r>
      <w:r w:rsidRPr="00083B05">
        <w:rPr>
          <w:rFonts w:asciiTheme="minorHAnsi" w:hAnsiTheme="minorHAnsi" w:cs="Courier New"/>
          <w:color w:val="FF0000"/>
          <w:shd w:val="clear" w:color="auto" w:fill="FFFFFF"/>
        </w:rPr>
        <w:t>'</w:t>
      </w:r>
      <w:r>
        <w:rPr>
          <w:rFonts w:asciiTheme="minorHAnsi" w:hAnsiTheme="minorHAnsi" w:cs="Courier New"/>
          <w:color w:val="FF0000"/>
          <w:shd w:val="clear" w:color="auto" w:fill="FFFFFF"/>
        </w:rPr>
        <w:t>.</w:t>
      </w:r>
    </w:p>
    <w:p w:rsidR="00F45639" w:rsidRDefault="00F45639" w:rsidP="00F45639">
      <w:pPr>
        <w:autoSpaceDE w:val="0"/>
        <w:autoSpaceDN w:val="0"/>
        <w:rPr>
          <w:rFonts w:asciiTheme="minorHAnsi" w:hAnsiTheme="minorHAnsi" w:cs="Courier New"/>
          <w:color w:val="FF0000"/>
          <w:shd w:val="clear" w:color="auto" w:fill="FFFFFF"/>
        </w:rPr>
      </w:pPr>
    </w:p>
    <w:p w:rsidR="00F45639" w:rsidRDefault="00F45639" w:rsidP="00F45639">
      <w:pPr>
        <w:spacing w:after="200" w:line="276" w:lineRule="auto"/>
        <w:rPr>
          <w:rFonts w:asciiTheme="minorHAnsi" w:hAnsiTheme="minorHAnsi" w:cs="Courier New"/>
          <w:b/>
        </w:rPr>
      </w:pPr>
      <w:r w:rsidRPr="00083B05">
        <w:rPr>
          <w:rFonts w:asciiTheme="minorHAnsi" w:hAnsiTheme="minorHAnsi" w:cs="Courier New"/>
          <w:b/>
        </w:rPr>
        <w:t xml:space="preserve">Error </w:t>
      </w:r>
      <w:r>
        <w:rPr>
          <w:rFonts w:asciiTheme="minorHAnsi" w:hAnsiTheme="minorHAnsi" w:cs="Courier New"/>
          <w:b/>
        </w:rPr>
        <w:t>File Format</w:t>
      </w:r>
    </w:p>
    <w:p w:rsidR="00F45639" w:rsidRPr="005807B5" w:rsidRDefault="00DF1448" w:rsidP="00F45639">
      <w:pPr>
        <w:spacing w:line="276" w:lineRule="auto"/>
        <w:rPr>
          <w:rFonts w:asciiTheme="minorHAnsi" w:hAnsiTheme="minorHAnsi" w:cs="Courier New"/>
        </w:rPr>
      </w:pPr>
      <w:r>
        <w:rPr>
          <w:rFonts w:asciiTheme="minorHAnsi" w:hAnsiTheme="minorHAnsi" w:cs="Courier New"/>
        </w:rPr>
        <w:t xml:space="preserve">          </w:t>
      </w:r>
      <w:r>
        <w:rPr>
          <w:rFonts w:asciiTheme="minorHAnsi" w:hAnsiTheme="minorHAnsi" w:cs="Courier New"/>
        </w:rPr>
        <w:tab/>
      </w:r>
      <w:r w:rsidR="00F45639">
        <w:rPr>
          <w:rFonts w:asciiTheme="minorHAnsi" w:hAnsiTheme="minorHAnsi" w:cs="Courier New"/>
        </w:rPr>
        <w:t>Column</w:t>
      </w:r>
      <w:r w:rsidR="00F45639">
        <w:rPr>
          <w:rFonts w:asciiTheme="minorHAnsi" w:hAnsiTheme="minorHAnsi" w:cs="Courier New"/>
        </w:rPr>
        <w:tab/>
      </w:r>
      <w:r w:rsidR="00F45639">
        <w:rPr>
          <w:rFonts w:asciiTheme="minorHAnsi" w:hAnsiTheme="minorHAnsi" w:cs="Courier New"/>
        </w:rPr>
        <w:tab/>
        <w:t>Name</w:t>
      </w:r>
      <w:r w:rsidR="00F45639">
        <w:rPr>
          <w:rFonts w:asciiTheme="minorHAnsi" w:hAnsiTheme="minorHAnsi" w:cs="Courier New"/>
        </w:rPr>
        <w:tab/>
      </w:r>
      <w:r w:rsidR="00F45639">
        <w:rPr>
          <w:rFonts w:asciiTheme="minorHAnsi" w:hAnsiTheme="minorHAnsi" w:cs="Courier New"/>
        </w:rPr>
        <w:tab/>
      </w:r>
      <w:r w:rsidR="00F45639">
        <w:rPr>
          <w:rFonts w:asciiTheme="minorHAnsi" w:hAnsiTheme="minorHAnsi" w:cs="Courier New"/>
        </w:rPr>
        <w:tab/>
      </w:r>
      <w:r w:rsidR="00F45639">
        <w:rPr>
          <w:rFonts w:asciiTheme="minorHAnsi" w:hAnsiTheme="minorHAnsi" w:cs="Courier New"/>
        </w:rPr>
        <w:tab/>
      </w:r>
      <w:r w:rsidR="00F45639">
        <w:rPr>
          <w:rFonts w:asciiTheme="minorHAnsi" w:hAnsiTheme="minorHAnsi" w:cs="Courier New"/>
        </w:rPr>
        <w:tab/>
      </w:r>
      <w:r>
        <w:rPr>
          <w:rFonts w:asciiTheme="minorHAnsi" w:hAnsiTheme="minorHAnsi" w:cs="Courier New"/>
        </w:rPr>
        <w:tab/>
      </w:r>
      <w:r>
        <w:rPr>
          <w:rFonts w:asciiTheme="minorHAnsi" w:hAnsiTheme="minorHAnsi" w:cs="Courier New"/>
        </w:rPr>
        <w:tab/>
      </w:r>
      <w:r w:rsidR="00F45639">
        <w:rPr>
          <w:rFonts w:asciiTheme="minorHAnsi" w:hAnsiTheme="minorHAnsi" w:cs="Courier New"/>
        </w:rPr>
        <w:t>Size</w:t>
      </w:r>
      <w:r w:rsidR="00F45639">
        <w:rPr>
          <w:rFonts w:asciiTheme="minorHAnsi" w:hAnsiTheme="minorHAnsi" w:cs="Courier New"/>
        </w:rPr>
        <w:tab/>
        <w:t>Type</w:t>
      </w:r>
      <w:r w:rsidR="00F45639">
        <w:rPr>
          <w:rFonts w:asciiTheme="minorHAnsi" w:hAnsiTheme="minorHAnsi" w:cs="Courier New"/>
        </w:rPr>
        <w:tab/>
      </w:r>
      <w:r w:rsidR="00F45639">
        <w:rPr>
          <w:rFonts w:asciiTheme="minorHAnsi" w:hAnsiTheme="minorHAnsi" w:cs="Courier New"/>
        </w:rPr>
        <w:tab/>
      </w:r>
      <w:r w:rsidR="00F45639">
        <w:rPr>
          <w:rFonts w:asciiTheme="minorHAnsi" w:hAnsiTheme="minorHAnsi" w:cs="Courier New"/>
        </w:rPr>
        <w:tab/>
      </w:r>
    </w:p>
    <w:p w:rsidR="00F45639" w:rsidRDefault="00F45639" w:rsidP="00AD2060">
      <w:pPr>
        <w:autoSpaceDE w:val="0"/>
        <w:autoSpaceDN w:val="0"/>
        <w:adjustRightInd w:val="0"/>
        <w:ind w:left="360" w:firstLine="360"/>
        <w:rPr>
          <w:rFonts w:ascii="Courier New" w:hAnsi="Courier New" w:cs="Courier New"/>
          <w:color w:val="000000"/>
          <w:sz w:val="20"/>
          <w:szCs w:val="20"/>
          <w:shd w:val="clear" w:color="auto" w:fill="FFFFFF"/>
        </w:rPr>
      </w:pP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BAYOU HEALTH Plan ID</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7</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SUBMISSION TYPE</w:t>
      </w:r>
      <w:r>
        <w:rPr>
          <w:rFonts w:ascii="Courier New" w:hAnsi="Courier New" w:cs="Courier New"/>
          <w:color w:val="000000"/>
          <w:sz w:val="20"/>
          <w:szCs w:val="20"/>
          <w:shd w:val="clear" w:color="auto" w:fill="FFFFFF"/>
        </w:rPr>
        <w:tab/>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alphanumeric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11</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PROVIDER NPI</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8080"/>
          <w:sz w:val="20"/>
          <w:szCs w:val="20"/>
          <w:shd w:val="clear" w:color="auto" w:fill="FFFFFF"/>
        </w:rPr>
        <w:t>10</w:t>
      </w:r>
      <w:r w:rsidR="00DF1448">
        <w:rPr>
          <w:rFonts w:ascii="Courier New" w:hAnsi="Courier New" w:cs="Courier New"/>
          <w:color w:val="008080"/>
          <w:sz w:val="20"/>
          <w:szCs w:val="20"/>
          <w:shd w:val="clear" w:color="auto" w:fill="FFFFFF"/>
        </w:rPr>
        <w:tab/>
      </w:r>
      <w:r>
        <w:rPr>
          <w:rFonts w:ascii="Courier New" w:hAnsi="Courier New" w:cs="Courier New"/>
          <w:color w:val="008080"/>
          <w:sz w:val="20"/>
          <w:szCs w:val="20"/>
          <w:shd w:val="clear" w:color="auto" w:fill="FFFFFF"/>
        </w:rPr>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21</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22</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PROVIDER NAME</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30</w:t>
      </w:r>
      <w:r>
        <w:rPr>
          <w:rFonts w:ascii="Courier New" w:hAnsi="Courier New" w:cs="Courier New"/>
          <w:color w:val="008080"/>
          <w:sz w:val="20"/>
          <w:szCs w:val="20"/>
          <w:shd w:val="clear" w:color="auto" w:fill="FFFFFF"/>
        </w:rPr>
        <w:tab/>
        <w:t>alphanumeric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52</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53</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PROVIDER TAXONOMY</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10</w:t>
      </w:r>
      <w:r>
        <w:rPr>
          <w:rFonts w:ascii="Courier New" w:hAnsi="Courier New" w:cs="Courier New"/>
          <w:color w:val="008080"/>
          <w:sz w:val="20"/>
          <w:szCs w:val="20"/>
          <w:shd w:val="clear" w:color="auto" w:fill="FFFFFF"/>
        </w:rPr>
        <w:tab/>
        <w:t>alphanumeric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63</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64</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SITE NUMBER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67</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68</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ERROR INDICATOR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alphanumeric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69</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70</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ERROR 1</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73</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74</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ERROR 2</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77</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78</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ERROR 3</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81</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82</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error 4</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85</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86</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ERROR 5</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89</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90</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ERROR 6</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93</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94</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ERROR 7</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97</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98</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ERROR 8</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101</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102</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ERROR 9</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105</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Default="00F45639" w:rsidP="00F4563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106</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ERROR 10</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3</w:t>
      </w:r>
      <w:r>
        <w:rPr>
          <w:rFonts w:ascii="Courier New" w:hAnsi="Courier New" w:cs="Courier New"/>
          <w:color w:val="008080"/>
          <w:sz w:val="20"/>
          <w:szCs w:val="20"/>
          <w:shd w:val="clear" w:color="auto" w:fill="FFFFFF"/>
        </w:rPr>
        <w:tab/>
        <w:t>numeric</w:t>
      </w:r>
    </w:p>
    <w:p w:rsidR="00F45639" w:rsidRPr="005807B5" w:rsidRDefault="00F45639" w:rsidP="00F45639">
      <w:pPr>
        <w:spacing w:line="276" w:lineRule="auto"/>
        <w:rPr>
          <w:rFonts w:asciiTheme="minorHAnsi" w:hAnsiTheme="minorHAnsi" w:cs="Courier New"/>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b/>
          <w:bCs/>
          <w:color w:val="008080"/>
          <w:sz w:val="20"/>
          <w:szCs w:val="20"/>
          <w:shd w:val="clear" w:color="auto" w:fill="FFFFFF"/>
        </w:rPr>
        <w:t>109</w:t>
      </w: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Delimiter</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00DF1448">
        <w:rPr>
          <w:rFonts w:ascii="Courier New" w:hAnsi="Courier New" w:cs="Courier New"/>
          <w:color w:val="000000"/>
          <w:sz w:val="20"/>
          <w:szCs w:val="20"/>
          <w:shd w:val="clear" w:color="auto" w:fill="FFFFFF"/>
        </w:rPr>
        <w:tab/>
      </w:r>
      <w:r>
        <w:rPr>
          <w:rFonts w:ascii="Courier New" w:hAnsi="Courier New" w:cs="Courier New"/>
          <w:color w:val="008080"/>
          <w:sz w:val="20"/>
          <w:szCs w:val="20"/>
          <w:shd w:val="clear" w:color="auto" w:fill="FFFFFF"/>
        </w:rPr>
        <w:t>1</w:t>
      </w:r>
      <w:r>
        <w:rPr>
          <w:rFonts w:ascii="Courier New" w:hAnsi="Courier New" w:cs="Courier New"/>
          <w:color w:val="008080"/>
          <w:sz w:val="20"/>
          <w:szCs w:val="20"/>
          <w:shd w:val="clear" w:color="auto" w:fill="FFFFFF"/>
        </w:rPr>
        <w:tab/>
        <w:t>^</w:t>
      </w:r>
    </w:p>
    <w:p w:rsidR="00F45639" w:rsidRPr="005807B5" w:rsidRDefault="00F45639" w:rsidP="00F45639">
      <w:pPr>
        <w:autoSpaceDE w:val="0"/>
        <w:autoSpaceDN w:val="0"/>
        <w:rPr>
          <w:rFonts w:asciiTheme="minorHAnsi" w:hAnsiTheme="minorHAnsi" w:cs="Courier New"/>
          <w:color w:val="FF0000"/>
          <w:shd w:val="clear" w:color="auto" w:fill="FFFFFF"/>
        </w:rPr>
      </w:pPr>
    </w:p>
    <w:p w:rsidR="004E024D" w:rsidRDefault="004E024D" w:rsidP="001476E0"/>
    <w:p w:rsidR="001476E0" w:rsidRDefault="001476E0" w:rsidP="00AD2060"/>
    <w:p w:rsidR="00317E31" w:rsidRPr="001476E0" w:rsidRDefault="00317E31" w:rsidP="00AD2060"/>
    <w:p w:rsidR="00323E97" w:rsidRDefault="00323E97" w:rsidP="00323E97"/>
    <w:p w:rsidR="00323E97" w:rsidRDefault="00323E97" w:rsidP="00323E97"/>
    <w:p w:rsidR="00323E97" w:rsidRPr="00323E97" w:rsidRDefault="00323E97" w:rsidP="00323E97"/>
    <w:p w:rsidR="00323E97" w:rsidRPr="00323E97" w:rsidRDefault="00323E97" w:rsidP="00323E97"/>
    <w:p w:rsidR="00AA4C36" w:rsidRDefault="00E00BE1" w:rsidP="00477BA2">
      <w:pPr>
        <w:pStyle w:val="AppendixStart"/>
        <w:numPr>
          <w:ilvl w:val="0"/>
          <w:numId w:val="0"/>
        </w:numPr>
      </w:pPr>
      <w:bookmarkStart w:id="322" w:name="_Toc72823808"/>
      <w:bookmarkStart w:id="323" w:name="_Toc72824245"/>
      <w:bookmarkStart w:id="324" w:name="_Toc74533920"/>
      <w:bookmarkStart w:id="325" w:name="_Toc83451580"/>
      <w:bookmarkStart w:id="326" w:name="_Toc323018288"/>
      <w:bookmarkEnd w:id="322"/>
      <w:bookmarkEnd w:id="323"/>
      <w:bookmarkEnd w:id="324"/>
      <w:r>
        <w:lastRenderedPageBreak/>
        <w:t xml:space="preserve">Appendix </w:t>
      </w:r>
      <w:bookmarkEnd w:id="325"/>
      <w:r w:rsidR="00CE2C67">
        <w:t>F</w:t>
      </w:r>
      <w:bookmarkEnd w:id="326"/>
    </w:p>
    <w:p w:rsidR="00A53ABC" w:rsidRDefault="00A53ABC" w:rsidP="00E75D12">
      <w:pPr>
        <w:pStyle w:val="Heading2"/>
        <w:jc w:val="both"/>
      </w:pPr>
      <w:bookmarkStart w:id="327" w:name="_Toc74031659"/>
      <w:bookmarkStart w:id="328" w:name="_Toc323018289"/>
      <w:r>
        <w:t>Test Plan</w:t>
      </w:r>
      <w:bookmarkEnd w:id="327"/>
      <w:bookmarkEnd w:id="328"/>
    </w:p>
    <w:p w:rsidR="00995E0C" w:rsidRDefault="00A53ABC" w:rsidP="00E75D12">
      <w:pPr>
        <w:jc w:val="both"/>
      </w:pPr>
      <w:r w:rsidRPr="002E3770">
        <w:t xml:space="preserve">This appendix provides a step-by-step account of the </w:t>
      </w:r>
      <w:r w:rsidR="00BB28A4">
        <w:t>FI's plan</w:t>
      </w:r>
      <w:r w:rsidRPr="002E3770">
        <w:t xml:space="preserve"> for testing the ASC X12N 837 COB and 835 electronic transaction sets for use in submitting </w:t>
      </w:r>
      <w:r w:rsidR="008843B0">
        <w:t>claim</w:t>
      </w:r>
      <w:r w:rsidRPr="002E3770">
        <w:t xml:space="preserve"> data for storage in the </w:t>
      </w:r>
      <w:r w:rsidR="00BC5AFE" w:rsidRPr="002E3770">
        <w:t>MMIS</w:t>
      </w:r>
      <w:r w:rsidRPr="002E3770">
        <w:t xml:space="preserve"> claims history file. The plan consists of three (3) tiers of testing, which are outlined in detail below</w:t>
      </w:r>
      <w:r w:rsidR="003A3AEA" w:rsidRPr="002E3770">
        <w:t xml:space="preserve">. </w:t>
      </w:r>
    </w:p>
    <w:p w:rsidR="006637B7" w:rsidRDefault="006637B7" w:rsidP="00E75D12">
      <w:pPr>
        <w:jc w:val="both"/>
      </w:pPr>
    </w:p>
    <w:p w:rsidR="0079181F" w:rsidRDefault="00995E0C" w:rsidP="0079181F">
      <w:r>
        <w:t xml:space="preserve">The 835 </w:t>
      </w:r>
      <w:r w:rsidR="00752889">
        <w:t>C</w:t>
      </w:r>
      <w:r>
        <w:t xml:space="preserve">ompanion </w:t>
      </w:r>
      <w:r w:rsidR="00752889">
        <w:t>G</w:t>
      </w:r>
      <w:r>
        <w:t xml:space="preserve">uide is located on the Molina Provider Web site, </w:t>
      </w:r>
      <w:hyperlink r:id="rId21" w:history="1">
        <w:r w:rsidRPr="00CA1443">
          <w:rPr>
            <w:rStyle w:val="Hyperlink"/>
          </w:rPr>
          <w:t>www.lamedicaid.com</w:t>
        </w:r>
      </w:hyperlink>
      <w:r>
        <w:t xml:space="preserve">, at URL:  </w:t>
      </w:r>
      <w:r w:rsidRPr="00995E0C">
        <w:t>http://www.lamedicaid.com/provweb1/HIPAABilling/HIPAAindex.htm</w:t>
      </w:r>
    </w:p>
    <w:p w:rsidR="00A53ABC" w:rsidRPr="002E3770" w:rsidRDefault="00A53ABC" w:rsidP="00E75D12">
      <w:pPr>
        <w:jc w:val="both"/>
      </w:pPr>
    </w:p>
    <w:p w:rsidR="00A53ABC" w:rsidRPr="00B20C44" w:rsidRDefault="00A53ABC" w:rsidP="00E75D12">
      <w:pPr>
        <w:pStyle w:val="Heading2"/>
        <w:jc w:val="both"/>
        <w:rPr>
          <w:color w:val="000000"/>
        </w:rPr>
      </w:pPr>
      <w:bookmarkStart w:id="329" w:name="_Toc74031660"/>
      <w:bookmarkStart w:id="330" w:name="_Toc323018290"/>
      <w:r w:rsidRPr="00B20C44">
        <w:rPr>
          <w:color w:val="000000"/>
        </w:rPr>
        <w:t>Testing Tier I</w:t>
      </w:r>
      <w:bookmarkEnd w:id="329"/>
      <w:bookmarkEnd w:id="330"/>
    </w:p>
    <w:p w:rsidR="00A53ABC" w:rsidRPr="002E3770" w:rsidRDefault="00A53ABC" w:rsidP="00E75D12">
      <w:pPr>
        <w:jc w:val="both"/>
      </w:pPr>
      <w:r w:rsidRPr="002E3770">
        <w:t xml:space="preserve">The first step in submitter testing is enrollment performed via </w:t>
      </w:r>
      <w:r w:rsidR="00C4558A">
        <w:t>Molina</w:t>
      </w:r>
      <w:r w:rsidRPr="002E3770">
        <w:t xml:space="preserve"> </w:t>
      </w:r>
      <w:r w:rsidR="00B14733" w:rsidRPr="002E3770">
        <w:t xml:space="preserve">Electronic </w:t>
      </w:r>
      <w:r w:rsidR="0066312D">
        <w:t xml:space="preserve">Data Interchange </w:t>
      </w:r>
      <w:r w:rsidR="00B14733" w:rsidRPr="002E3770">
        <w:t>(</w:t>
      </w:r>
      <w:r w:rsidR="00C273A6">
        <w:t>EDI</w:t>
      </w:r>
      <w:r w:rsidR="00B14733" w:rsidRPr="002E3770">
        <w:t>)</w:t>
      </w:r>
      <w:r w:rsidRPr="002E3770">
        <w:t xml:space="preserve"> Services, Inc. Each </w:t>
      </w:r>
      <w:r w:rsidR="004C2632" w:rsidRPr="002E3770">
        <w:t>CCN</w:t>
      </w:r>
      <w:r w:rsidRPr="002E3770">
        <w:t xml:space="preserve"> must enroll with </w:t>
      </w:r>
      <w:r w:rsidR="00C273A6">
        <w:t>EDI</w:t>
      </w:r>
      <w:r w:rsidRPr="002E3770">
        <w:t xml:space="preserve"> to receive a Trading Partner ID in order to submit electronic </w:t>
      </w:r>
      <w:r w:rsidR="008843B0">
        <w:t>claim</w:t>
      </w:r>
      <w:r w:rsidRPr="002E3770">
        <w:t xml:space="preserve"> data. In most cases, the </w:t>
      </w:r>
      <w:r w:rsidR="004C2632" w:rsidRPr="002E3770">
        <w:t>CCN</w:t>
      </w:r>
      <w:r w:rsidRPr="002E3770">
        <w:t>s will already have an ID, but are only permitted to receive electronic transactions</w:t>
      </w:r>
      <w:r w:rsidR="000B0DF7">
        <w:t>; e.g. 834, 820</w:t>
      </w:r>
      <w:r w:rsidRPr="002E3770">
        <w:t xml:space="preserve">, not to submit them. In this step, permission </w:t>
      </w:r>
      <w:r w:rsidR="00856254" w:rsidRPr="002E3770">
        <w:t>is</w:t>
      </w:r>
      <w:r w:rsidRPr="002E3770">
        <w:t xml:space="preserve"> granted for the </w:t>
      </w:r>
      <w:r w:rsidR="004C2632" w:rsidRPr="002E3770">
        <w:t>CCN</w:t>
      </w:r>
      <w:r w:rsidRPr="002E3770">
        <w:t>s to be able to both transmit and receive.</w:t>
      </w:r>
    </w:p>
    <w:p w:rsidR="00A53ABC" w:rsidRPr="002E3770" w:rsidRDefault="00A53ABC" w:rsidP="00E75D12">
      <w:pPr>
        <w:jc w:val="both"/>
        <w:rPr>
          <w:color w:val="000000"/>
        </w:rPr>
      </w:pPr>
    </w:p>
    <w:p w:rsidR="00A53ABC" w:rsidRPr="002E3770" w:rsidRDefault="00A53ABC" w:rsidP="00E75D12">
      <w:pPr>
        <w:jc w:val="both"/>
      </w:pPr>
      <w:r w:rsidRPr="002E3770">
        <w:t xml:space="preserve">The second step performed concurrently with the enrollment, is EDIFECS testing. A partnership exists between EDIFECS and </w:t>
      </w:r>
      <w:r w:rsidR="00C4558A">
        <w:t>Molina</w:t>
      </w:r>
      <w:r w:rsidRPr="002E3770">
        <w:t xml:space="preserve"> </w:t>
      </w:r>
      <w:r w:rsidR="00B14733" w:rsidRPr="002E3770">
        <w:t xml:space="preserve">Electronic </w:t>
      </w:r>
      <w:r w:rsidR="0066312D">
        <w:t xml:space="preserve">Data Interchange </w:t>
      </w:r>
      <w:r w:rsidR="00B14733" w:rsidRPr="002E3770">
        <w:t>(</w:t>
      </w:r>
      <w:r w:rsidR="00C273A6">
        <w:t>EDI</w:t>
      </w:r>
      <w:r w:rsidR="00B14733" w:rsidRPr="002E3770">
        <w:t>)</w:t>
      </w:r>
      <w:r w:rsidRPr="002E3770">
        <w:t xml:space="preserve"> Services, Inc. to assist in compliance testing and tracking submitter test files prior to submission through the </w:t>
      </w:r>
      <w:r w:rsidR="00C4558A">
        <w:t>Molina</w:t>
      </w:r>
      <w:r w:rsidRPr="002E3770">
        <w:t xml:space="preserve"> </w:t>
      </w:r>
      <w:r w:rsidR="00B14733" w:rsidRPr="002E3770">
        <w:t xml:space="preserve">Electronic </w:t>
      </w:r>
      <w:r w:rsidR="0066312D">
        <w:t xml:space="preserve">Data </w:t>
      </w:r>
      <w:r w:rsidR="00286598">
        <w:t xml:space="preserve">Interchange </w:t>
      </w:r>
      <w:r w:rsidR="00286598" w:rsidRPr="002E3770">
        <w:t>(</w:t>
      </w:r>
      <w:r w:rsidR="00C273A6">
        <w:t>EDI</w:t>
      </w:r>
      <w:r w:rsidR="00B14733" w:rsidRPr="002E3770">
        <w:t>)</w:t>
      </w:r>
      <w:r w:rsidR="003A3AEA" w:rsidRPr="002E3770">
        <w:t xml:space="preserve">. </w:t>
      </w:r>
      <w:r w:rsidRPr="002E3770">
        <w:t xml:space="preserve">There are certain errors that will occur while testing with EDIFECS that should not be considered when determining whether </w:t>
      </w:r>
      <w:r w:rsidR="003F3070" w:rsidRPr="002E3770">
        <w:t>a CCN</w:t>
      </w:r>
      <w:r w:rsidRPr="002E3770">
        <w:t xml:space="preserve"> has passed or failed the EDIFECS portion of testing</w:t>
      </w:r>
      <w:r w:rsidR="003A3AEA" w:rsidRPr="002E3770">
        <w:t xml:space="preserve">. </w:t>
      </w:r>
    </w:p>
    <w:p w:rsidR="00A53ABC" w:rsidRPr="002E3770" w:rsidRDefault="00A53ABC" w:rsidP="00E75D12">
      <w:pPr>
        <w:jc w:val="both"/>
      </w:pPr>
    </w:p>
    <w:p w:rsidR="00A53ABC" w:rsidRPr="002E3770" w:rsidRDefault="00C273A6" w:rsidP="00E75D12">
      <w:pPr>
        <w:jc w:val="both"/>
      </w:pPr>
      <w:r>
        <w:t>EDI</w:t>
      </w:r>
      <w:r w:rsidR="00A53ABC" w:rsidRPr="002E3770">
        <w:t xml:space="preserve"> must certify each </w:t>
      </w:r>
      <w:r w:rsidR="004C2632" w:rsidRPr="002E3770">
        <w:t>CCN</w:t>
      </w:r>
      <w:r w:rsidR="00A53ABC" w:rsidRPr="002E3770">
        <w:t xml:space="preserve"> prior to the </w:t>
      </w:r>
      <w:r w:rsidR="00BC5AFE" w:rsidRPr="002E3770">
        <w:t>MMIS</w:t>
      </w:r>
      <w:r w:rsidR="00A53ABC" w:rsidRPr="002E3770">
        <w:t xml:space="preserve"> receipt of </w:t>
      </w:r>
      <w:r w:rsidR="008843B0">
        <w:t>claim</w:t>
      </w:r>
      <w:r w:rsidR="00435378" w:rsidRPr="002E3770">
        <w:t>s</w:t>
      </w:r>
      <w:r w:rsidR="00A53ABC" w:rsidRPr="002E3770">
        <w:t xml:space="preserve"> via </w:t>
      </w:r>
      <w:r>
        <w:t>EDI</w:t>
      </w:r>
      <w:r w:rsidR="00A53ABC" w:rsidRPr="002E3770">
        <w:t xml:space="preserve">. The objective is to ensure that the submitter can generate a valid X12 transaction, submit the transaction to the </w:t>
      </w:r>
      <w:r w:rsidR="00C4558A">
        <w:t>Molina</w:t>
      </w:r>
      <w:r w:rsidR="00A53ABC" w:rsidRPr="002E3770">
        <w:t xml:space="preserve"> </w:t>
      </w:r>
      <w:r w:rsidR="00B14733" w:rsidRPr="002E3770">
        <w:t xml:space="preserve">Electronic </w:t>
      </w:r>
      <w:r w:rsidR="00C44141">
        <w:t xml:space="preserve">Data Interchange </w:t>
      </w:r>
      <w:r w:rsidR="00B14733" w:rsidRPr="002E3770">
        <w:t>(</w:t>
      </w:r>
      <w:r>
        <w:t>EDI</w:t>
      </w:r>
      <w:r w:rsidR="00B14733" w:rsidRPr="002E3770">
        <w:t>)</w:t>
      </w:r>
      <w:r w:rsidR="00A53ABC" w:rsidRPr="002E3770">
        <w:t xml:space="preserve">, and that the transaction can be processed successfully with the resultant IRL, 997 Acceptance, or return transaction. </w:t>
      </w:r>
      <w:r w:rsidR="009B138C" w:rsidRPr="002E3770">
        <w:t>X12 837 transactions (</w:t>
      </w:r>
      <w:r w:rsidR="009B138C">
        <w:t xml:space="preserve">837I </w:t>
      </w:r>
      <w:r w:rsidR="009B138C" w:rsidRPr="002E3770">
        <w:t xml:space="preserve">and 837P) must be in the </w:t>
      </w:r>
      <w:r w:rsidR="00BF3F51">
        <w:t>5010</w:t>
      </w:r>
      <w:r w:rsidR="009B138C" w:rsidRPr="002E3770">
        <w:t xml:space="preserve">A (Addenda) format, not in the </w:t>
      </w:r>
      <w:r w:rsidR="00682629">
        <w:t>4</w:t>
      </w:r>
      <w:r w:rsidR="00BF3F51">
        <w:t>010</w:t>
      </w:r>
      <w:r w:rsidR="009B138C" w:rsidRPr="002E3770">
        <w:t xml:space="preserve"> format. </w:t>
      </w:r>
      <w:r w:rsidR="00A53ABC" w:rsidRPr="002E3770">
        <w:t>This phase of testing was designed to do the following:</w:t>
      </w:r>
    </w:p>
    <w:p w:rsidR="00A53ABC" w:rsidRPr="002E3770" w:rsidRDefault="00A53ABC" w:rsidP="00E75D12">
      <w:pPr>
        <w:jc w:val="both"/>
      </w:pPr>
    </w:p>
    <w:p w:rsidR="00A53ABC" w:rsidRPr="002E3770" w:rsidRDefault="00A53ABC" w:rsidP="00E75D12">
      <w:pPr>
        <w:numPr>
          <w:ilvl w:val="0"/>
          <w:numId w:val="15"/>
        </w:numPr>
        <w:jc w:val="both"/>
      </w:pPr>
      <w:r w:rsidRPr="002E3770">
        <w:t>test connectivity with the Clearinghouse;</w:t>
      </w:r>
    </w:p>
    <w:p w:rsidR="00A53ABC" w:rsidRPr="002E3770" w:rsidRDefault="00A53ABC" w:rsidP="00E75D12">
      <w:pPr>
        <w:numPr>
          <w:ilvl w:val="0"/>
          <w:numId w:val="15"/>
        </w:numPr>
        <w:jc w:val="both"/>
      </w:pPr>
      <w:r w:rsidRPr="002E3770">
        <w:t>validate Trading Partner IDs;</w:t>
      </w:r>
    </w:p>
    <w:p w:rsidR="00A53ABC" w:rsidRPr="002E3770" w:rsidRDefault="00A53ABC" w:rsidP="00E75D12">
      <w:pPr>
        <w:numPr>
          <w:ilvl w:val="0"/>
          <w:numId w:val="15"/>
        </w:numPr>
        <w:jc w:val="both"/>
      </w:pPr>
      <w:r w:rsidRPr="002E3770">
        <w:t>validate the ability of the submitter to create and transmit X12 transactions with all required loops, segments, and data elements;</w:t>
      </w:r>
    </w:p>
    <w:p w:rsidR="00A53ABC" w:rsidRPr="002E3770" w:rsidRDefault="00A53ABC" w:rsidP="00E75D12">
      <w:pPr>
        <w:numPr>
          <w:ilvl w:val="0"/>
          <w:numId w:val="15"/>
        </w:numPr>
        <w:jc w:val="both"/>
      </w:pPr>
      <w:r w:rsidRPr="002E3770">
        <w:lastRenderedPageBreak/>
        <w:t>validate the test submission with 997 Acceptance transactions; and</w:t>
      </w:r>
    </w:p>
    <w:p w:rsidR="00A53ABC" w:rsidRPr="002E3770" w:rsidRDefault="00A53ABC" w:rsidP="00E75D12">
      <w:pPr>
        <w:numPr>
          <w:ilvl w:val="0"/>
          <w:numId w:val="15"/>
        </w:numPr>
        <w:jc w:val="both"/>
      </w:pPr>
      <w:r w:rsidRPr="002E3770">
        <w:t>generate IRL or paired transaction.</w:t>
      </w:r>
    </w:p>
    <w:p w:rsidR="00A53ABC" w:rsidRPr="002E3770" w:rsidRDefault="00A53ABC" w:rsidP="00E75D12">
      <w:pPr>
        <w:jc w:val="both"/>
      </w:pPr>
    </w:p>
    <w:p w:rsidR="00A53ABC" w:rsidRPr="002E3770" w:rsidRDefault="00F2258A" w:rsidP="00E75D12">
      <w:pPr>
        <w:jc w:val="both"/>
      </w:pPr>
      <w:r>
        <w:t xml:space="preserve">Once EDIFECS testing is complete, the CCN is certified </w:t>
      </w:r>
      <w:r w:rsidR="00A53ABC" w:rsidRPr="002E3770">
        <w:t xml:space="preserve">that the X12 transaction is properly formatted </w:t>
      </w:r>
      <w:r w:rsidR="0029291D">
        <w:t>to submit</w:t>
      </w:r>
      <w:r w:rsidR="00562082">
        <w:t xml:space="preserve"> to the </w:t>
      </w:r>
      <w:r w:rsidR="00BC5AFE" w:rsidRPr="002E3770">
        <w:t>MMIS</w:t>
      </w:r>
      <w:r w:rsidR="00A53ABC" w:rsidRPr="002E3770">
        <w:t xml:space="preserve">. The </w:t>
      </w:r>
      <w:r w:rsidR="008843B0">
        <w:t>claim</w:t>
      </w:r>
      <w:r w:rsidR="00A53ABC" w:rsidRPr="002E3770">
        <w:t xml:space="preserve"> claims data from the </w:t>
      </w:r>
      <w:r w:rsidR="004C2632" w:rsidRPr="002E3770">
        <w:t>CCN</w:t>
      </w:r>
      <w:r w:rsidR="00A53ABC" w:rsidRPr="002E3770">
        <w:t xml:space="preserve">s </w:t>
      </w:r>
      <w:r w:rsidR="00D0249C" w:rsidRPr="002E3770">
        <w:t>are</w:t>
      </w:r>
      <w:r w:rsidR="00A53ABC" w:rsidRPr="002E3770">
        <w:t xml:space="preserve"> identified by the value ‘RP’ being present in X12 field TX-TYPE-CODE field. The </w:t>
      </w:r>
      <w:r w:rsidR="004C2632" w:rsidRPr="002E3770">
        <w:t>CCN</w:t>
      </w:r>
      <w:r w:rsidR="00A53ABC" w:rsidRPr="002E3770">
        <w:t xml:space="preserve">s must ensure that their Medicaid IDs are in loop 2330B segment NM1 in ‘Other Payer Primary Identification Number’. If line item </w:t>
      </w:r>
      <w:r w:rsidR="004C2632" w:rsidRPr="002E3770">
        <w:t>CCN</w:t>
      </w:r>
      <w:r w:rsidR="00A53ABC" w:rsidRPr="002E3770">
        <w:t xml:space="preserve"> paid amount is submitted, they also need to populate the ‘Other Payer Primary Identifier’ in loop 2430 segment SVD with their Medicaid provider number. These fields </w:t>
      </w:r>
      <w:r w:rsidR="00D0249C" w:rsidRPr="002E3770">
        <w:t>are</w:t>
      </w:r>
      <w:r w:rsidR="00A53ABC" w:rsidRPr="002E3770">
        <w:t xml:space="preserve"> used in the </w:t>
      </w:r>
      <w:r w:rsidR="00BC5AFE" w:rsidRPr="002E3770">
        <w:t>MMIS</w:t>
      </w:r>
      <w:r w:rsidR="00A53ABC" w:rsidRPr="002E3770">
        <w:t xml:space="preserve"> preprocessors to indicate that the amount in the accompanying prior paid field is the </w:t>
      </w:r>
      <w:r w:rsidR="004C2632" w:rsidRPr="002E3770">
        <w:t>CCN</w:t>
      </w:r>
      <w:r w:rsidR="00A53ABC" w:rsidRPr="002E3770">
        <w:t>’s paid amount and not TPL or any other COB amount</w:t>
      </w:r>
      <w:r w:rsidR="003A3AEA" w:rsidRPr="002E3770">
        <w:t xml:space="preserve">. </w:t>
      </w:r>
      <w:r w:rsidR="00A53ABC" w:rsidRPr="002E3770">
        <w:t xml:space="preserve">For more details, please refer to the </w:t>
      </w:r>
      <w:r w:rsidR="00C4558A">
        <w:t>Molina</w:t>
      </w:r>
      <w:r w:rsidR="00A53ABC" w:rsidRPr="002E3770">
        <w:t xml:space="preserve"> </w:t>
      </w:r>
      <w:r w:rsidR="00B14733" w:rsidRPr="002E3770">
        <w:t xml:space="preserve">Electronic </w:t>
      </w:r>
      <w:r w:rsidR="00C44141">
        <w:t xml:space="preserve">Data Interchange </w:t>
      </w:r>
      <w:r w:rsidR="00B14733" w:rsidRPr="002E3770">
        <w:t>(</w:t>
      </w:r>
      <w:r w:rsidR="00C273A6">
        <w:t>EDI</w:t>
      </w:r>
      <w:r w:rsidR="00B14733" w:rsidRPr="002E3770">
        <w:t>)</w:t>
      </w:r>
      <w:r w:rsidR="00A53ABC" w:rsidRPr="002E3770">
        <w:t xml:space="preserve"> Services, Inc. </w:t>
      </w:r>
      <w:r w:rsidR="00A53ABC" w:rsidRPr="002E3770">
        <w:rPr>
          <w:i/>
          <w:iCs/>
        </w:rPr>
        <w:t>Submitter Testing Report</w:t>
      </w:r>
      <w:r w:rsidR="00A53ABC" w:rsidRPr="002E3770">
        <w:t xml:space="preserve"> for the </w:t>
      </w:r>
      <w:r w:rsidR="00265029" w:rsidRPr="002E3770">
        <w:t>DHH</w:t>
      </w:r>
      <w:r w:rsidR="003A3AEA" w:rsidRPr="002E3770">
        <w:t xml:space="preserve">. </w:t>
      </w:r>
    </w:p>
    <w:p w:rsidR="00A53ABC" w:rsidRPr="002E3770" w:rsidRDefault="00A53ABC" w:rsidP="00E75D12">
      <w:pPr>
        <w:jc w:val="both"/>
        <w:rPr>
          <w:color w:val="000000"/>
        </w:rPr>
      </w:pPr>
    </w:p>
    <w:p w:rsidR="00A53ABC" w:rsidRPr="00B20C44" w:rsidRDefault="00A53ABC" w:rsidP="00E75D12">
      <w:pPr>
        <w:pStyle w:val="Heading2"/>
        <w:jc w:val="both"/>
      </w:pPr>
      <w:bookmarkStart w:id="331" w:name="_Toc74031662"/>
      <w:bookmarkStart w:id="332" w:name="_Toc323018291"/>
      <w:r w:rsidRPr="00B20C44">
        <w:t>Testing Tier II</w:t>
      </w:r>
      <w:bookmarkEnd w:id="331"/>
      <w:bookmarkEnd w:id="332"/>
    </w:p>
    <w:p w:rsidR="00A53ABC" w:rsidRPr="002E3770" w:rsidRDefault="00A53ABC" w:rsidP="00E75D12">
      <w:pPr>
        <w:jc w:val="both"/>
      </w:pPr>
      <w:r w:rsidRPr="002E3770">
        <w:t xml:space="preserve">Once each </w:t>
      </w:r>
      <w:r w:rsidR="004C2632" w:rsidRPr="002E3770">
        <w:t>CCN</w:t>
      </w:r>
      <w:r w:rsidRPr="002E3770">
        <w:t xml:space="preserve"> has successfully passed more than 50% of their </w:t>
      </w:r>
      <w:r w:rsidR="008843B0">
        <w:t>claim</w:t>
      </w:r>
      <w:r w:rsidRPr="002E3770">
        <w:t xml:space="preserve"> data claims through the preprocessors, </w:t>
      </w:r>
      <w:r w:rsidR="00C4558A">
        <w:t>Molina</w:t>
      </w:r>
      <w:r w:rsidRPr="002E3770">
        <w:t xml:space="preserve"> will process the </w:t>
      </w:r>
      <w:r w:rsidR="008843B0">
        <w:t>claim</w:t>
      </w:r>
      <w:r w:rsidRPr="002E3770">
        <w:t xml:space="preserve">s through the </w:t>
      </w:r>
      <w:r w:rsidR="00BC5AFE" w:rsidRPr="002E3770">
        <w:t>MMIS</w:t>
      </w:r>
      <w:r w:rsidRPr="002E3770">
        <w:t xml:space="preserve"> Adjudication cycle and the Payment cycle. The Payment cycle will create an 835 transaction to be retrieved by the </w:t>
      </w:r>
      <w:r w:rsidR="004C2632" w:rsidRPr="002E3770">
        <w:t>CCN</w:t>
      </w:r>
      <w:r w:rsidRPr="002E3770">
        <w:t xml:space="preserve">s via IDEX. Each </w:t>
      </w:r>
      <w:r w:rsidR="004C2632" w:rsidRPr="002E3770">
        <w:t>CCN</w:t>
      </w:r>
      <w:r w:rsidRPr="002E3770">
        <w:t xml:space="preserve"> </w:t>
      </w:r>
      <w:r w:rsidR="00C34F61" w:rsidRPr="002E3770">
        <w:t>is</w:t>
      </w:r>
      <w:r w:rsidRPr="002E3770">
        <w:t xml:space="preserve"> required to examine the returned 835s and compare them to the </w:t>
      </w:r>
      <w:r w:rsidR="008843B0">
        <w:t>claim</w:t>
      </w:r>
      <w:r w:rsidRPr="002E3770">
        <w:t xml:space="preserve"> data claims (837s) they submitted to insure all claims that were submitted are accounted for in the data collection. </w:t>
      </w:r>
      <w:r w:rsidR="00C4558A">
        <w:t>Molina</w:t>
      </w:r>
      <w:r w:rsidRPr="002E3770">
        <w:t xml:space="preserve"> will send the new </w:t>
      </w:r>
      <w:r w:rsidR="00EB73B1">
        <w:t>edit</w:t>
      </w:r>
      <w:r w:rsidR="00EE5CB9">
        <w:t xml:space="preserve"> code</w:t>
      </w:r>
      <w:r w:rsidRPr="002E3770">
        <w:t xml:space="preserve"> reports to the </w:t>
      </w:r>
      <w:r w:rsidR="004C2632" w:rsidRPr="002E3770">
        <w:t>CCN</w:t>
      </w:r>
      <w:r w:rsidRPr="002E3770">
        <w:t xml:space="preserve">s and </w:t>
      </w:r>
      <w:r w:rsidR="00265029" w:rsidRPr="002E3770">
        <w:t>DHH</w:t>
      </w:r>
      <w:r w:rsidRPr="002E3770">
        <w:t xml:space="preserve">/Mercer for evaluation as well as a </w:t>
      </w:r>
      <w:r w:rsidR="00BC5AFE" w:rsidRPr="002E3770">
        <w:t>MMIS</w:t>
      </w:r>
      <w:r w:rsidRPr="002E3770">
        <w:t xml:space="preserve"> </w:t>
      </w:r>
      <w:r w:rsidR="00EB73B1">
        <w:t>edit</w:t>
      </w:r>
      <w:r w:rsidR="00EE5CB9">
        <w:t xml:space="preserve"> code</w:t>
      </w:r>
      <w:r w:rsidRPr="002E3770">
        <w:t xml:space="preserve"> explanation document which details the conditions under which each </w:t>
      </w:r>
      <w:r w:rsidR="00EB73B1">
        <w:t>edit</w:t>
      </w:r>
      <w:r w:rsidR="00EE5CB9">
        <w:t xml:space="preserve"> code</w:t>
      </w:r>
      <w:r w:rsidRPr="002E3770">
        <w:t xml:space="preserve"> will post to an </w:t>
      </w:r>
      <w:r w:rsidR="008843B0">
        <w:t>claim</w:t>
      </w:r>
      <w:r w:rsidRPr="002E3770">
        <w:t xml:space="preserve"> data claim in order to assist them with their research. </w:t>
      </w:r>
      <w:r w:rsidR="00C4558A">
        <w:t>Molina</w:t>
      </w:r>
      <w:r w:rsidRPr="002E3770">
        <w:t xml:space="preserve"> </w:t>
      </w:r>
      <w:r w:rsidR="00856254" w:rsidRPr="002E3770">
        <w:t>is</w:t>
      </w:r>
      <w:r w:rsidRPr="002E3770">
        <w:t xml:space="preserve"> available to answer any questions that any </w:t>
      </w:r>
      <w:r w:rsidR="004C2632" w:rsidRPr="002E3770">
        <w:t>CCN</w:t>
      </w:r>
      <w:r w:rsidRPr="002E3770">
        <w:t xml:space="preserve"> may have concerning the </w:t>
      </w:r>
      <w:r w:rsidR="00EB73B1">
        <w:t>edit</w:t>
      </w:r>
      <w:r w:rsidR="00EE5CB9">
        <w:t xml:space="preserve"> code</w:t>
      </w:r>
      <w:r w:rsidRPr="002E3770">
        <w:t>s.</w:t>
      </w:r>
    </w:p>
    <w:p w:rsidR="00A53ABC" w:rsidRPr="002E3770" w:rsidRDefault="00A53ABC" w:rsidP="00E75D12">
      <w:pPr>
        <w:jc w:val="both"/>
        <w:rPr>
          <w:color w:val="000000"/>
        </w:rPr>
      </w:pPr>
    </w:p>
    <w:p w:rsidR="00B20C44" w:rsidRDefault="00B20C44" w:rsidP="00E75D12">
      <w:pPr>
        <w:pStyle w:val="Heading2"/>
        <w:spacing w:before="0" w:after="0"/>
        <w:jc w:val="both"/>
        <w:rPr>
          <w:color w:val="000000"/>
        </w:rPr>
      </w:pPr>
      <w:bookmarkStart w:id="333" w:name="_Toc323018292"/>
      <w:r>
        <w:rPr>
          <w:color w:val="000000"/>
        </w:rPr>
        <w:t>Testing Tier III</w:t>
      </w:r>
      <w:bookmarkEnd w:id="333"/>
    </w:p>
    <w:p w:rsidR="00A53ABC" w:rsidRPr="002E3770" w:rsidRDefault="00BE5EAD" w:rsidP="00E75D12">
      <w:pPr>
        <w:jc w:val="both"/>
        <w:rPr>
          <w:color w:val="000000"/>
        </w:rPr>
      </w:pPr>
      <w:r w:rsidRPr="002E3770">
        <w:rPr>
          <w:color w:val="000000"/>
        </w:rPr>
        <w:t xml:space="preserve">Once satisfactory test results are documented, </w:t>
      </w:r>
      <w:r w:rsidR="00C4558A">
        <w:rPr>
          <w:color w:val="000000"/>
        </w:rPr>
        <w:t>Molina</w:t>
      </w:r>
      <w:r w:rsidRPr="002E3770">
        <w:rPr>
          <w:color w:val="000000"/>
        </w:rPr>
        <w:t xml:space="preserve"> will move the CCN into production. </w:t>
      </w:r>
      <w:r w:rsidR="00C4558A">
        <w:t>Molina</w:t>
      </w:r>
      <w:r w:rsidR="00A53ABC" w:rsidRPr="002E3770">
        <w:t xml:space="preserve"> anticipates receiving files from each of the </w:t>
      </w:r>
      <w:r w:rsidR="004C2632" w:rsidRPr="002E3770">
        <w:t>CCN</w:t>
      </w:r>
      <w:r w:rsidR="00A53ABC" w:rsidRPr="002E3770">
        <w:t xml:space="preserve">s in production mode </w:t>
      </w:r>
      <w:r w:rsidR="008F6406">
        <w:t>at least once monthly</w:t>
      </w:r>
      <w:r w:rsidR="007367FB" w:rsidRPr="002E3770">
        <w:t>.</w:t>
      </w:r>
    </w:p>
    <w:p w:rsidR="002C0389" w:rsidRDefault="002C0389" w:rsidP="00477BA2">
      <w:pPr>
        <w:sectPr w:rsidR="002C0389" w:rsidSect="002C0389">
          <w:pgSz w:w="12240" w:h="15840"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904CBF" w:rsidRPr="00904CBF" w:rsidRDefault="00687F1D" w:rsidP="00477BA2">
      <w:pPr>
        <w:pStyle w:val="AppendixStart"/>
        <w:numPr>
          <w:ilvl w:val="0"/>
          <w:numId w:val="0"/>
        </w:numPr>
      </w:pPr>
      <w:bookmarkStart w:id="334" w:name="_Toc74533926"/>
      <w:bookmarkStart w:id="335" w:name="_Toc83451586"/>
      <w:bookmarkStart w:id="336" w:name="_Toc323018293"/>
      <w:bookmarkEnd w:id="334"/>
      <w:r>
        <w:lastRenderedPageBreak/>
        <w:t xml:space="preserve">Appendix </w:t>
      </w:r>
      <w:bookmarkEnd w:id="335"/>
      <w:r w:rsidR="00F51E10">
        <w:t>G</w:t>
      </w:r>
      <w:bookmarkEnd w:id="336"/>
    </w:p>
    <w:p w:rsidR="0091521D" w:rsidRDefault="0042129C" w:rsidP="00477BA2">
      <w:pPr>
        <w:pStyle w:val="Heading2"/>
      </w:pPr>
      <w:bookmarkStart w:id="337" w:name="_Toc51480932"/>
      <w:bookmarkStart w:id="338" w:name="_Toc51490215"/>
      <w:bookmarkStart w:id="339" w:name="_Toc51560245"/>
      <w:bookmarkStart w:id="340" w:name="_Toc51561612"/>
      <w:bookmarkStart w:id="341" w:name="_Toc51571563"/>
      <w:bookmarkStart w:id="342" w:name="_Toc52609718"/>
      <w:bookmarkStart w:id="343" w:name="_Toc52612344"/>
      <w:bookmarkStart w:id="344" w:name="_Toc71433177"/>
      <w:bookmarkStart w:id="345" w:name="_Toc72823809"/>
      <w:bookmarkStart w:id="346" w:name="_Toc72824247"/>
      <w:bookmarkStart w:id="347" w:name="_Toc323018294"/>
      <w:bookmarkEnd w:id="337"/>
      <w:bookmarkEnd w:id="338"/>
      <w:bookmarkEnd w:id="339"/>
      <w:bookmarkEnd w:id="340"/>
      <w:bookmarkEnd w:id="341"/>
      <w:bookmarkEnd w:id="342"/>
      <w:bookmarkEnd w:id="343"/>
      <w:bookmarkEnd w:id="344"/>
      <w:bookmarkEnd w:id="345"/>
      <w:bookmarkEnd w:id="346"/>
      <w:r w:rsidRPr="00C34F61">
        <w:t>Websites</w:t>
      </w:r>
      <w:bookmarkEnd w:id="347"/>
    </w:p>
    <w:p w:rsidR="00E04E0D" w:rsidRDefault="0042129C">
      <w:r w:rsidRPr="002E3770">
        <w:t xml:space="preserve">The following websites are provided as references for useful information not only for </w:t>
      </w:r>
      <w:r w:rsidR="00BE5EAD" w:rsidRPr="002E3770">
        <w:t>CCN</w:t>
      </w:r>
      <w:r w:rsidRPr="002E3770">
        <w:t xml:space="preserve"> entities, but also for consumers, health care providers, health care organizations, and other impacted entities.</w:t>
      </w:r>
    </w:p>
    <w:p w:rsidR="0042129C" w:rsidRPr="002E3770" w:rsidRDefault="0042129C" w:rsidP="00477BA2"/>
    <w:tbl>
      <w:tblPr>
        <w:tblW w:w="9105" w:type="dxa"/>
        <w:tblCellSpacing w:w="15" w:type="dxa"/>
        <w:tblBorders>
          <w:top w:val="single" w:sz="4" w:space="0" w:color="auto"/>
          <w:bottom w:val="single" w:sz="4" w:space="0" w:color="auto"/>
          <w:insideH w:val="single" w:sz="4" w:space="0" w:color="auto"/>
        </w:tblBorders>
        <w:tblCellMar>
          <w:top w:w="75" w:type="dxa"/>
          <w:left w:w="75" w:type="dxa"/>
          <w:bottom w:w="75" w:type="dxa"/>
          <w:right w:w="75" w:type="dxa"/>
        </w:tblCellMar>
        <w:tblLook w:val="0000" w:firstRow="0" w:lastRow="0" w:firstColumn="0" w:lastColumn="0" w:noHBand="0" w:noVBand="0"/>
      </w:tblPr>
      <w:tblGrid>
        <w:gridCol w:w="5798"/>
        <w:gridCol w:w="3307"/>
      </w:tblGrid>
      <w:tr w:rsidR="0042129C" w:rsidRPr="00790FE2">
        <w:trPr>
          <w:tblHeader/>
          <w:tblCellSpacing w:w="15" w:type="dxa"/>
        </w:trPr>
        <w:tc>
          <w:tcPr>
            <w:tcW w:w="5753" w:type="dxa"/>
            <w:tcBorders>
              <w:top w:val="single" w:sz="4" w:space="0" w:color="auto"/>
              <w:bottom w:val="single" w:sz="8" w:space="0" w:color="auto"/>
            </w:tcBorders>
            <w:shd w:val="clear" w:color="auto" w:fill="auto"/>
            <w:vAlign w:val="bottom"/>
          </w:tcPr>
          <w:p w:rsidR="0042129C" w:rsidRPr="00745513" w:rsidRDefault="0042129C" w:rsidP="00E75D12">
            <w:pPr>
              <w:pStyle w:val="TableHeadingText"/>
              <w:jc w:val="both"/>
            </w:pPr>
            <w:r w:rsidRPr="00745513">
              <w:t>Website Address</w:t>
            </w:r>
          </w:p>
        </w:tc>
        <w:tc>
          <w:tcPr>
            <w:tcW w:w="3262" w:type="dxa"/>
            <w:tcBorders>
              <w:top w:val="single" w:sz="4" w:space="0" w:color="auto"/>
              <w:bottom w:val="single" w:sz="8" w:space="0" w:color="auto"/>
            </w:tcBorders>
            <w:shd w:val="clear" w:color="auto" w:fill="auto"/>
            <w:vAlign w:val="bottom"/>
          </w:tcPr>
          <w:p w:rsidR="0042129C" w:rsidRPr="00790FE2" w:rsidRDefault="0042129C" w:rsidP="00E75D12">
            <w:pPr>
              <w:pStyle w:val="TableHeadingText"/>
              <w:jc w:val="both"/>
            </w:pPr>
            <w:r w:rsidRPr="00790FE2">
              <w:t>Website Contents</w:t>
            </w:r>
          </w:p>
        </w:tc>
      </w:tr>
      <w:tr w:rsidR="0042129C" w:rsidRPr="006946D4">
        <w:trPr>
          <w:tblCellSpacing w:w="15" w:type="dxa"/>
        </w:trPr>
        <w:tc>
          <w:tcPr>
            <w:tcW w:w="5753" w:type="dxa"/>
            <w:shd w:val="clear" w:color="auto" w:fill="auto"/>
          </w:tcPr>
          <w:p w:rsidR="00CA1F7E" w:rsidRPr="006946D4" w:rsidRDefault="003C417A" w:rsidP="00E75D12">
            <w:pPr>
              <w:pStyle w:val="TableText"/>
              <w:jc w:val="both"/>
              <w:rPr>
                <w:color w:val="000000"/>
              </w:rPr>
            </w:pPr>
            <w:hyperlink r:id="rId22" w:history="1">
              <w:r w:rsidR="00CA1F7E" w:rsidRPr="00B36168">
                <w:rPr>
                  <w:rStyle w:val="Hyperlink"/>
                </w:rPr>
                <w:t>http://aspe.hhs.gov/admnsimp/</w:t>
              </w:r>
            </w:hyperlink>
          </w:p>
          <w:p w:rsidR="0042129C" w:rsidRPr="006946D4" w:rsidRDefault="0042129C" w:rsidP="00E75D12">
            <w:pPr>
              <w:pStyle w:val="TableText"/>
              <w:jc w:val="both"/>
              <w:rPr>
                <w:color w:val="000000"/>
              </w:rPr>
            </w:pPr>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links to the </w:t>
            </w:r>
            <w:r w:rsidRPr="006946D4">
              <w:rPr>
                <w:b/>
                <w:bCs/>
                <w:color w:val="000000"/>
              </w:rPr>
              <w:t>Department of Health and Human Services website regarding the Administrative Simplification provisions of HIPAA</w:t>
            </w:r>
            <w:r w:rsidRPr="006946D4">
              <w:rPr>
                <w:color w:val="000000"/>
              </w:rPr>
              <w:t>. This site contains downloadable versions of the proposed and final rules, general information about the administrative simplification portion of the HIPAA law, an explanation of the Notice of Proposed Rulemaking (NPRM) process, update on when HIPAA standards may be implemented, and presentations made by parties regarding HIPAA.</w:t>
            </w:r>
          </w:p>
        </w:tc>
      </w:tr>
      <w:tr w:rsidR="0006717C" w:rsidRPr="006946D4">
        <w:trPr>
          <w:tblCellSpacing w:w="15" w:type="dxa"/>
        </w:trPr>
        <w:tc>
          <w:tcPr>
            <w:tcW w:w="5753" w:type="dxa"/>
            <w:shd w:val="clear" w:color="auto" w:fill="auto"/>
          </w:tcPr>
          <w:p w:rsidR="0006717C" w:rsidRDefault="003C417A" w:rsidP="00E75D12">
            <w:pPr>
              <w:pStyle w:val="TableText"/>
              <w:jc w:val="both"/>
              <w:rPr>
                <w:color w:val="000000"/>
              </w:rPr>
            </w:pPr>
            <w:hyperlink r:id="rId23" w:history="1">
              <w:r w:rsidR="0006717C" w:rsidRPr="00B97761">
                <w:rPr>
                  <w:rStyle w:val="Hyperlink"/>
                </w:rPr>
                <w:t>http://www.lamedicaid.com</w:t>
              </w:r>
            </w:hyperlink>
          </w:p>
          <w:p w:rsidR="0006717C" w:rsidRDefault="0006717C" w:rsidP="00E75D12">
            <w:pPr>
              <w:pStyle w:val="TableText"/>
              <w:jc w:val="both"/>
              <w:rPr>
                <w:color w:val="000000"/>
              </w:rPr>
            </w:pPr>
            <w:r>
              <w:rPr>
                <w:color w:val="000000"/>
              </w:rPr>
              <w:t>or</w:t>
            </w:r>
          </w:p>
          <w:p w:rsidR="0006717C" w:rsidRPr="006946D4" w:rsidRDefault="003C417A" w:rsidP="00E75D12">
            <w:pPr>
              <w:pStyle w:val="TableText"/>
              <w:jc w:val="both"/>
              <w:rPr>
                <w:color w:val="000000"/>
              </w:rPr>
            </w:pPr>
            <w:hyperlink r:id="rId24" w:history="1">
              <w:r w:rsidR="0006717C" w:rsidRPr="00B97761">
                <w:rPr>
                  <w:rStyle w:val="Hyperlink"/>
                </w:rPr>
                <w:t>http://www.lmmis.com</w:t>
              </w:r>
            </w:hyperlink>
          </w:p>
        </w:tc>
        <w:tc>
          <w:tcPr>
            <w:tcW w:w="3262" w:type="dxa"/>
            <w:shd w:val="clear" w:color="auto" w:fill="auto"/>
          </w:tcPr>
          <w:p w:rsidR="00565A55" w:rsidRDefault="00AA151F">
            <w:pPr>
              <w:pStyle w:val="TableText"/>
              <w:rPr>
                <w:color w:val="000000"/>
              </w:rPr>
            </w:pPr>
            <w:r w:rsidRPr="00AA151F">
              <w:rPr>
                <w:color w:val="000000"/>
              </w:rPr>
              <w:t>DHH FI Provider Web site</w:t>
            </w:r>
          </w:p>
          <w:p w:rsidR="00565A55" w:rsidRDefault="00AA151F">
            <w:pPr>
              <w:pStyle w:val="TableText"/>
              <w:rPr>
                <w:color w:val="000000"/>
              </w:rPr>
            </w:pPr>
            <w:r w:rsidRPr="00AA151F">
              <w:rPr>
                <w:color w:val="000000"/>
              </w:rPr>
              <w:t>You need a valid Louisiana Medicaid Provider ID or CCN ID in order to register on the web site.  Provider Applications (such as those used to upload and download files) are available on this web site to authorized, registered providers or CCN organizations.</w:t>
            </w:r>
          </w:p>
          <w:p w:rsidR="00565A55" w:rsidRDefault="00AA151F">
            <w:pPr>
              <w:pStyle w:val="TableText"/>
              <w:rPr>
                <w:color w:val="000000"/>
              </w:rPr>
            </w:pPr>
            <w:r w:rsidRPr="00AA151F">
              <w:rPr>
                <w:color w:val="000000"/>
              </w:rPr>
              <w:t xml:space="preserve">Links available to CCN-S entities </w:t>
            </w:r>
            <w:r w:rsidRPr="00AA151F">
              <w:rPr>
                <w:color w:val="000000"/>
              </w:rPr>
              <w:lastRenderedPageBreak/>
              <w:t>on the FI Provider Web site are:</w:t>
            </w:r>
          </w:p>
          <w:p w:rsidR="00565A55" w:rsidRDefault="00AA151F">
            <w:pPr>
              <w:pStyle w:val="TableText"/>
              <w:numPr>
                <w:ilvl w:val="0"/>
                <w:numId w:val="71"/>
              </w:numPr>
              <w:ind w:left="337" w:hanging="270"/>
              <w:rPr>
                <w:color w:val="000000"/>
              </w:rPr>
            </w:pPr>
            <w:r w:rsidRPr="00AA151F">
              <w:rPr>
                <w:color w:val="000000"/>
              </w:rPr>
              <w:t>820 File Download</w:t>
            </w:r>
          </w:p>
          <w:p w:rsidR="00565A55" w:rsidRDefault="00AA151F">
            <w:pPr>
              <w:pStyle w:val="TableText"/>
              <w:numPr>
                <w:ilvl w:val="0"/>
                <w:numId w:val="71"/>
              </w:numPr>
              <w:ind w:left="337" w:hanging="270"/>
              <w:rPr>
                <w:color w:val="000000"/>
              </w:rPr>
            </w:pPr>
            <w:r w:rsidRPr="00AA151F">
              <w:rPr>
                <w:color w:val="000000"/>
              </w:rPr>
              <w:t>Claims File Download</w:t>
            </w:r>
          </w:p>
          <w:p w:rsidR="004E6D1B" w:rsidRDefault="004E6D1B">
            <w:pPr>
              <w:pStyle w:val="TableText"/>
              <w:numPr>
                <w:ilvl w:val="0"/>
                <w:numId w:val="71"/>
              </w:numPr>
              <w:ind w:left="337" w:hanging="270"/>
              <w:rPr>
                <w:color w:val="000000"/>
              </w:rPr>
            </w:pPr>
            <w:r>
              <w:rPr>
                <w:color w:val="000000"/>
              </w:rPr>
              <w:t>Provider Enrollment File Download</w:t>
            </w:r>
          </w:p>
          <w:p w:rsidR="00565A55" w:rsidRDefault="00AA151F">
            <w:pPr>
              <w:pStyle w:val="TableText"/>
              <w:numPr>
                <w:ilvl w:val="0"/>
                <w:numId w:val="69"/>
              </w:numPr>
              <w:ind w:left="337" w:hanging="270"/>
              <w:rPr>
                <w:color w:val="000000"/>
              </w:rPr>
            </w:pPr>
            <w:r w:rsidRPr="00AA151F">
              <w:rPr>
                <w:color w:val="000000"/>
              </w:rPr>
              <w:t>Provider Registry Upload</w:t>
            </w:r>
          </w:p>
          <w:p w:rsidR="00565A55" w:rsidRDefault="00AA151F">
            <w:pPr>
              <w:pStyle w:val="TableText"/>
              <w:numPr>
                <w:ilvl w:val="0"/>
                <w:numId w:val="69"/>
              </w:numPr>
              <w:ind w:left="337" w:hanging="270"/>
              <w:rPr>
                <w:color w:val="000000"/>
              </w:rPr>
            </w:pPr>
            <w:r w:rsidRPr="00AA151F">
              <w:rPr>
                <w:color w:val="000000"/>
              </w:rPr>
              <w:t>Provider Registry Error Report Download</w:t>
            </w:r>
          </w:p>
          <w:p w:rsidR="00565A55" w:rsidRDefault="00AA151F">
            <w:pPr>
              <w:pStyle w:val="TableText"/>
              <w:numPr>
                <w:ilvl w:val="0"/>
                <w:numId w:val="69"/>
              </w:numPr>
              <w:ind w:left="337" w:hanging="270"/>
              <w:rPr>
                <w:color w:val="000000"/>
              </w:rPr>
            </w:pPr>
            <w:r w:rsidRPr="00AA151F">
              <w:rPr>
                <w:color w:val="000000"/>
              </w:rPr>
              <w:t xml:space="preserve">Third-Party Liability </w:t>
            </w:r>
            <w:r w:rsidR="004E6D1B">
              <w:rPr>
                <w:color w:val="000000"/>
              </w:rPr>
              <w:t xml:space="preserve">Data </w:t>
            </w:r>
            <w:r w:rsidRPr="00AA151F">
              <w:rPr>
                <w:color w:val="000000"/>
              </w:rPr>
              <w:t>Entry</w:t>
            </w:r>
          </w:p>
          <w:p w:rsidR="00565A55" w:rsidRDefault="00AA151F">
            <w:pPr>
              <w:pStyle w:val="TableText"/>
              <w:numPr>
                <w:ilvl w:val="0"/>
                <w:numId w:val="69"/>
              </w:numPr>
              <w:ind w:left="337" w:hanging="270"/>
              <w:rPr>
                <w:color w:val="000000"/>
              </w:rPr>
            </w:pPr>
            <w:r w:rsidRPr="00AA151F">
              <w:rPr>
                <w:color w:val="000000"/>
              </w:rPr>
              <w:t xml:space="preserve">Provider Negotiated Rates </w:t>
            </w:r>
            <w:r w:rsidR="004E6D1B">
              <w:rPr>
                <w:color w:val="000000"/>
              </w:rPr>
              <w:t xml:space="preserve">File </w:t>
            </w:r>
            <w:r w:rsidRPr="00AA151F">
              <w:rPr>
                <w:color w:val="000000"/>
              </w:rPr>
              <w:t>Download</w:t>
            </w:r>
          </w:p>
          <w:p w:rsidR="004E6D1B" w:rsidRDefault="004E6D1B">
            <w:pPr>
              <w:pStyle w:val="TableText"/>
              <w:numPr>
                <w:ilvl w:val="0"/>
                <w:numId w:val="69"/>
              </w:numPr>
              <w:ind w:left="337" w:hanging="270"/>
              <w:rPr>
                <w:color w:val="000000"/>
              </w:rPr>
            </w:pPr>
            <w:r>
              <w:rPr>
                <w:color w:val="000000"/>
              </w:rPr>
              <w:t>PA and Precert Requests History File</w:t>
            </w:r>
          </w:p>
          <w:p w:rsidR="00565A55" w:rsidRDefault="00AA151F">
            <w:pPr>
              <w:pStyle w:val="TableText"/>
              <w:numPr>
                <w:ilvl w:val="0"/>
                <w:numId w:val="69"/>
              </w:numPr>
              <w:ind w:left="337" w:hanging="270"/>
              <w:rPr>
                <w:color w:val="000000"/>
              </w:rPr>
            </w:pPr>
            <w:r w:rsidRPr="00AA151F">
              <w:rPr>
                <w:color w:val="000000"/>
              </w:rPr>
              <w:t>MMIS Claims Processing Information:</w:t>
            </w:r>
          </w:p>
          <w:p w:rsidR="00565A55" w:rsidRDefault="00AA151F">
            <w:pPr>
              <w:pStyle w:val="TableText"/>
              <w:numPr>
                <w:ilvl w:val="0"/>
                <w:numId w:val="70"/>
              </w:numPr>
              <w:ind w:left="697"/>
              <w:rPr>
                <w:color w:val="000000"/>
              </w:rPr>
            </w:pPr>
            <w:r w:rsidRPr="00AA151F">
              <w:rPr>
                <w:color w:val="000000"/>
              </w:rPr>
              <w:t>Procedure Codes Requiring PA</w:t>
            </w:r>
          </w:p>
          <w:p w:rsidR="00565A55" w:rsidRDefault="00AA151F">
            <w:pPr>
              <w:pStyle w:val="TableText"/>
              <w:numPr>
                <w:ilvl w:val="0"/>
                <w:numId w:val="70"/>
              </w:numPr>
              <w:ind w:left="697"/>
              <w:rPr>
                <w:color w:val="000000"/>
              </w:rPr>
            </w:pPr>
            <w:r w:rsidRPr="00AA151F">
              <w:rPr>
                <w:color w:val="000000"/>
              </w:rPr>
              <w:t>Diagnosis Codes Requiring Precert</w:t>
            </w:r>
          </w:p>
          <w:p w:rsidR="004E6D1B" w:rsidRDefault="004E6D1B">
            <w:pPr>
              <w:pStyle w:val="TableText"/>
              <w:numPr>
                <w:ilvl w:val="0"/>
                <w:numId w:val="70"/>
              </w:numPr>
              <w:ind w:left="697"/>
              <w:rPr>
                <w:color w:val="000000"/>
              </w:rPr>
            </w:pPr>
            <w:r>
              <w:rPr>
                <w:color w:val="000000"/>
              </w:rPr>
              <w:t>CLIA File</w:t>
            </w:r>
          </w:p>
          <w:p w:rsidR="0079181F" w:rsidRDefault="0079181F" w:rsidP="00F97495">
            <w:pPr>
              <w:pStyle w:val="TableText"/>
              <w:rPr>
                <w:b/>
                <w:color w:val="000000"/>
              </w:rPr>
            </w:pPr>
          </w:p>
        </w:tc>
      </w:tr>
      <w:tr w:rsidR="0042129C" w:rsidRPr="006946D4">
        <w:trPr>
          <w:tblCellSpacing w:w="15" w:type="dxa"/>
        </w:trPr>
        <w:tc>
          <w:tcPr>
            <w:tcW w:w="5753" w:type="dxa"/>
            <w:shd w:val="clear" w:color="auto" w:fill="auto"/>
          </w:tcPr>
          <w:p w:rsidR="0042129C" w:rsidRPr="006946D4" w:rsidRDefault="003C417A" w:rsidP="00E75D12">
            <w:pPr>
              <w:pStyle w:val="TableText"/>
              <w:jc w:val="both"/>
              <w:rPr>
                <w:color w:val="000000"/>
              </w:rPr>
            </w:pPr>
            <w:hyperlink r:id="rId25" w:history="1">
              <w:r w:rsidR="0042129C" w:rsidRPr="006946D4">
                <w:rPr>
                  <w:rStyle w:val="Hyperlink"/>
                  <w:color w:val="000000"/>
                </w:rPr>
                <w:t>http://www.cms.gov</w:t>
              </w:r>
            </w:hyperlink>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is the </w:t>
            </w:r>
            <w:r w:rsidRPr="006946D4">
              <w:rPr>
                <w:b/>
                <w:bCs/>
                <w:color w:val="000000"/>
              </w:rPr>
              <w:t>CMS home page</w:t>
            </w:r>
            <w:r w:rsidRPr="006946D4">
              <w:rPr>
                <w:color w:val="000000"/>
              </w:rPr>
              <w:t>.</w:t>
            </w:r>
          </w:p>
        </w:tc>
      </w:tr>
      <w:tr w:rsidR="0042129C" w:rsidRPr="006946D4">
        <w:trPr>
          <w:tblCellSpacing w:w="15" w:type="dxa"/>
        </w:trPr>
        <w:tc>
          <w:tcPr>
            <w:tcW w:w="5753" w:type="dxa"/>
            <w:shd w:val="clear" w:color="auto" w:fill="auto"/>
          </w:tcPr>
          <w:p w:rsidR="0042129C" w:rsidRPr="006946D4" w:rsidRDefault="003C417A" w:rsidP="00E75D12">
            <w:pPr>
              <w:pStyle w:val="TableText"/>
              <w:jc w:val="both"/>
              <w:rPr>
                <w:color w:val="000000"/>
              </w:rPr>
            </w:pPr>
            <w:hyperlink r:id="rId26" w:history="1">
              <w:r w:rsidR="00DE2006" w:rsidRPr="006946D4">
                <w:rPr>
                  <w:rStyle w:val="Hyperlink"/>
                  <w:color w:val="000000"/>
                  <w:szCs w:val="24"/>
                </w:rPr>
                <w:t>http://www.wedi.org/snip/</w:t>
              </w:r>
            </w:hyperlink>
            <w:r w:rsidR="00DE2006" w:rsidRPr="006946D4">
              <w:rPr>
                <w:color w:val="000000"/>
                <w:szCs w:val="24"/>
              </w:rPr>
              <w:t xml:space="preserve"> </w:t>
            </w:r>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is the </w:t>
            </w:r>
            <w:r w:rsidRPr="006946D4">
              <w:rPr>
                <w:b/>
                <w:bCs/>
                <w:color w:val="000000"/>
              </w:rPr>
              <w:t>Workgroup for Electronic Data Interchange website</w:t>
            </w:r>
            <w:r w:rsidRPr="006946D4">
              <w:rPr>
                <w:color w:val="000000"/>
              </w:rPr>
              <w:t xml:space="preserve">. This site includes information on </w:t>
            </w:r>
            <w:r w:rsidR="00C273A6">
              <w:rPr>
                <w:color w:val="000000"/>
              </w:rPr>
              <w:t>EDI</w:t>
            </w:r>
            <w:r w:rsidRPr="006946D4">
              <w:rPr>
                <w:color w:val="000000"/>
              </w:rPr>
              <w:t xml:space="preserve"> in the health care industry, documents explaining the Privacy Rule, lists of conferences, and the availability of resources for standard transactions.</w:t>
            </w:r>
          </w:p>
        </w:tc>
      </w:tr>
      <w:tr w:rsidR="0042129C" w:rsidRPr="006946D4">
        <w:trPr>
          <w:tblCellSpacing w:w="15" w:type="dxa"/>
        </w:trPr>
        <w:tc>
          <w:tcPr>
            <w:tcW w:w="5753" w:type="dxa"/>
            <w:shd w:val="clear" w:color="auto" w:fill="auto"/>
          </w:tcPr>
          <w:p w:rsidR="0042129C" w:rsidRPr="006946D4" w:rsidRDefault="003C417A" w:rsidP="00E75D12">
            <w:pPr>
              <w:pStyle w:val="TableText"/>
              <w:jc w:val="both"/>
              <w:rPr>
                <w:color w:val="000000"/>
              </w:rPr>
            </w:pPr>
            <w:hyperlink r:id="rId27" w:history="1">
              <w:r w:rsidR="0042129C" w:rsidRPr="006946D4">
                <w:rPr>
                  <w:rStyle w:val="Hyperlink"/>
                  <w:color w:val="000000"/>
                </w:rPr>
                <w:t>http://www.ansi.org</w:t>
              </w:r>
            </w:hyperlink>
          </w:p>
          <w:p w:rsidR="0042129C" w:rsidRPr="006946D4" w:rsidRDefault="0042129C" w:rsidP="00E75D12">
            <w:pPr>
              <w:pStyle w:val="TableText"/>
              <w:jc w:val="both"/>
              <w:rPr>
                <w:color w:val="000000"/>
              </w:rPr>
            </w:pPr>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is the </w:t>
            </w:r>
            <w:r w:rsidRPr="006946D4">
              <w:rPr>
                <w:b/>
                <w:bCs/>
                <w:color w:val="000000"/>
              </w:rPr>
              <w:t>American N</w:t>
            </w:r>
            <w:r w:rsidR="00A52968" w:rsidRPr="006946D4">
              <w:rPr>
                <w:b/>
                <w:bCs/>
                <w:color w:val="000000"/>
              </w:rPr>
              <w:t>ational Standards Institute web</w:t>
            </w:r>
            <w:r w:rsidRPr="006946D4">
              <w:rPr>
                <w:b/>
                <w:bCs/>
                <w:color w:val="000000"/>
              </w:rPr>
              <w:t>site</w:t>
            </w:r>
            <w:r w:rsidRPr="006946D4">
              <w:rPr>
                <w:color w:val="000000"/>
              </w:rPr>
              <w:t xml:space="preserve"> that allows one to download ANSI documents. You may download a copy of ANSI Procedures for the Development and Coordination of American National Standards, or a copy of ANSI Appeals Process.</w:t>
            </w:r>
          </w:p>
        </w:tc>
      </w:tr>
      <w:tr w:rsidR="0042129C" w:rsidRPr="006946D4">
        <w:trPr>
          <w:tblCellSpacing w:w="15" w:type="dxa"/>
        </w:trPr>
        <w:tc>
          <w:tcPr>
            <w:tcW w:w="5753" w:type="dxa"/>
            <w:shd w:val="clear" w:color="auto" w:fill="auto"/>
          </w:tcPr>
          <w:p w:rsidR="0042129C" w:rsidRPr="006946D4" w:rsidRDefault="003C417A" w:rsidP="00E75D12">
            <w:pPr>
              <w:pStyle w:val="TableText"/>
              <w:jc w:val="both"/>
              <w:rPr>
                <w:color w:val="000000"/>
              </w:rPr>
            </w:pPr>
            <w:hyperlink r:id="rId28" w:history="1">
              <w:r w:rsidR="0042129C" w:rsidRPr="006946D4">
                <w:rPr>
                  <w:rStyle w:val="Hyperlink"/>
                  <w:color w:val="000000"/>
                </w:rPr>
                <w:t>http://www.x12.org</w:t>
              </w:r>
            </w:hyperlink>
          </w:p>
          <w:p w:rsidR="0042129C" w:rsidRPr="006946D4" w:rsidRDefault="0042129C" w:rsidP="00E75D12">
            <w:pPr>
              <w:pStyle w:val="TableText"/>
              <w:jc w:val="both"/>
              <w:rPr>
                <w:color w:val="000000"/>
              </w:rPr>
            </w:pPr>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is the </w:t>
            </w:r>
            <w:r w:rsidRPr="006946D4">
              <w:rPr>
                <w:b/>
                <w:bCs/>
                <w:color w:val="000000"/>
              </w:rPr>
              <w:t>Data Interchange Standards Association website</w:t>
            </w:r>
            <w:r w:rsidRPr="006946D4">
              <w:rPr>
                <w:color w:val="000000"/>
              </w:rPr>
              <w:t xml:space="preserve">. This site contains information on </w:t>
            </w:r>
            <w:smartTag w:uri="urn:schemas-microsoft-com:office:smarttags" w:element="PostalCode">
              <w:smartTag w:uri="urn:schemas:contacts" w:element="GivenName">
                <w:r w:rsidRPr="006946D4">
                  <w:rPr>
                    <w:color w:val="000000"/>
                  </w:rPr>
                  <w:t>ASC</w:t>
                </w:r>
              </w:smartTag>
              <w:r w:rsidRPr="006946D4">
                <w:rPr>
                  <w:color w:val="000000"/>
                </w:rPr>
                <w:t xml:space="preserve"> </w:t>
              </w:r>
              <w:smartTag w:uri="urn:schemas:contacts" w:element="Sn">
                <w:r w:rsidRPr="006946D4">
                  <w:rPr>
                    <w:color w:val="000000"/>
                  </w:rPr>
                  <w:t>X</w:t>
                </w:r>
              </w:smartTag>
            </w:smartTag>
            <w:r w:rsidRPr="006946D4">
              <w:rPr>
                <w:color w:val="000000"/>
              </w:rPr>
              <w:t xml:space="preserve">12, information on X12N subcommittees, task groups, and </w:t>
            </w:r>
            <w:r w:rsidRPr="006946D4">
              <w:rPr>
                <w:color w:val="000000"/>
              </w:rPr>
              <w:lastRenderedPageBreak/>
              <w:t>workgroups, including their meeting minutes. This site will contain the test conditions and results of HIPAA transactions tested at the workgroup level.</w:t>
            </w:r>
          </w:p>
        </w:tc>
      </w:tr>
      <w:tr w:rsidR="0042129C" w:rsidRPr="006946D4">
        <w:trPr>
          <w:tblCellSpacing w:w="15" w:type="dxa"/>
        </w:trPr>
        <w:tc>
          <w:tcPr>
            <w:tcW w:w="5753" w:type="dxa"/>
            <w:shd w:val="clear" w:color="auto" w:fill="auto"/>
          </w:tcPr>
          <w:p w:rsidR="0042129C" w:rsidRPr="006946D4" w:rsidRDefault="003C417A" w:rsidP="00E75D12">
            <w:pPr>
              <w:pStyle w:val="TableText"/>
              <w:jc w:val="both"/>
              <w:rPr>
                <w:color w:val="000000"/>
              </w:rPr>
            </w:pPr>
            <w:hyperlink r:id="rId29" w:history="1">
              <w:r w:rsidR="0042129C" w:rsidRPr="006946D4">
                <w:rPr>
                  <w:rStyle w:val="Hyperlink"/>
                  <w:color w:val="000000"/>
                </w:rPr>
                <w:t>http://www.nubc.org</w:t>
              </w:r>
            </w:hyperlink>
          </w:p>
          <w:p w:rsidR="0042129C" w:rsidRPr="006946D4" w:rsidRDefault="0042129C" w:rsidP="00E75D12">
            <w:pPr>
              <w:pStyle w:val="TableText"/>
              <w:jc w:val="both"/>
              <w:rPr>
                <w:color w:val="000000"/>
              </w:rPr>
            </w:pPr>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is the </w:t>
            </w:r>
            <w:r w:rsidRPr="006946D4">
              <w:rPr>
                <w:b/>
                <w:bCs/>
                <w:color w:val="000000"/>
              </w:rPr>
              <w:t>Nationa</w:t>
            </w:r>
            <w:r w:rsidR="00A52968" w:rsidRPr="006946D4">
              <w:rPr>
                <w:b/>
                <w:bCs/>
                <w:color w:val="000000"/>
              </w:rPr>
              <w:t>l Uniform Billing Committee web</w:t>
            </w:r>
            <w:r w:rsidRPr="006946D4">
              <w:rPr>
                <w:b/>
                <w:bCs/>
                <w:color w:val="000000"/>
              </w:rPr>
              <w:t>site</w:t>
            </w:r>
            <w:r w:rsidRPr="006946D4">
              <w:rPr>
                <w:color w:val="000000"/>
              </w:rPr>
              <w:t>. This site contains NUBC meeting minutes, activities, materials, and deliberations.</w:t>
            </w:r>
          </w:p>
        </w:tc>
      </w:tr>
      <w:tr w:rsidR="0042129C" w:rsidRPr="006946D4">
        <w:trPr>
          <w:tblCellSpacing w:w="15" w:type="dxa"/>
        </w:trPr>
        <w:tc>
          <w:tcPr>
            <w:tcW w:w="5753" w:type="dxa"/>
            <w:shd w:val="clear" w:color="auto" w:fill="auto"/>
          </w:tcPr>
          <w:p w:rsidR="0042129C" w:rsidRPr="006946D4" w:rsidRDefault="003C417A" w:rsidP="00E75D12">
            <w:pPr>
              <w:pStyle w:val="TableText"/>
              <w:jc w:val="both"/>
              <w:rPr>
                <w:color w:val="000000"/>
              </w:rPr>
            </w:pPr>
            <w:hyperlink r:id="rId30" w:history="1">
              <w:r w:rsidR="0042129C" w:rsidRPr="006946D4">
                <w:rPr>
                  <w:rStyle w:val="Hyperlink"/>
                  <w:color w:val="000000"/>
                </w:rPr>
                <w:t>http://www.nucc.org</w:t>
              </w:r>
            </w:hyperlink>
          </w:p>
          <w:p w:rsidR="0042129C" w:rsidRPr="006946D4" w:rsidRDefault="0042129C" w:rsidP="00E75D12">
            <w:pPr>
              <w:pStyle w:val="TableText"/>
              <w:jc w:val="both"/>
              <w:rPr>
                <w:color w:val="000000"/>
              </w:rPr>
            </w:pPr>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is the </w:t>
            </w:r>
            <w:r w:rsidRPr="006946D4">
              <w:rPr>
                <w:b/>
                <w:bCs/>
                <w:color w:val="000000"/>
              </w:rPr>
              <w:t>Nation</w:t>
            </w:r>
            <w:r w:rsidR="00A52968" w:rsidRPr="006946D4">
              <w:rPr>
                <w:b/>
                <w:bCs/>
                <w:color w:val="000000"/>
              </w:rPr>
              <w:t>al Uniform Claims Committee web</w:t>
            </w:r>
            <w:r w:rsidRPr="006946D4">
              <w:rPr>
                <w:b/>
                <w:bCs/>
                <w:color w:val="000000"/>
              </w:rPr>
              <w:t>site</w:t>
            </w:r>
            <w:r w:rsidRPr="006946D4">
              <w:rPr>
                <w:color w:val="000000"/>
              </w:rPr>
              <w:t xml:space="preserve">. This site includes a data set identified by the NUCC for submitting non-institutional claims, </w:t>
            </w:r>
            <w:r w:rsidR="008843B0">
              <w:rPr>
                <w:color w:val="000000"/>
              </w:rPr>
              <w:t>claim</w:t>
            </w:r>
            <w:r w:rsidRPr="006946D4">
              <w:rPr>
                <w:color w:val="000000"/>
              </w:rPr>
              <w:t xml:space="preserve">s, and coordination of benefits. This site also includes information regarding purpose, </w:t>
            </w:r>
            <w:r w:rsidR="008C6F8F" w:rsidRPr="006946D4">
              <w:rPr>
                <w:color w:val="000000"/>
              </w:rPr>
              <w:t>membership</w:t>
            </w:r>
            <w:r w:rsidRPr="006946D4">
              <w:rPr>
                <w:color w:val="000000"/>
              </w:rPr>
              <w:t>, participants, and recommendations.</w:t>
            </w:r>
          </w:p>
        </w:tc>
      </w:tr>
      <w:tr w:rsidR="0042129C" w:rsidRPr="006946D4">
        <w:trPr>
          <w:tblCellSpacing w:w="15" w:type="dxa"/>
        </w:trPr>
        <w:tc>
          <w:tcPr>
            <w:tcW w:w="5753" w:type="dxa"/>
            <w:shd w:val="clear" w:color="auto" w:fill="auto"/>
          </w:tcPr>
          <w:p w:rsidR="0042129C" w:rsidRPr="006946D4" w:rsidRDefault="003C417A" w:rsidP="00E75D12">
            <w:pPr>
              <w:pStyle w:val="TableText"/>
              <w:jc w:val="both"/>
              <w:rPr>
                <w:color w:val="000000"/>
              </w:rPr>
            </w:pPr>
            <w:hyperlink r:id="rId31" w:history="1">
              <w:r w:rsidR="0042129C" w:rsidRPr="006946D4">
                <w:rPr>
                  <w:rStyle w:val="Hyperlink"/>
                  <w:color w:val="000000"/>
                </w:rPr>
                <w:t>http://HL7.org</w:t>
              </w:r>
            </w:hyperlink>
          </w:p>
          <w:p w:rsidR="0042129C" w:rsidRPr="006946D4" w:rsidRDefault="0042129C" w:rsidP="00E75D12">
            <w:pPr>
              <w:pStyle w:val="TableText"/>
              <w:jc w:val="both"/>
              <w:rPr>
                <w:color w:val="000000"/>
              </w:rPr>
            </w:pPr>
          </w:p>
        </w:tc>
        <w:tc>
          <w:tcPr>
            <w:tcW w:w="3262" w:type="dxa"/>
            <w:shd w:val="clear" w:color="auto" w:fill="auto"/>
          </w:tcPr>
          <w:p w:rsidR="0042129C" w:rsidRPr="006946D4" w:rsidRDefault="0042129C" w:rsidP="00E75D12">
            <w:pPr>
              <w:pStyle w:val="TableText"/>
              <w:jc w:val="both"/>
              <w:rPr>
                <w:color w:val="000000"/>
              </w:rPr>
            </w:pPr>
            <w:r w:rsidRPr="006946D4">
              <w:rPr>
                <w:color w:val="000000"/>
              </w:rPr>
              <w:t xml:space="preserve">This site contains information on Logical Observation Identifier Names and Codes (LOINC) - </w:t>
            </w:r>
            <w:r w:rsidRPr="006946D4">
              <w:rPr>
                <w:b/>
                <w:bCs/>
                <w:color w:val="000000"/>
              </w:rPr>
              <w:t>Health Level Seven (HL7)</w:t>
            </w:r>
            <w:r w:rsidRPr="006946D4">
              <w:rPr>
                <w:color w:val="000000"/>
              </w:rPr>
              <w:t>. HL7 is being considered for requests for attachment information.</w:t>
            </w:r>
          </w:p>
        </w:tc>
      </w:tr>
      <w:tr w:rsidR="0042129C" w:rsidRPr="006946D4">
        <w:trPr>
          <w:tblCellSpacing w:w="15" w:type="dxa"/>
        </w:trPr>
        <w:tc>
          <w:tcPr>
            <w:tcW w:w="5753" w:type="dxa"/>
            <w:shd w:val="clear" w:color="auto" w:fill="auto"/>
          </w:tcPr>
          <w:p w:rsidR="0042129C" w:rsidRPr="00827011" w:rsidRDefault="00827011" w:rsidP="00E75D12">
            <w:pPr>
              <w:pStyle w:val="TableText"/>
              <w:keepNext/>
              <w:keepLines/>
              <w:jc w:val="both"/>
              <w:rPr>
                <w:color w:val="000000"/>
              </w:rPr>
            </w:pPr>
            <w:r w:rsidRPr="00827011">
              <w:rPr>
                <w:color w:val="000000"/>
              </w:rPr>
              <w:t>http://www.cms.hhs.gov/home/medicare.asp</w:t>
            </w:r>
          </w:p>
        </w:tc>
        <w:tc>
          <w:tcPr>
            <w:tcW w:w="3262" w:type="dxa"/>
            <w:shd w:val="clear" w:color="auto" w:fill="auto"/>
          </w:tcPr>
          <w:p w:rsidR="0042129C" w:rsidRPr="006946D4" w:rsidRDefault="0042129C" w:rsidP="00E75D12">
            <w:pPr>
              <w:pStyle w:val="TableText"/>
              <w:keepNext/>
              <w:keepLines/>
              <w:jc w:val="both"/>
              <w:rPr>
                <w:color w:val="000000"/>
              </w:rPr>
            </w:pPr>
            <w:r w:rsidRPr="006946D4">
              <w:rPr>
                <w:color w:val="000000"/>
              </w:rPr>
              <w:t xml:space="preserve">This is the </w:t>
            </w:r>
            <w:r w:rsidR="00A52968" w:rsidRPr="006946D4">
              <w:rPr>
                <w:b/>
                <w:bCs/>
                <w:color w:val="000000"/>
              </w:rPr>
              <w:t xml:space="preserve">Medicare </w:t>
            </w:r>
            <w:r w:rsidR="00C273A6">
              <w:rPr>
                <w:b/>
                <w:bCs/>
                <w:color w:val="000000"/>
              </w:rPr>
              <w:t>EDI</w:t>
            </w:r>
            <w:r w:rsidR="00A52968" w:rsidRPr="006946D4">
              <w:rPr>
                <w:b/>
                <w:bCs/>
                <w:color w:val="000000"/>
              </w:rPr>
              <w:t xml:space="preserve"> website</w:t>
            </w:r>
            <w:r w:rsidRPr="006946D4">
              <w:rPr>
                <w:color w:val="000000"/>
              </w:rPr>
              <w:t xml:space="preserve">. At this </w:t>
            </w:r>
            <w:r w:rsidR="00286598" w:rsidRPr="006946D4">
              <w:rPr>
                <w:color w:val="000000"/>
              </w:rPr>
              <w:t>site,</w:t>
            </w:r>
            <w:r w:rsidRPr="006946D4">
              <w:rPr>
                <w:color w:val="000000"/>
              </w:rPr>
              <w:t xml:space="preserve"> you will find information regarding Medicare </w:t>
            </w:r>
            <w:r w:rsidR="00C273A6">
              <w:rPr>
                <w:color w:val="000000"/>
              </w:rPr>
              <w:t>EDI</w:t>
            </w:r>
            <w:r w:rsidRPr="006946D4">
              <w:rPr>
                <w:color w:val="000000"/>
              </w:rPr>
              <w:t xml:space="preserve">, advantages to using Medicare </w:t>
            </w:r>
            <w:r w:rsidR="00C273A6">
              <w:rPr>
                <w:color w:val="000000"/>
              </w:rPr>
              <w:t>EDI</w:t>
            </w:r>
            <w:r w:rsidRPr="006946D4">
              <w:rPr>
                <w:color w:val="000000"/>
              </w:rPr>
              <w:t xml:space="preserve">, Medicare </w:t>
            </w:r>
            <w:r w:rsidR="00C273A6">
              <w:rPr>
                <w:color w:val="000000"/>
              </w:rPr>
              <w:t>EDI</w:t>
            </w:r>
            <w:r w:rsidRPr="006946D4">
              <w:rPr>
                <w:color w:val="000000"/>
              </w:rPr>
              <w:t xml:space="preserve"> formats and instructions, news and events, frequently asked questions about Medicare </w:t>
            </w:r>
            <w:r w:rsidR="00C273A6">
              <w:rPr>
                <w:color w:val="000000"/>
              </w:rPr>
              <w:t>EDI</w:t>
            </w:r>
            <w:r w:rsidRPr="006946D4">
              <w:rPr>
                <w:color w:val="000000"/>
              </w:rPr>
              <w:t>, and information regarding Medicare paper forms and instructions.</w:t>
            </w:r>
          </w:p>
        </w:tc>
      </w:tr>
    </w:tbl>
    <w:p w:rsidR="003950E6" w:rsidRDefault="003950E6" w:rsidP="00477BA2"/>
    <w:p w:rsidR="0062142A" w:rsidRPr="00904CBF" w:rsidRDefault="0062142A" w:rsidP="0062142A">
      <w:pPr>
        <w:pStyle w:val="AppendixStart"/>
        <w:numPr>
          <w:ilvl w:val="0"/>
          <w:numId w:val="0"/>
        </w:numPr>
      </w:pPr>
      <w:bookmarkStart w:id="348" w:name="_Toc323018295"/>
      <w:r>
        <w:lastRenderedPageBreak/>
        <w:t>Appendix H</w:t>
      </w:r>
      <w:bookmarkEnd w:id="348"/>
    </w:p>
    <w:p w:rsidR="0062142A" w:rsidRDefault="0062142A" w:rsidP="0062142A">
      <w:pPr>
        <w:pStyle w:val="Heading2"/>
      </w:pPr>
      <w:bookmarkStart w:id="349" w:name="_Toc323018296"/>
      <w:r>
        <w:t>Common Data Element Values</w:t>
      </w:r>
      <w:bookmarkEnd w:id="349"/>
    </w:p>
    <w:p w:rsidR="0062142A" w:rsidRPr="002E3770" w:rsidRDefault="0062142A" w:rsidP="0062142A">
      <w:pPr>
        <w:jc w:val="both"/>
      </w:pPr>
      <w:r w:rsidRPr="002E3770">
        <w:t xml:space="preserve">The following </w:t>
      </w:r>
      <w:r>
        <w:t>common data element values</w:t>
      </w:r>
      <w:r w:rsidRPr="002E3770">
        <w:t xml:space="preserve"> are provided as references for useful information for CCN entities.</w:t>
      </w:r>
    </w:p>
    <w:p w:rsidR="003950E6" w:rsidRDefault="003950E6" w:rsidP="00477BA2">
      <w:pPr>
        <w:spacing w:after="240"/>
      </w:pPr>
    </w:p>
    <w:p w:rsidR="00D71538" w:rsidRDefault="00D71538" w:rsidP="00D71538">
      <w:r>
        <w:t>Type of Service (TOS)</w:t>
      </w:r>
    </w:p>
    <w:p w:rsidR="00D71538" w:rsidRDefault="00D71538" w:rsidP="00D71538"/>
    <w:tbl>
      <w:tblPr>
        <w:tblW w:w="6960" w:type="dxa"/>
        <w:tblInd w:w="103" w:type="dxa"/>
        <w:tblLook w:val="0000" w:firstRow="0" w:lastRow="0" w:firstColumn="0" w:lastColumn="0" w:noHBand="0" w:noVBand="0"/>
      </w:tblPr>
      <w:tblGrid>
        <w:gridCol w:w="944"/>
        <w:gridCol w:w="6016"/>
      </w:tblGrid>
      <w:tr w:rsidR="00D71538" w:rsidRPr="00A0339D" w:rsidTr="00D27950">
        <w:trPr>
          <w:trHeight w:val="405"/>
        </w:trPr>
        <w:tc>
          <w:tcPr>
            <w:tcW w:w="944" w:type="dxa"/>
            <w:tcBorders>
              <w:top w:val="single" w:sz="4" w:space="0" w:color="auto"/>
              <w:left w:val="single" w:sz="4" w:space="0" w:color="auto"/>
              <w:bottom w:val="single" w:sz="4" w:space="0" w:color="auto"/>
              <w:right w:val="nil"/>
            </w:tcBorders>
            <w:shd w:val="clear" w:color="auto" w:fill="CCFFCC"/>
            <w:vAlign w:val="bottom"/>
          </w:tcPr>
          <w:p w:rsidR="00D71538" w:rsidRPr="00A0339D" w:rsidRDefault="00D71538" w:rsidP="00D27950">
            <w:pPr>
              <w:jc w:val="center"/>
              <w:rPr>
                <w:b/>
                <w:bCs/>
                <w:sz w:val="18"/>
                <w:szCs w:val="18"/>
              </w:rPr>
            </w:pPr>
            <w:r w:rsidRPr="00A0339D">
              <w:rPr>
                <w:b/>
                <w:bCs/>
                <w:sz w:val="18"/>
                <w:szCs w:val="18"/>
              </w:rPr>
              <w:t>TOS Code</w:t>
            </w:r>
          </w:p>
        </w:tc>
        <w:tc>
          <w:tcPr>
            <w:tcW w:w="6016" w:type="dxa"/>
            <w:tcBorders>
              <w:top w:val="single" w:sz="4" w:space="0" w:color="auto"/>
              <w:left w:val="nil"/>
              <w:bottom w:val="single" w:sz="4" w:space="0" w:color="auto"/>
              <w:right w:val="nil"/>
            </w:tcBorders>
            <w:shd w:val="clear" w:color="auto" w:fill="CCFFCC"/>
            <w:noWrap/>
            <w:vAlign w:val="bottom"/>
          </w:tcPr>
          <w:p w:rsidR="00D71538" w:rsidRPr="00A0339D" w:rsidRDefault="00D71538" w:rsidP="00D27950">
            <w:pPr>
              <w:rPr>
                <w:b/>
                <w:bCs/>
                <w:sz w:val="18"/>
                <w:szCs w:val="18"/>
              </w:rPr>
            </w:pPr>
            <w:r w:rsidRPr="00A0339D">
              <w:rPr>
                <w:b/>
                <w:bCs/>
                <w:sz w:val="18"/>
                <w:szCs w:val="18"/>
              </w:rPr>
              <w:t>Description</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tcPr>
          <w:p w:rsidR="00D71538" w:rsidRPr="00A0339D" w:rsidRDefault="00D71538" w:rsidP="00D27950">
            <w:pPr>
              <w:jc w:val="center"/>
              <w:rPr>
                <w:b/>
                <w:bCs/>
                <w:sz w:val="18"/>
                <w:szCs w:val="18"/>
              </w:rPr>
            </w:pPr>
            <w:r w:rsidRPr="00A0339D">
              <w:rPr>
                <w:b/>
                <w:bCs/>
                <w:sz w:val="18"/>
                <w:szCs w:val="18"/>
              </w:rPr>
              <w:t>00</w:t>
            </w:r>
          </w:p>
        </w:tc>
        <w:tc>
          <w:tcPr>
            <w:tcW w:w="6016" w:type="dxa"/>
            <w:tcBorders>
              <w:top w:val="nil"/>
              <w:left w:val="nil"/>
              <w:bottom w:val="single" w:sz="4" w:space="0" w:color="C0C0C0"/>
              <w:right w:val="single" w:sz="4" w:space="0" w:color="C0C0C0"/>
            </w:tcBorders>
          </w:tcPr>
          <w:p w:rsidR="00D71538" w:rsidRPr="00A0339D" w:rsidRDefault="00D71538" w:rsidP="00D27950">
            <w:pPr>
              <w:rPr>
                <w:sz w:val="18"/>
                <w:szCs w:val="18"/>
              </w:rPr>
            </w:pPr>
            <w:r w:rsidRPr="00A0339D">
              <w:rPr>
                <w:sz w:val="18"/>
                <w:szCs w:val="18"/>
              </w:rPr>
              <w:t>Not applicable</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tcPr>
          <w:p w:rsidR="00D71538" w:rsidRPr="00A0339D" w:rsidRDefault="00D71538" w:rsidP="00D27950">
            <w:pPr>
              <w:jc w:val="center"/>
              <w:rPr>
                <w:b/>
                <w:bCs/>
                <w:sz w:val="18"/>
                <w:szCs w:val="18"/>
              </w:rPr>
            </w:pPr>
            <w:r w:rsidRPr="00A0339D">
              <w:rPr>
                <w:b/>
                <w:bCs/>
                <w:sz w:val="18"/>
                <w:szCs w:val="18"/>
              </w:rPr>
              <w:t>01</w:t>
            </w:r>
          </w:p>
        </w:tc>
        <w:tc>
          <w:tcPr>
            <w:tcW w:w="6016" w:type="dxa"/>
            <w:tcBorders>
              <w:top w:val="nil"/>
              <w:left w:val="nil"/>
              <w:bottom w:val="single" w:sz="4" w:space="0" w:color="C0C0C0"/>
              <w:right w:val="single" w:sz="4" w:space="0" w:color="C0C0C0"/>
            </w:tcBorders>
          </w:tcPr>
          <w:p w:rsidR="00D71538" w:rsidRPr="00A0339D" w:rsidRDefault="00D71538" w:rsidP="00D27950">
            <w:pPr>
              <w:rPr>
                <w:sz w:val="18"/>
                <w:szCs w:val="18"/>
              </w:rPr>
            </w:pPr>
            <w:r w:rsidRPr="00A0339D">
              <w:rPr>
                <w:sz w:val="18"/>
                <w:szCs w:val="18"/>
              </w:rPr>
              <w:t>Anesthesia</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02</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Assistant Surgeon</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03</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Full-Service Physician, Labs, NEMT, Lab 60%, PACE capitation</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04</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Adult Dental, 62% Lab</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05</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Professional Component</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06</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Pharmacy, Crossover Immuno Drugs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07</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RHC, FQHC, CommunityCARE Enhanced, 0 – 15 y/o Enhanced</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08</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 xml:space="preserve">DEFRA, Lab 62%, Ambulatory Surgery, </w:t>
            </w:r>
            <w:smartTag w:uri="urn:schemas-microsoft-com:office:smarttags" w:element="place">
              <w:smartTag w:uri="urn:schemas-microsoft-com:office:smarttags" w:element="PlaceName">
                <w:r w:rsidRPr="00A0339D">
                  <w:rPr>
                    <w:sz w:val="18"/>
                    <w:szCs w:val="18"/>
                  </w:rPr>
                  <w:t>Outpatient</w:t>
                </w:r>
              </w:smartTag>
              <w:r w:rsidRPr="00A0339D">
                <w:rPr>
                  <w:sz w:val="18"/>
                  <w:szCs w:val="18"/>
                </w:rPr>
                <w:t xml:space="preserve"> </w:t>
              </w:r>
              <w:smartTag w:uri="urn:schemas-microsoft-com:office:smarttags" w:element="PlaceType">
                <w:r w:rsidRPr="00A0339D">
                  <w:rPr>
                    <w:sz w:val="18"/>
                    <w:szCs w:val="18"/>
                  </w:rPr>
                  <w:t>Hospital</w:t>
                </w:r>
              </w:smartTag>
            </w:smartTag>
            <w:r w:rsidRPr="00A0339D">
              <w:rPr>
                <w:sz w:val="18"/>
                <w:szCs w:val="18"/>
              </w:rPr>
              <w:t xml:space="preserve"> Rehab</w:t>
            </w:r>
          </w:p>
        </w:tc>
      </w:tr>
      <w:tr w:rsidR="00D71538" w:rsidRPr="00A0339D" w:rsidTr="00D27950">
        <w:trPr>
          <w:trHeight w:val="960"/>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09</w:t>
            </w:r>
          </w:p>
        </w:tc>
        <w:tc>
          <w:tcPr>
            <w:tcW w:w="6016" w:type="dxa"/>
            <w:tcBorders>
              <w:top w:val="nil"/>
              <w:left w:val="nil"/>
              <w:bottom w:val="single" w:sz="4" w:space="0" w:color="C0C0C0"/>
              <w:right w:val="single" w:sz="4" w:space="0" w:color="C0C0C0"/>
            </w:tcBorders>
          </w:tcPr>
          <w:p w:rsidR="00D71538" w:rsidRPr="00A0339D" w:rsidRDefault="00D71538" w:rsidP="00D27950">
            <w:pPr>
              <w:rPr>
                <w:sz w:val="18"/>
                <w:szCs w:val="18"/>
              </w:rPr>
            </w:pPr>
            <w:r w:rsidRPr="00A0339D">
              <w:rPr>
                <w:sz w:val="18"/>
                <w:szCs w:val="18"/>
              </w:rPr>
              <w:t>DME, Emergency Ambulance Services (EMT), Prenatal Care Clinic Services, EPSDT Case Management, VACP, Nurse Home Visits, Infants &amp; Toddlers, HIV, High-Risk Pregnant Women, Vision Eyeglass Program, Personal Care Services(EPSDT), Rehabilitation Centers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10</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Family Planning Clinics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11</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Mental Health</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12</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 xml:space="preserve">School Boards and Early </w:t>
            </w:r>
            <w:smartTag w:uri="urn:schemas-microsoft-com:office:smarttags" w:element="place">
              <w:smartTag w:uri="urn:schemas-microsoft-com:office:smarttags" w:element="PlaceName">
                <w:r w:rsidRPr="00A0339D">
                  <w:rPr>
                    <w:sz w:val="18"/>
                    <w:szCs w:val="18"/>
                  </w:rPr>
                  <w:t>Intervention</w:t>
                </w:r>
              </w:smartTag>
              <w:r w:rsidRPr="00A0339D">
                <w:rPr>
                  <w:sz w:val="18"/>
                  <w:szCs w:val="18"/>
                </w:rPr>
                <w:t xml:space="preserve"> </w:t>
              </w:r>
              <w:smartTag w:uri="urn:schemas-microsoft-com:office:smarttags" w:element="PlaceType">
                <w:r w:rsidRPr="00A0339D">
                  <w:rPr>
                    <w:sz w:val="18"/>
                    <w:szCs w:val="18"/>
                  </w:rPr>
                  <w:t>Centers</w:t>
                </w:r>
              </w:smartTag>
            </w:smartTag>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13</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Office of Public Health (OPH)</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14</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Psychological and Behavioral Services (PBS)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15</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Outpatient Ambulatory Surgical Services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16</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Personal Attend</w:t>
            </w:r>
            <w:r>
              <w:rPr>
                <w:sz w:val="18"/>
                <w:szCs w:val="18"/>
              </w:rPr>
              <w:t>a</w:t>
            </w:r>
            <w:r w:rsidRPr="00A0339D">
              <w:rPr>
                <w:sz w:val="18"/>
                <w:szCs w:val="18"/>
              </w:rPr>
              <w:t>nt Services (PAS) -- Ticket to Work Program</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17</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Home Health</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18</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Expanded Dental Services for Pregnant Women (EDSPW)</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19</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Personal Care Services (LTC)</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20</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Enhanced Outpatient Rehab Services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21</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EPSDT, EPSDT Dental</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lastRenderedPageBreak/>
              <w:t>22</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Childnet (Early Steps)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23</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Waiver - Children's Choice</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24</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Waiver - ADHC</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25</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Waiver - EDA</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26</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Waiver - PCA</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27</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Special Purpose Facility</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28</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Center Based Special Purpose Facility</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29</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American Indian</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30</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Acute Care Outpatient Services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31</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Family Planning Waiver</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32</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Supports Waiver</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33</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 xml:space="preserve">New </w:t>
            </w:r>
            <w:smartTag w:uri="urn:schemas-microsoft-com:office:smarttags" w:element="place">
              <w:r w:rsidRPr="00A0339D">
                <w:rPr>
                  <w:sz w:val="18"/>
                  <w:szCs w:val="18"/>
                </w:rPr>
                <w:t>Opportunity</w:t>
              </w:r>
            </w:smartTag>
            <w:r w:rsidRPr="00A0339D">
              <w:rPr>
                <w:sz w:val="18"/>
                <w:szCs w:val="18"/>
              </w:rPr>
              <w:t xml:space="preserve"> Waiver (NOW)</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34</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DME Special Rates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35</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Residential Options Waiver (ROW)</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36</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 xml:space="preserve">Community Mental </w:t>
            </w:r>
            <w:smartTag w:uri="urn:schemas-microsoft-com:office:smarttags" w:element="place">
              <w:smartTag w:uri="urn:schemas-microsoft-com:office:smarttags" w:element="PlaceName">
                <w:r w:rsidRPr="00A0339D">
                  <w:rPr>
                    <w:sz w:val="18"/>
                    <w:szCs w:val="18"/>
                  </w:rPr>
                  <w:t>Health</w:t>
                </w:r>
              </w:smartTag>
              <w:r w:rsidRPr="00A0339D">
                <w:rPr>
                  <w:sz w:val="18"/>
                  <w:szCs w:val="18"/>
                </w:rPr>
                <w:t xml:space="preserve"> </w:t>
              </w:r>
              <w:smartTag w:uri="urn:schemas-microsoft-com:office:smarttags" w:element="PlaceType">
                <w:r w:rsidRPr="00A0339D">
                  <w:rPr>
                    <w:sz w:val="18"/>
                    <w:szCs w:val="18"/>
                  </w:rPr>
                  <w:t>Center</w:t>
                </w:r>
              </w:smartTag>
            </w:smartTag>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37</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Small Rural Hospital Outpatient</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38</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Adult Residential Care (ARC)</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39</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smartTag w:uri="urn:schemas-microsoft-com:office:smarttags" w:element="place">
              <w:smartTag w:uri="urn:schemas-microsoft-com:office:smarttags" w:element="PlaceType">
                <w:r w:rsidRPr="00A0339D">
                  <w:rPr>
                    <w:sz w:val="18"/>
                    <w:szCs w:val="18"/>
                  </w:rPr>
                  <w:t>State</w:t>
                </w:r>
              </w:smartTag>
              <w:r w:rsidRPr="00A0339D">
                <w:rPr>
                  <w:sz w:val="18"/>
                  <w:szCs w:val="18"/>
                </w:rPr>
                <w:t xml:space="preserve"> </w:t>
              </w:r>
              <w:smartTag w:uri="urn:schemas-microsoft-com:office:smarttags" w:element="PlaceType">
                <w:r w:rsidRPr="00A0339D">
                  <w:rPr>
                    <w:sz w:val="18"/>
                    <w:szCs w:val="18"/>
                  </w:rPr>
                  <w:t>Hospital</w:t>
                </w:r>
              </w:smartTag>
            </w:smartTag>
            <w:r w:rsidRPr="00A0339D">
              <w:rPr>
                <w:sz w:val="18"/>
                <w:szCs w:val="18"/>
              </w:rPr>
              <w:t xml:space="preserve"> Outpatient Services</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40</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smartTag w:uri="urn:schemas-microsoft-com:office:smarttags" w:element="place">
              <w:smartTag w:uri="urn:schemas-microsoft-com:office:smarttags" w:element="PlaceName">
                <w:r w:rsidRPr="00A0339D">
                  <w:rPr>
                    <w:sz w:val="18"/>
                    <w:szCs w:val="18"/>
                  </w:rPr>
                  <w:t>Sole</w:t>
                </w:r>
              </w:smartTag>
              <w:r w:rsidRPr="00A0339D">
                <w:rPr>
                  <w:sz w:val="18"/>
                  <w:szCs w:val="18"/>
                </w:rPr>
                <w:t xml:space="preserve"> </w:t>
              </w:r>
              <w:smartTag w:uri="urn:schemas-microsoft-com:office:smarttags" w:element="PlaceName">
                <w:r w:rsidRPr="00A0339D">
                  <w:rPr>
                    <w:sz w:val="18"/>
                    <w:szCs w:val="18"/>
                  </w:rPr>
                  <w:t>Community</w:t>
                </w:r>
              </w:smartTag>
              <w:r w:rsidRPr="00A0339D">
                <w:rPr>
                  <w:sz w:val="18"/>
                  <w:szCs w:val="18"/>
                </w:rPr>
                <w:t xml:space="preserve"> </w:t>
              </w:r>
              <w:smartTag w:uri="urn:schemas-microsoft-com:office:smarttags" w:element="PlaceType">
                <w:r w:rsidRPr="00A0339D">
                  <w:rPr>
                    <w:sz w:val="18"/>
                    <w:szCs w:val="18"/>
                  </w:rPr>
                  <w:t>Hospital</w:t>
                </w:r>
              </w:smartTag>
            </w:smartTag>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41</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Psychiatric Residential Treatment Facility</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noWrap/>
          </w:tcPr>
          <w:p w:rsidR="00D71538" w:rsidRPr="00A0339D" w:rsidRDefault="00D71538" w:rsidP="00D27950">
            <w:pPr>
              <w:jc w:val="center"/>
              <w:rPr>
                <w:b/>
                <w:bCs/>
                <w:sz w:val="18"/>
                <w:szCs w:val="18"/>
              </w:rPr>
            </w:pPr>
            <w:r w:rsidRPr="00A0339D">
              <w:rPr>
                <w:b/>
                <w:bCs/>
                <w:sz w:val="18"/>
                <w:szCs w:val="18"/>
              </w:rPr>
              <w:t>42</w:t>
            </w:r>
          </w:p>
        </w:tc>
        <w:tc>
          <w:tcPr>
            <w:tcW w:w="6016" w:type="dxa"/>
            <w:tcBorders>
              <w:top w:val="nil"/>
              <w:left w:val="nil"/>
              <w:bottom w:val="single" w:sz="4" w:space="0" w:color="C0C0C0"/>
              <w:right w:val="single" w:sz="4" w:space="0" w:color="C0C0C0"/>
            </w:tcBorders>
            <w:noWrap/>
          </w:tcPr>
          <w:p w:rsidR="00D71538" w:rsidRPr="00A0339D" w:rsidRDefault="00D71538" w:rsidP="00D27950">
            <w:pPr>
              <w:rPr>
                <w:sz w:val="18"/>
                <w:szCs w:val="18"/>
              </w:rPr>
            </w:pPr>
            <w:r w:rsidRPr="00A0339D">
              <w:rPr>
                <w:sz w:val="18"/>
                <w:szCs w:val="18"/>
              </w:rPr>
              <w:t>Mental Health Rehabilitation</w:t>
            </w:r>
          </w:p>
        </w:tc>
      </w:tr>
      <w:tr w:rsidR="00D71538" w:rsidRPr="00A0339D" w:rsidTr="00D27950">
        <w:trPr>
          <w:trHeight w:val="255"/>
        </w:trPr>
        <w:tc>
          <w:tcPr>
            <w:tcW w:w="944" w:type="dxa"/>
            <w:tcBorders>
              <w:top w:val="nil"/>
              <w:left w:val="single" w:sz="4" w:space="0" w:color="auto"/>
              <w:bottom w:val="single" w:sz="4" w:space="0" w:color="C0C0C0"/>
              <w:right w:val="single" w:sz="4" w:space="0" w:color="C0C0C0"/>
            </w:tcBorders>
            <w:shd w:val="clear" w:color="auto" w:fill="FFFFFF"/>
            <w:noWrap/>
          </w:tcPr>
          <w:p w:rsidR="00D71538" w:rsidRPr="00A0339D" w:rsidRDefault="00D71538" w:rsidP="00D27950">
            <w:pPr>
              <w:jc w:val="center"/>
              <w:rPr>
                <w:b/>
                <w:bCs/>
                <w:sz w:val="18"/>
                <w:szCs w:val="18"/>
              </w:rPr>
            </w:pPr>
            <w:r w:rsidRPr="00A0339D">
              <w:rPr>
                <w:b/>
                <w:bCs/>
                <w:sz w:val="18"/>
                <w:szCs w:val="18"/>
              </w:rPr>
              <w:t>43</w:t>
            </w:r>
          </w:p>
        </w:tc>
        <w:tc>
          <w:tcPr>
            <w:tcW w:w="6016" w:type="dxa"/>
            <w:tcBorders>
              <w:top w:val="nil"/>
              <w:left w:val="nil"/>
              <w:bottom w:val="single" w:sz="4" w:space="0" w:color="C0C0C0"/>
              <w:right w:val="single" w:sz="4" w:space="0" w:color="C0C0C0"/>
            </w:tcBorders>
            <w:shd w:val="clear" w:color="auto" w:fill="FFFFFF"/>
            <w:noWrap/>
          </w:tcPr>
          <w:p w:rsidR="00D71538" w:rsidRPr="00A0339D" w:rsidRDefault="00D71538" w:rsidP="00D27950">
            <w:pPr>
              <w:rPr>
                <w:sz w:val="18"/>
                <w:szCs w:val="18"/>
              </w:rPr>
            </w:pPr>
            <w:smartTag w:uri="urn:schemas-microsoft-com:office:smarttags" w:element="place">
              <w:smartTag w:uri="urn:schemas-microsoft-com:office:smarttags" w:element="City">
                <w:r w:rsidRPr="00A0339D">
                  <w:rPr>
                    <w:sz w:val="18"/>
                    <w:szCs w:val="18"/>
                  </w:rPr>
                  <w:t>LaPOP</w:t>
                </w:r>
              </w:smartTag>
              <w:r w:rsidRPr="00A0339D">
                <w:rPr>
                  <w:sz w:val="18"/>
                  <w:szCs w:val="18"/>
                </w:rPr>
                <w:t xml:space="preserve">, </w:t>
              </w:r>
              <w:smartTag w:uri="urn:schemas-microsoft-com:office:smarttags" w:element="State">
                <w:r w:rsidRPr="00A0339D">
                  <w:rPr>
                    <w:sz w:val="18"/>
                    <w:szCs w:val="18"/>
                  </w:rPr>
                  <w:t>Louisiana</w:t>
                </w:r>
              </w:smartTag>
            </w:smartTag>
            <w:r w:rsidRPr="00A0339D">
              <w:rPr>
                <w:sz w:val="18"/>
                <w:szCs w:val="18"/>
              </w:rPr>
              <w:t xml:space="preserve"> Personal Options Program</w:t>
            </w:r>
          </w:p>
        </w:tc>
      </w:tr>
      <w:tr w:rsidR="00D71538" w:rsidRPr="00A0339D" w:rsidTr="00D27950">
        <w:trPr>
          <w:trHeight w:val="255"/>
        </w:trPr>
        <w:tc>
          <w:tcPr>
            <w:tcW w:w="944" w:type="dxa"/>
            <w:tcBorders>
              <w:top w:val="nil"/>
              <w:left w:val="single" w:sz="4" w:space="0" w:color="auto"/>
              <w:bottom w:val="nil"/>
              <w:right w:val="single" w:sz="4" w:space="0" w:color="C0C0C0"/>
            </w:tcBorders>
            <w:shd w:val="clear" w:color="auto" w:fill="FFFFFF"/>
            <w:noWrap/>
          </w:tcPr>
          <w:p w:rsidR="00D71538" w:rsidRPr="00A0339D" w:rsidRDefault="00D71538" w:rsidP="00D27950">
            <w:pPr>
              <w:jc w:val="center"/>
              <w:rPr>
                <w:b/>
                <w:bCs/>
                <w:sz w:val="18"/>
                <w:szCs w:val="18"/>
              </w:rPr>
            </w:pPr>
            <w:r w:rsidRPr="00A0339D">
              <w:rPr>
                <w:b/>
                <w:bCs/>
                <w:sz w:val="18"/>
                <w:szCs w:val="18"/>
              </w:rPr>
              <w:t>44</w:t>
            </w:r>
          </w:p>
        </w:tc>
        <w:tc>
          <w:tcPr>
            <w:tcW w:w="6016" w:type="dxa"/>
            <w:tcBorders>
              <w:top w:val="nil"/>
              <w:left w:val="nil"/>
              <w:bottom w:val="nil"/>
              <w:right w:val="single" w:sz="4" w:space="0" w:color="C0C0C0"/>
            </w:tcBorders>
            <w:shd w:val="clear" w:color="auto" w:fill="FFFFFF"/>
            <w:noWrap/>
          </w:tcPr>
          <w:p w:rsidR="00D71538" w:rsidRPr="00A0339D" w:rsidRDefault="00D71538" w:rsidP="00D27950">
            <w:pPr>
              <w:rPr>
                <w:sz w:val="18"/>
                <w:szCs w:val="18"/>
              </w:rPr>
            </w:pPr>
            <w:r w:rsidRPr="00A0339D">
              <w:rPr>
                <w:sz w:val="18"/>
                <w:szCs w:val="18"/>
              </w:rPr>
              <w:t>Pediatric Day Health Care Facility (PDHC)</w:t>
            </w:r>
          </w:p>
        </w:tc>
      </w:tr>
      <w:tr w:rsidR="00D71538" w:rsidRPr="00A0339D" w:rsidTr="00D27950">
        <w:trPr>
          <w:trHeight w:val="255"/>
        </w:trPr>
        <w:tc>
          <w:tcPr>
            <w:tcW w:w="944" w:type="dxa"/>
            <w:tcBorders>
              <w:top w:val="single" w:sz="4" w:space="0" w:color="C0C0C0"/>
              <w:left w:val="single" w:sz="4" w:space="0" w:color="auto"/>
              <w:bottom w:val="nil"/>
              <w:right w:val="single" w:sz="4" w:space="0" w:color="C0C0C0"/>
            </w:tcBorders>
            <w:shd w:val="clear" w:color="auto" w:fill="FFFFFF"/>
            <w:noWrap/>
          </w:tcPr>
          <w:p w:rsidR="00D71538" w:rsidRPr="00A0339D" w:rsidRDefault="00D71538" w:rsidP="00D27950">
            <w:pPr>
              <w:jc w:val="center"/>
              <w:rPr>
                <w:b/>
                <w:bCs/>
                <w:sz w:val="18"/>
                <w:szCs w:val="18"/>
              </w:rPr>
            </w:pPr>
            <w:r w:rsidRPr="00A0339D">
              <w:rPr>
                <w:b/>
                <w:bCs/>
                <w:sz w:val="18"/>
                <w:szCs w:val="18"/>
              </w:rPr>
              <w:t>45</w:t>
            </w:r>
          </w:p>
        </w:tc>
        <w:tc>
          <w:tcPr>
            <w:tcW w:w="6016" w:type="dxa"/>
            <w:tcBorders>
              <w:top w:val="single" w:sz="4" w:space="0" w:color="C0C0C0"/>
              <w:left w:val="nil"/>
              <w:bottom w:val="nil"/>
              <w:right w:val="single" w:sz="4" w:space="0" w:color="C0C0C0"/>
            </w:tcBorders>
            <w:shd w:val="clear" w:color="auto" w:fill="FFFFFF"/>
            <w:noWrap/>
          </w:tcPr>
          <w:p w:rsidR="00D71538" w:rsidRPr="00A0339D" w:rsidRDefault="00D71538" w:rsidP="00D27950">
            <w:pPr>
              <w:rPr>
                <w:sz w:val="18"/>
                <w:szCs w:val="18"/>
              </w:rPr>
            </w:pPr>
            <w:r w:rsidRPr="00A0339D">
              <w:rPr>
                <w:sz w:val="18"/>
                <w:szCs w:val="18"/>
              </w:rPr>
              <w:t>Coordinated Care Network - Pre-paid (CCN-P)</w:t>
            </w:r>
          </w:p>
        </w:tc>
      </w:tr>
      <w:tr w:rsidR="00D71538" w:rsidRPr="00A0339D" w:rsidTr="00D27950">
        <w:trPr>
          <w:trHeight w:val="255"/>
        </w:trPr>
        <w:tc>
          <w:tcPr>
            <w:tcW w:w="944" w:type="dxa"/>
            <w:tcBorders>
              <w:top w:val="single" w:sz="4" w:space="0" w:color="C0C0C0"/>
              <w:left w:val="single" w:sz="4" w:space="0" w:color="auto"/>
              <w:bottom w:val="single" w:sz="4" w:space="0" w:color="auto"/>
              <w:right w:val="single" w:sz="4" w:space="0" w:color="C0C0C0"/>
            </w:tcBorders>
            <w:noWrap/>
          </w:tcPr>
          <w:p w:rsidR="00D71538" w:rsidRPr="00A0339D" w:rsidRDefault="00D71538" w:rsidP="00D27950">
            <w:pPr>
              <w:jc w:val="center"/>
              <w:rPr>
                <w:b/>
                <w:bCs/>
                <w:sz w:val="18"/>
                <w:szCs w:val="18"/>
              </w:rPr>
            </w:pPr>
            <w:r w:rsidRPr="00A0339D">
              <w:rPr>
                <w:b/>
                <w:bCs/>
                <w:sz w:val="18"/>
                <w:szCs w:val="18"/>
              </w:rPr>
              <w:t>46</w:t>
            </w:r>
          </w:p>
        </w:tc>
        <w:tc>
          <w:tcPr>
            <w:tcW w:w="6016" w:type="dxa"/>
            <w:tcBorders>
              <w:top w:val="single" w:sz="4" w:space="0" w:color="C0C0C0"/>
              <w:left w:val="nil"/>
              <w:bottom w:val="single" w:sz="4" w:space="0" w:color="auto"/>
              <w:right w:val="single" w:sz="4" w:space="0" w:color="C0C0C0"/>
            </w:tcBorders>
            <w:noWrap/>
          </w:tcPr>
          <w:p w:rsidR="00D71538" w:rsidRPr="00A0339D" w:rsidRDefault="00D71538" w:rsidP="00D27950">
            <w:pPr>
              <w:rPr>
                <w:sz w:val="18"/>
                <w:szCs w:val="18"/>
              </w:rPr>
            </w:pPr>
            <w:r w:rsidRPr="00A0339D">
              <w:rPr>
                <w:sz w:val="18"/>
                <w:szCs w:val="18"/>
              </w:rPr>
              <w:t>Coordinated Care Network - Shared Services (CCN-S)</w:t>
            </w:r>
          </w:p>
        </w:tc>
      </w:tr>
    </w:tbl>
    <w:p w:rsidR="00D71538" w:rsidRDefault="00D71538" w:rsidP="00D71538"/>
    <w:p w:rsidR="00D71538" w:rsidRDefault="00D71538" w:rsidP="00D71538"/>
    <w:p w:rsidR="00496AA8" w:rsidRDefault="00496AA8">
      <w:r>
        <w:br w:type="page"/>
      </w:r>
    </w:p>
    <w:p w:rsidR="00D71538" w:rsidRDefault="00D71538" w:rsidP="00D71538">
      <w:r>
        <w:lastRenderedPageBreak/>
        <w:t>Category of Service (COS)</w:t>
      </w:r>
    </w:p>
    <w:p w:rsidR="00D71538" w:rsidRDefault="00D71538" w:rsidP="00D71538"/>
    <w:tbl>
      <w:tblPr>
        <w:tblW w:w="5996" w:type="dxa"/>
        <w:tblInd w:w="103" w:type="dxa"/>
        <w:tblLook w:val="0000" w:firstRow="0" w:lastRow="0" w:firstColumn="0" w:lastColumn="0" w:noHBand="0" w:noVBand="0"/>
      </w:tblPr>
      <w:tblGrid>
        <w:gridCol w:w="1188"/>
        <w:gridCol w:w="4808"/>
      </w:tblGrid>
      <w:tr w:rsidR="00D71538" w:rsidRPr="001B1D30" w:rsidTr="00D27950">
        <w:trPr>
          <w:trHeight w:val="255"/>
        </w:trPr>
        <w:tc>
          <w:tcPr>
            <w:tcW w:w="1188" w:type="dxa"/>
            <w:tcBorders>
              <w:top w:val="single" w:sz="4" w:space="0" w:color="auto"/>
              <w:left w:val="single" w:sz="4" w:space="0" w:color="auto"/>
              <w:bottom w:val="nil"/>
              <w:right w:val="nil"/>
            </w:tcBorders>
            <w:shd w:val="clear" w:color="auto" w:fill="CCFFCC"/>
            <w:noWrap/>
            <w:vAlign w:val="bottom"/>
          </w:tcPr>
          <w:p w:rsidR="00D71538" w:rsidRPr="001B1D30" w:rsidRDefault="00D71538" w:rsidP="00D27950">
            <w:pPr>
              <w:jc w:val="center"/>
              <w:rPr>
                <w:b/>
                <w:bCs/>
                <w:sz w:val="18"/>
                <w:szCs w:val="18"/>
              </w:rPr>
            </w:pPr>
            <w:r w:rsidRPr="001B1D30">
              <w:rPr>
                <w:b/>
                <w:bCs/>
                <w:sz w:val="18"/>
                <w:szCs w:val="18"/>
              </w:rPr>
              <w:t xml:space="preserve">State </w:t>
            </w:r>
            <w:smartTag w:uri="urn:schemas-microsoft-com:office:smarttags" w:element="place">
              <w:r w:rsidRPr="001B1D30">
                <w:rPr>
                  <w:b/>
                  <w:bCs/>
                  <w:sz w:val="18"/>
                  <w:szCs w:val="18"/>
                </w:rPr>
                <w:t>COS</w:t>
              </w:r>
            </w:smartTag>
          </w:p>
        </w:tc>
        <w:tc>
          <w:tcPr>
            <w:tcW w:w="4808" w:type="dxa"/>
            <w:tcBorders>
              <w:top w:val="single" w:sz="4" w:space="0" w:color="auto"/>
              <w:left w:val="nil"/>
              <w:bottom w:val="nil"/>
              <w:right w:val="single" w:sz="4" w:space="0" w:color="auto"/>
            </w:tcBorders>
            <w:shd w:val="clear" w:color="auto" w:fill="CCFFCC"/>
            <w:noWrap/>
            <w:vAlign w:val="bottom"/>
          </w:tcPr>
          <w:p w:rsidR="00D71538" w:rsidRPr="001B1D30" w:rsidRDefault="00D71538" w:rsidP="00D27950">
            <w:pPr>
              <w:rPr>
                <w:b/>
                <w:bCs/>
                <w:sz w:val="18"/>
                <w:szCs w:val="18"/>
              </w:rPr>
            </w:pPr>
            <w:r w:rsidRPr="001B1D30">
              <w:rPr>
                <w:b/>
                <w:bCs/>
                <w:sz w:val="18"/>
                <w:szCs w:val="18"/>
              </w:rPr>
              <w:t>Description</w:t>
            </w:r>
          </w:p>
        </w:tc>
      </w:tr>
      <w:tr w:rsidR="00D71538" w:rsidRPr="001B1D30" w:rsidTr="00D27950">
        <w:trPr>
          <w:trHeight w:val="255"/>
        </w:trPr>
        <w:tc>
          <w:tcPr>
            <w:tcW w:w="1188" w:type="dxa"/>
            <w:tcBorders>
              <w:top w:val="single" w:sz="4" w:space="0" w:color="auto"/>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00</w:t>
            </w:r>
          </w:p>
        </w:tc>
        <w:tc>
          <w:tcPr>
            <w:tcW w:w="4808" w:type="dxa"/>
            <w:tcBorders>
              <w:top w:val="single" w:sz="4" w:space="0" w:color="auto"/>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Inpatient Service in TB Hospital</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 xml:space="preserve">Inpatient Service in </w:t>
            </w:r>
            <w:smartTag w:uri="urn:schemas-microsoft-com:office:smarttags" w:element="place">
              <w:smartTag w:uri="urn:schemas-microsoft-com:office:smarttags" w:element="PlaceName">
                <w:r w:rsidRPr="001B1D30">
                  <w:rPr>
                    <w:sz w:val="16"/>
                    <w:szCs w:val="16"/>
                  </w:rPr>
                  <w:t>General</w:t>
                </w:r>
              </w:smartTag>
              <w:r w:rsidRPr="001B1D30">
                <w:rPr>
                  <w:sz w:val="16"/>
                  <w:szCs w:val="16"/>
                </w:rPr>
                <w:t xml:space="preserve"> </w:t>
              </w:r>
              <w:smartTag w:uri="urn:schemas-microsoft-com:office:smarttags" w:element="PlaceType">
                <w:r w:rsidRPr="001B1D30">
                  <w:rPr>
                    <w:sz w:val="16"/>
                    <w:szCs w:val="16"/>
                  </w:rPr>
                  <w:t>Hospital</w:t>
                </w:r>
              </w:smartTag>
            </w:smartTag>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Inpatient Service in Mental Hospital</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SNF Service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ICF-DD</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ICF-I Service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06</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ICF-II Service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07</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Physician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08</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smartTag w:uri="urn:schemas-microsoft-com:office:smarttags" w:element="place">
              <w:smartTag w:uri="urn:schemas-microsoft-com:office:smarttags" w:element="PlaceName">
                <w:r w:rsidRPr="001B1D30">
                  <w:rPr>
                    <w:sz w:val="16"/>
                    <w:szCs w:val="16"/>
                  </w:rPr>
                  <w:t>Outpatient</w:t>
                </w:r>
              </w:smartTag>
              <w:r w:rsidRPr="001B1D30">
                <w:rPr>
                  <w:sz w:val="16"/>
                  <w:szCs w:val="16"/>
                </w:rPr>
                <w:t xml:space="preserve"> </w:t>
              </w:r>
              <w:smartTag w:uri="urn:schemas-microsoft-com:office:smarttags" w:element="PlaceType">
                <w:r w:rsidRPr="001B1D30">
                  <w:rPr>
                    <w:sz w:val="16"/>
                    <w:szCs w:val="16"/>
                  </w:rPr>
                  <w:t>Hospital</w:t>
                </w:r>
              </w:smartTag>
            </w:smartTag>
            <w:r w:rsidRPr="001B1D30">
              <w:rPr>
                <w:sz w:val="16"/>
                <w:szCs w:val="16"/>
              </w:rPr>
              <w:t xml:space="preserve">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09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Clinic - Hemodialysis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10</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Clinic - Alcohol &amp; Substance Abuse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Clinic - Mental Health</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Clinic - Ambulatory Surgical</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Rehab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Adult Day Care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Independent Lab</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16</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Chiropractic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17</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Home Health</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18</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Prescribed Drugs and Immunizations by Pharmacists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19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Habilitation</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20</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DME (Appliances)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Rural Health Clinics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Family Planning Service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Non-Emergency Medical Transportation</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Medical Tran</w:t>
            </w:r>
            <w:r>
              <w:rPr>
                <w:sz w:val="16"/>
                <w:szCs w:val="16"/>
              </w:rPr>
              <w:t>s</w:t>
            </w:r>
            <w:r w:rsidRPr="001B1D30">
              <w:rPr>
                <w:sz w:val="16"/>
                <w:szCs w:val="16"/>
              </w:rPr>
              <w:t>portation</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Adult Dental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26</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EPSDT - Screening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27</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EPSDT - Dental</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28</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EPSDT - Other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29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Homemaker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30</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Other Medical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Default</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 xml:space="preserve">Administrative </w:t>
            </w:r>
            <w:smartTag w:uri="urn:schemas-microsoft-com:office:smarttags" w:element="place">
              <w:smartTag w:uri="urn:schemas-microsoft-com:office:smarttags" w:element="PlaceName">
                <w:r w:rsidRPr="001B1D30">
                  <w:rPr>
                    <w:sz w:val="16"/>
                    <w:szCs w:val="16"/>
                  </w:rPr>
                  <w:t>Error</w:t>
                </w:r>
              </w:smartTag>
              <w:r w:rsidRPr="001B1D30">
                <w:rPr>
                  <w:sz w:val="16"/>
                  <w:szCs w:val="16"/>
                </w:rPr>
                <w:t xml:space="preserve"> </w:t>
              </w:r>
              <w:smartTag w:uri="urn:schemas-microsoft-com:office:smarttags" w:element="PlaceType">
                <w:r w:rsidRPr="001B1D30">
                  <w:rPr>
                    <w:sz w:val="16"/>
                    <w:szCs w:val="16"/>
                  </w:rPr>
                  <w:t>State</w:t>
                </w:r>
              </w:smartTag>
            </w:smartTag>
            <w:r w:rsidRPr="001B1D30">
              <w:rPr>
                <w:sz w:val="16"/>
                <w:szCs w:val="16"/>
              </w:rPr>
              <w:t xml:space="preserve"> Funds Only</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Recovery Unidentified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smartTag w:uri="urn:schemas-microsoft-com:office:smarttags" w:element="place">
              <w:smartTag w:uri="urn:schemas-microsoft-com:office:smarttags" w:element="PlaceName">
                <w:r w:rsidRPr="001B1D30">
                  <w:rPr>
                    <w:sz w:val="16"/>
                    <w:szCs w:val="16"/>
                  </w:rPr>
                  <w:t>EPSDT</w:t>
                </w:r>
              </w:smartTag>
              <w:r w:rsidRPr="001B1D30">
                <w:rPr>
                  <w:sz w:val="16"/>
                  <w:szCs w:val="16"/>
                </w:rPr>
                <w:t xml:space="preserve"> </w:t>
              </w:r>
              <w:smartTag w:uri="urn:schemas-microsoft-com:office:smarttags" w:element="PlaceName">
                <w:r w:rsidRPr="001B1D30">
                  <w:rPr>
                    <w:sz w:val="16"/>
                    <w:szCs w:val="16"/>
                  </w:rPr>
                  <w:t>Health</w:t>
                </w:r>
              </w:smartTag>
              <w:r w:rsidRPr="001B1D30">
                <w:rPr>
                  <w:sz w:val="16"/>
                  <w:szCs w:val="16"/>
                </w:rPr>
                <w:t xml:space="preserve"> </w:t>
              </w:r>
              <w:smartTag w:uri="urn:schemas-microsoft-com:office:smarttags" w:element="PlaceName">
                <w:r w:rsidRPr="001B1D30">
                  <w:rPr>
                    <w:sz w:val="16"/>
                    <w:szCs w:val="16"/>
                  </w:rPr>
                  <w:t>Services</w:t>
                </w:r>
              </w:smartTag>
              <w:r w:rsidRPr="001B1D30">
                <w:rPr>
                  <w:sz w:val="16"/>
                  <w:szCs w:val="16"/>
                </w:rPr>
                <w:t xml:space="preserve"> </w:t>
              </w:r>
              <w:smartTag w:uri="urn:schemas-microsoft-com:office:smarttags" w:element="PlaceType">
                <w:r w:rsidRPr="001B1D30">
                  <w:rPr>
                    <w:sz w:val="16"/>
                    <w:szCs w:val="16"/>
                  </w:rPr>
                  <w:t>Non-School</w:t>
                </w:r>
              </w:smartTag>
            </w:smartTag>
            <w:r w:rsidRPr="001B1D30">
              <w:rPr>
                <w:sz w:val="16"/>
                <w:szCs w:val="16"/>
              </w:rPr>
              <w:t xml:space="preserve"> Board</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Medical TPL</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36</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Title XIX Health Insurance Payment</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37</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Case Management</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38</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FQHC</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39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PCA</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40</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Personal Health Care Clinic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HMO Over 65</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Rehab for Chronically Mentally Ill</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Childrens' Choice Waiver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EPSDT - Personal Care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lastRenderedPageBreak/>
              <w:t>45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Dental Services for Pregnant Women</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46</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EPSDT Health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47</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VD Clinic</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48</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TB Clinic</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49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Title XIX Part-A Premium</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50</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Psychology</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Audiology</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Physical Therapy</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Multi-Specialty Clinic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Certified Registered Nurse (CRNA)</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Private Duty Nurse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56</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Occupational Therapy</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57</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CM - HIV</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58</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CM - CMI</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59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CM - PW</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60</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Rehab - ICF/DD</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CM - DD</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DD Waiver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CM - Infants &amp; Toddlers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Home Care Elderly Waiver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Head Injury Maintenance Waiver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66</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Hospice / NF</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67</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Social Worker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68</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Contractors / CM</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69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Nurse Home Visits - First Time Mothers Program</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70</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NOW Waiver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LTC - Personal Care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72</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PAS - Personal Care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73</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Early Steps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74</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Behavior Management Services</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75</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PACE</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76</w:t>
            </w:r>
          </w:p>
        </w:tc>
        <w:tc>
          <w:tcPr>
            <w:tcW w:w="4808" w:type="dxa"/>
            <w:tcBorders>
              <w:top w:val="nil"/>
              <w:left w:val="nil"/>
              <w:bottom w:val="single" w:sz="4" w:space="0" w:color="auto"/>
              <w:right w:val="single" w:sz="4" w:space="0" w:color="auto"/>
            </w:tcBorders>
            <w:shd w:val="clear" w:color="auto" w:fill="FFFFFF"/>
            <w:noWrap/>
          </w:tcPr>
          <w:p w:rsidR="00D71538" w:rsidRPr="001B1D30" w:rsidRDefault="00D71538" w:rsidP="00D27950">
            <w:pPr>
              <w:rPr>
                <w:sz w:val="16"/>
                <w:szCs w:val="16"/>
              </w:rPr>
            </w:pPr>
            <w:r w:rsidRPr="001B1D30">
              <w:rPr>
                <w:sz w:val="16"/>
                <w:szCs w:val="16"/>
              </w:rPr>
              <w:t xml:space="preserve">American Indian/Native Alaskans </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77</w:t>
            </w:r>
          </w:p>
        </w:tc>
        <w:tc>
          <w:tcPr>
            <w:tcW w:w="4808" w:type="dxa"/>
            <w:tcBorders>
              <w:top w:val="nil"/>
              <w:left w:val="nil"/>
              <w:bottom w:val="single" w:sz="4" w:space="0" w:color="auto"/>
              <w:right w:val="single" w:sz="4" w:space="0" w:color="auto"/>
            </w:tcBorders>
            <w:shd w:val="clear" w:color="auto" w:fill="FFFFFF"/>
            <w:noWrap/>
          </w:tcPr>
          <w:p w:rsidR="00D71538" w:rsidRPr="001B1D30" w:rsidRDefault="00D71538" w:rsidP="00D27950">
            <w:pPr>
              <w:rPr>
                <w:sz w:val="16"/>
                <w:szCs w:val="16"/>
              </w:rPr>
            </w:pPr>
            <w:r w:rsidRPr="001B1D30">
              <w:rPr>
                <w:sz w:val="16"/>
                <w:szCs w:val="16"/>
              </w:rPr>
              <w:t>Family Planning Waiver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78</w:t>
            </w:r>
          </w:p>
        </w:tc>
        <w:tc>
          <w:tcPr>
            <w:tcW w:w="4808" w:type="dxa"/>
            <w:tcBorders>
              <w:top w:val="nil"/>
              <w:left w:val="nil"/>
              <w:bottom w:val="single" w:sz="4" w:space="0" w:color="auto"/>
              <w:right w:val="single" w:sz="4" w:space="0" w:color="auto"/>
            </w:tcBorders>
            <w:shd w:val="clear" w:color="auto" w:fill="FFFFFF"/>
            <w:noWrap/>
          </w:tcPr>
          <w:p w:rsidR="00D71538" w:rsidRPr="001B1D30" w:rsidRDefault="00D71538" w:rsidP="00D27950">
            <w:pPr>
              <w:rPr>
                <w:sz w:val="16"/>
                <w:szCs w:val="16"/>
              </w:rPr>
            </w:pPr>
            <w:r w:rsidRPr="001B1D30">
              <w:rPr>
                <w:sz w:val="16"/>
                <w:szCs w:val="16"/>
              </w:rPr>
              <w:t>Support Waiver</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79</w:t>
            </w:r>
          </w:p>
        </w:tc>
        <w:tc>
          <w:tcPr>
            <w:tcW w:w="4808" w:type="dxa"/>
            <w:tcBorders>
              <w:top w:val="nil"/>
              <w:left w:val="nil"/>
              <w:bottom w:val="single" w:sz="4" w:space="0" w:color="auto"/>
              <w:right w:val="single" w:sz="4" w:space="0" w:color="auto"/>
            </w:tcBorders>
            <w:shd w:val="clear" w:color="auto" w:fill="FFFFFF"/>
            <w:noWrap/>
          </w:tcPr>
          <w:p w:rsidR="00D71538" w:rsidRPr="001B1D30" w:rsidRDefault="00D71538" w:rsidP="00D27950">
            <w:pPr>
              <w:rPr>
                <w:sz w:val="16"/>
                <w:szCs w:val="16"/>
              </w:rPr>
            </w:pPr>
            <w:r w:rsidRPr="001B1D30">
              <w:rPr>
                <w:sz w:val="16"/>
                <w:szCs w:val="16"/>
              </w:rPr>
              <w:t xml:space="preserve">Community Mental </w:t>
            </w:r>
            <w:smartTag w:uri="urn:schemas-microsoft-com:office:smarttags" w:element="place">
              <w:smartTag w:uri="urn:schemas-microsoft-com:office:smarttags" w:element="PlaceName">
                <w:r w:rsidRPr="001B1D30">
                  <w:rPr>
                    <w:sz w:val="16"/>
                    <w:szCs w:val="16"/>
                  </w:rPr>
                  <w:t>Health</w:t>
                </w:r>
              </w:smartTag>
              <w:r w:rsidRPr="001B1D30">
                <w:rPr>
                  <w:sz w:val="16"/>
                  <w:szCs w:val="16"/>
                </w:rPr>
                <w:t xml:space="preserve"> </w:t>
              </w:r>
              <w:smartTag w:uri="urn:schemas-microsoft-com:office:smarttags" w:element="PlaceType">
                <w:r w:rsidRPr="001B1D30">
                  <w:rPr>
                    <w:sz w:val="16"/>
                    <w:szCs w:val="16"/>
                  </w:rPr>
                  <w:t>Center</w:t>
                </w:r>
              </w:smartTag>
            </w:smartTag>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80</w:t>
            </w:r>
          </w:p>
        </w:tc>
        <w:tc>
          <w:tcPr>
            <w:tcW w:w="4808" w:type="dxa"/>
            <w:tcBorders>
              <w:top w:val="nil"/>
              <w:left w:val="nil"/>
              <w:bottom w:val="single" w:sz="4" w:space="0" w:color="auto"/>
              <w:right w:val="single" w:sz="4" w:space="0" w:color="auto"/>
            </w:tcBorders>
            <w:shd w:val="clear" w:color="auto" w:fill="FFFFFF"/>
            <w:noWrap/>
          </w:tcPr>
          <w:p w:rsidR="00D71538" w:rsidRPr="001B1D30" w:rsidRDefault="00D71538" w:rsidP="00D27950">
            <w:pPr>
              <w:rPr>
                <w:sz w:val="16"/>
                <w:szCs w:val="16"/>
              </w:rPr>
            </w:pPr>
            <w:r w:rsidRPr="001B1D30">
              <w:rPr>
                <w:sz w:val="16"/>
                <w:szCs w:val="16"/>
              </w:rPr>
              <w:t>Residential Options Waiver (ROW)</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51651" w:rsidRDefault="00D71538" w:rsidP="00D27950">
            <w:pPr>
              <w:jc w:val="center"/>
              <w:rPr>
                <w:b/>
                <w:bCs/>
                <w:sz w:val="18"/>
                <w:szCs w:val="18"/>
              </w:rPr>
            </w:pPr>
            <w:r w:rsidRPr="00151651">
              <w:rPr>
                <w:b/>
                <w:bCs/>
                <w:sz w:val="18"/>
                <w:szCs w:val="18"/>
              </w:rPr>
              <w:t>81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51651">
              <w:rPr>
                <w:sz w:val="16"/>
                <w:szCs w:val="16"/>
              </w:rPr>
              <w:t>Coordinated Care Network</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91</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Coded for internal purposes only</w:t>
            </w:r>
          </w:p>
        </w:tc>
      </w:tr>
      <w:tr w:rsidR="00D71538" w:rsidRPr="001B1D30" w:rsidTr="00D27950">
        <w:trPr>
          <w:trHeight w:val="255"/>
        </w:trPr>
        <w:tc>
          <w:tcPr>
            <w:tcW w:w="1188" w:type="dxa"/>
            <w:tcBorders>
              <w:top w:val="nil"/>
              <w:left w:val="single" w:sz="4" w:space="0" w:color="auto"/>
              <w:bottom w:val="single" w:sz="4" w:space="0" w:color="auto"/>
              <w:right w:val="single" w:sz="4" w:space="0" w:color="auto"/>
            </w:tcBorders>
            <w:noWrap/>
            <w:vAlign w:val="bottom"/>
          </w:tcPr>
          <w:p w:rsidR="00D71538" w:rsidRPr="001B1D30" w:rsidRDefault="00D71538" w:rsidP="00D27950">
            <w:pPr>
              <w:jc w:val="center"/>
              <w:rPr>
                <w:b/>
                <w:bCs/>
                <w:sz w:val="18"/>
                <w:szCs w:val="18"/>
              </w:rPr>
            </w:pPr>
            <w:r w:rsidRPr="001B1D30">
              <w:rPr>
                <w:b/>
                <w:bCs/>
                <w:sz w:val="18"/>
                <w:szCs w:val="18"/>
              </w:rPr>
              <w:t>99</w:t>
            </w:r>
          </w:p>
        </w:tc>
        <w:tc>
          <w:tcPr>
            <w:tcW w:w="4808" w:type="dxa"/>
            <w:tcBorders>
              <w:top w:val="nil"/>
              <w:left w:val="nil"/>
              <w:bottom w:val="single" w:sz="4" w:space="0" w:color="auto"/>
              <w:right w:val="single" w:sz="4" w:space="0" w:color="auto"/>
            </w:tcBorders>
            <w:noWrap/>
            <w:vAlign w:val="bottom"/>
          </w:tcPr>
          <w:p w:rsidR="00D71538" w:rsidRPr="001B1D30" w:rsidRDefault="00D71538" w:rsidP="00D27950">
            <w:pPr>
              <w:rPr>
                <w:sz w:val="16"/>
                <w:szCs w:val="16"/>
              </w:rPr>
            </w:pPr>
            <w:r w:rsidRPr="001B1D30">
              <w:rPr>
                <w:sz w:val="16"/>
                <w:szCs w:val="16"/>
              </w:rPr>
              <w:t>LTC Administrative Cost</w:t>
            </w:r>
          </w:p>
        </w:tc>
      </w:tr>
    </w:tbl>
    <w:p w:rsidR="00D71538" w:rsidRDefault="00D71538" w:rsidP="00D71538"/>
    <w:p w:rsidR="00496AA8" w:rsidRDefault="00496AA8">
      <w:r>
        <w:br w:type="page"/>
      </w:r>
    </w:p>
    <w:p w:rsidR="00496AA8" w:rsidRDefault="00496AA8" w:rsidP="00496AA8">
      <w:r>
        <w:lastRenderedPageBreak/>
        <w:t>Provider Type</w:t>
      </w:r>
    </w:p>
    <w:p w:rsidR="00496AA8" w:rsidRDefault="00496AA8" w:rsidP="00496AA8"/>
    <w:tbl>
      <w:tblPr>
        <w:tblW w:w="6800" w:type="dxa"/>
        <w:tblInd w:w="103" w:type="dxa"/>
        <w:tblLook w:val="0000" w:firstRow="0" w:lastRow="0" w:firstColumn="0" w:lastColumn="0" w:noHBand="0" w:noVBand="0"/>
      </w:tblPr>
      <w:tblGrid>
        <w:gridCol w:w="1224"/>
        <w:gridCol w:w="5576"/>
      </w:tblGrid>
      <w:tr w:rsidR="00496AA8" w:rsidRPr="000B4121" w:rsidTr="003C5096">
        <w:trPr>
          <w:trHeight w:val="480"/>
        </w:trPr>
        <w:tc>
          <w:tcPr>
            <w:tcW w:w="1224" w:type="dxa"/>
            <w:tcBorders>
              <w:top w:val="single" w:sz="4" w:space="0" w:color="auto"/>
              <w:left w:val="single" w:sz="4" w:space="0" w:color="auto"/>
              <w:bottom w:val="nil"/>
              <w:right w:val="nil"/>
            </w:tcBorders>
            <w:shd w:val="clear" w:color="auto" w:fill="CCFFCC"/>
            <w:vAlign w:val="bottom"/>
          </w:tcPr>
          <w:p w:rsidR="00496AA8" w:rsidRPr="000B4121" w:rsidRDefault="00496AA8" w:rsidP="003C5096">
            <w:pPr>
              <w:jc w:val="center"/>
              <w:rPr>
                <w:b/>
                <w:bCs/>
                <w:sz w:val="18"/>
                <w:szCs w:val="18"/>
              </w:rPr>
            </w:pPr>
            <w:r w:rsidRPr="000B4121">
              <w:rPr>
                <w:b/>
                <w:bCs/>
                <w:sz w:val="18"/>
                <w:szCs w:val="18"/>
              </w:rPr>
              <w:t>Provider              Type Code</w:t>
            </w:r>
          </w:p>
        </w:tc>
        <w:tc>
          <w:tcPr>
            <w:tcW w:w="5576" w:type="dxa"/>
            <w:tcBorders>
              <w:top w:val="single" w:sz="4" w:space="0" w:color="auto"/>
              <w:left w:val="nil"/>
              <w:bottom w:val="nil"/>
              <w:right w:val="nil"/>
            </w:tcBorders>
            <w:shd w:val="clear" w:color="auto" w:fill="CCFFCC"/>
            <w:noWrap/>
            <w:vAlign w:val="bottom"/>
          </w:tcPr>
          <w:p w:rsidR="00496AA8" w:rsidRPr="000B4121" w:rsidRDefault="00496AA8" w:rsidP="003C5096">
            <w:pPr>
              <w:rPr>
                <w:b/>
                <w:bCs/>
                <w:sz w:val="18"/>
                <w:szCs w:val="18"/>
              </w:rPr>
            </w:pPr>
            <w:r w:rsidRPr="000B4121">
              <w:rPr>
                <w:b/>
                <w:bCs/>
                <w:sz w:val="18"/>
                <w:szCs w:val="18"/>
              </w:rPr>
              <w:t>Description</w:t>
            </w:r>
          </w:p>
        </w:tc>
      </w:tr>
      <w:tr w:rsidR="00496AA8" w:rsidRPr="000B4121" w:rsidTr="003C5096">
        <w:trPr>
          <w:trHeight w:val="240"/>
        </w:trPr>
        <w:tc>
          <w:tcPr>
            <w:tcW w:w="1224" w:type="dxa"/>
            <w:tcBorders>
              <w:top w:val="single" w:sz="4" w:space="0" w:color="auto"/>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01</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Fiscal Agent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Transitional Support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Children's Choice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Pediatric Day Health Care (PDHC) facility</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CCN-P Organization (Coordinated Care Network, Pre-Paid)</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NOW Professional (RN  LPN  PHD  SW)</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Infants &amp; Toddlers</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Elderly</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09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Hospice Services</w:t>
            </w:r>
          </w:p>
        </w:tc>
      </w:tr>
      <w:tr w:rsidR="00496AA8" w:rsidRPr="000B4121" w:rsidTr="003C5096">
        <w:trPr>
          <w:trHeight w:val="48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Comprehensive Community Support Services</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Shared Living</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Multi-Systemic Therapy</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Pre-Vocational Habilitation</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Adult Day Habilitation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Environmental Modifications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Personal Emergency Response Systems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Assistive Devices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 xml:space="preserve">Community Mental </w:t>
            </w:r>
            <w:smartTag w:uri="urn:schemas-microsoft-com:office:smarttags" w:element="place">
              <w:smartTag w:uri="urn:schemas-microsoft-com:office:smarttags" w:element="PlaceName">
                <w:r w:rsidRPr="000B4121">
                  <w:rPr>
                    <w:sz w:val="18"/>
                    <w:szCs w:val="18"/>
                  </w:rPr>
                  <w:t>Health</w:t>
                </w:r>
              </w:smartTag>
              <w:r w:rsidRPr="000B4121">
                <w:rPr>
                  <w:sz w:val="18"/>
                  <w:szCs w:val="18"/>
                </w:rPr>
                <w:t xml:space="preserve"> </w:t>
              </w:r>
              <w:smartTag w:uri="urn:schemas-microsoft-com:office:smarttags" w:element="PlaceType">
                <w:r w:rsidRPr="000B4121">
                  <w:rPr>
                    <w:sz w:val="18"/>
                    <w:szCs w:val="18"/>
                  </w:rPr>
                  <w:t>Center</w:t>
                </w:r>
              </w:smartTag>
            </w:smartTag>
            <w:r w:rsidRPr="000B4121">
              <w:rPr>
                <w:sz w:val="18"/>
                <w:szCs w:val="18"/>
              </w:rPr>
              <w:t xml:space="preserve"> </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19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Doctor of Osteopathy (DO) and Doctors of Osteopathy(DO) Group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Physician (MD) and Physician (MD) Group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EDI Billing Agent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Waiver Personal Care Attendant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Independent Lab</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Personal Care Services (LTC/PCS/PAS)</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Mobile X-Ray/Radiation Therapy Center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Pharmacy</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Dentist and Dental Group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Optometrist and Optometrist Group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29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Title V Part C Agency Services(EarlySteps)</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Chiropractor and Chiropractor Group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Psychologist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Podiatrist and Podiatrist Group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Prescribing Only Provider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Audiologist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Physical Therapist</w:t>
            </w:r>
          </w:p>
        </w:tc>
      </w:tr>
      <w:tr w:rsidR="00496AA8" w:rsidRPr="000B4121" w:rsidTr="003C5096">
        <w:trPr>
          <w:trHeight w:val="240"/>
        </w:trPr>
        <w:tc>
          <w:tcPr>
            <w:tcW w:w="1224" w:type="dxa"/>
            <w:tcBorders>
              <w:top w:val="single" w:sz="4" w:space="0" w:color="auto"/>
              <w:left w:val="single" w:sz="4" w:space="0" w:color="auto"/>
              <w:bottom w:val="single" w:sz="4" w:space="0" w:color="auto"/>
              <w:right w:val="single" w:sz="4" w:space="0" w:color="auto"/>
            </w:tcBorders>
            <w:noWrap/>
          </w:tcPr>
          <w:p w:rsidR="00496AA8" w:rsidRPr="00CE5CC3" w:rsidRDefault="00496AA8" w:rsidP="003C5096">
            <w:pPr>
              <w:jc w:val="center"/>
              <w:rPr>
                <w:b/>
                <w:bCs/>
                <w:sz w:val="18"/>
                <w:szCs w:val="18"/>
              </w:rPr>
            </w:pPr>
            <w:r w:rsidRPr="00CE5CC3">
              <w:rPr>
                <w:b/>
                <w:bCs/>
                <w:sz w:val="18"/>
                <w:szCs w:val="18"/>
              </w:rPr>
              <w:t>36</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CE5CC3">
              <w:rPr>
                <w:sz w:val="18"/>
                <w:szCs w:val="18"/>
              </w:rPr>
              <w:t>Not in Use</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Occupational Therapist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 xml:space="preserve">School-Based </w:t>
            </w:r>
            <w:smartTag w:uri="urn:schemas-microsoft-com:office:smarttags" w:element="place">
              <w:smartTag w:uri="urn:schemas-microsoft-com:office:smarttags" w:element="PlaceName">
                <w:r w:rsidRPr="000B4121">
                  <w:rPr>
                    <w:sz w:val="18"/>
                    <w:szCs w:val="18"/>
                  </w:rPr>
                  <w:t>Health</w:t>
                </w:r>
              </w:smartTag>
              <w:r w:rsidRPr="000B4121">
                <w:rPr>
                  <w:sz w:val="18"/>
                  <w:szCs w:val="18"/>
                </w:rPr>
                <w:t xml:space="preserve"> </w:t>
              </w:r>
              <w:smartTag w:uri="urn:schemas-microsoft-com:office:smarttags" w:element="PlaceType">
                <w:r w:rsidRPr="000B4121">
                  <w:rPr>
                    <w:sz w:val="18"/>
                    <w:szCs w:val="18"/>
                  </w:rPr>
                  <w:t>Center</w:t>
                </w:r>
              </w:smartTag>
            </w:smartTag>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39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Speech Therapist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DME Provider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Registered Dietician</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Non-Emergency Medical Transportation</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Nurse Home Visit - 1st Time Mother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Home Health Agency</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Contractor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HIV</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lastRenderedPageBreak/>
              <w:t>47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CMI</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Pregnant Woman</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49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DD</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PACE Provider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Ambulance Transportation</w:t>
            </w:r>
          </w:p>
        </w:tc>
      </w:tr>
      <w:tr w:rsidR="00496AA8" w:rsidRPr="000B4121" w:rsidTr="003C5096">
        <w:trPr>
          <w:trHeight w:val="240"/>
        </w:trPr>
        <w:tc>
          <w:tcPr>
            <w:tcW w:w="1224" w:type="dxa"/>
            <w:tcBorders>
              <w:top w:val="single" w:sz="4" w:space="0" w:color="auto"/>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52</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CCN-</w:t>
            </w:r>
            <w:r>
              <w:rPr>
                <w:sz w:val="18"/>
                <w:szCs w:val="18"/>
              </w:rPr>
              <w:t>S</w:t>
            </w:r>
            <w:r w:rsidRPr="000B4121">
              <w:rPr>
                <w:sz w:val="18"/>
                <w:szCs w:val="18"/>
              </w:rPr>
              <w:t xml:space="preserve"> Organization (Coordinated Care Network, </w:t>
            </w:r>
            <w:r>
              <w:rPr>
                <w:sz w:val="18"/>
                <w:szCs w:val="18"/>
              </w:rPr>
              <w:t>Shared Savings</w:t>
            </w:r>
            <w:r w:rsidRPr="000B4121">
              <w:rPr>
                <w:sz w:val="18"/>
                <w:szCs w:val="18"/>
              </w:rPr>
              <w:t>)</w:t>
            </w:r>
          </w:p>
        </w:tc>
      </w:tr>
      <w:tr w:rsidR="00496AA8" w:rsidRPr="000B4121" w:rsidTr="003C5096">
        <w:trPr>
          <w:trHeight w:val="240"/>
        </w:trPr>
        <w:tc>
          <w:tcPr>
            <w:tcW w:w="1224" w:type="dxa"/>
            <w:tcBorders>
              <w:top w:val="single" w:sz="4" w:space="0" w:color="auto"/>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53</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Not in Use</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Ambulatory Surgical Center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smartTag w:uri="urn:schemas-microsoft-com:office:smarttags" w:element="place">
              <w:smartTag w:uri="urn:schemas-microsoft-com:office:smarttags" w:element="PlaceName">
                <w:r w:rsidRPr="000B4121">
                  <w:rPr>
                    <w:sz w:val="18"/>
                    <w:szCs w:val="18"/>
                  </w:rPr>
                  <w:t>Emergency</w:t>
                </w:r>
              </w:smartTag>
              <w:r w:rsidRPr="000B4121">
                <w:rPr>
                  <w:sz w:val="18"/>
                  <w:szCs w:val="18"/>
                </w:rPr>
                <w:t xml:space="preserve"> </w:t>
              </w:r>
              <w:smartTag w:uri="urn:schemas-microsoft-com:office:smarttags" w:element="PlaceName">
                <w:r w:rsidRPr="000B4121">
                  <w:rPr>
                    <w:sz w:val="18"/>
                    <w:szCs w:val="18"/>
                  </w:rPr>
                  <w:t>Access</w:t>
                </w:r>
              </w:smartTag>
              <w:r w:rsidRPr="000B4121">
                <w:rPr>
                  <w:sz w:val="18"/>
                  <w:szCs w:val="18"/>
                </w:rPr>
                <w:t xml:space="preserve"> </w:t>
              </w:r>
              <w:smartTag w:uri="urn:schemas-microsoft-com:office:smarttags" w:element="PlaceType">
                <w:r w:rsidRPr="000B4121">
                  <w:rPr>
                    <w:sz w:val="18"/>
                    <w:szCs w:val="18"/>
                  </w:rPr>
                  <w:t>Hospital</w:t>
                </w:r>
              </w:smartTag>
            </w:smartTag>
          </w:p>
        </w:tc>
      </w:tr>
      <w:tr w:rsidR="00496AA8" w:rsidRPr="000B4121" w:rsidTr="003C5096">
        <w:trPr>
          <w:trHeight w:val="240"/>
        </w:trPr>
        <w:tc>
          <w:tcPr>
            <w:tcW w:w="1224" w:type="dxa"/>
            <w:tcBorders>
              <w:top w:val="single" w:sz="4" w:space="0" w:color="auto"/>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56</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Not in Use: to-be used for Licensed Professional Counselor</w:t>
            </w:r>
          </w:p>
        </w:tc>
      </w:tr>
      <w:tr w:rsidR="00496AA8" w:rsidRPr="000B4121" w:rsidTr="003C5096">
        <w:trPr>
          <w:trHeight w:val="240"/>
        </w:trPr>
        <w:tc>
          <w:tcPr>
            <w:tcW w:w="1224" w:type="dxa"/>
            <w:tcBorders>
              <w:top w:val="single" w:sz="4" w:space="0" w:color="auto"/>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57</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Not in Use: to-be used for RN</w:t>
            </w:r>
          </w:p>
        </w:tc>
      </w:tr>
      <w:tr w:rsidR="00496AA8" w:rsidRPr="000B4121" w:rsidTr="003C5096">
        <w:trPr>
          <w:trHeight w:val="240"/>
        </w:trPr>
        <w:tc>
          <w:tcPr>
            <w:tcW w:w="1224" w:type="dxa"/>
            <w:tcBorders>
              <w:top w:val="single" w:sz="4" w:space="0" w:color="auto"/>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58</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Not in Use: to-be used for LPN</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59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Neurological Rehabilitation Unit (Hosp)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Hospital</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Venereal Disease Clinic</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Tuberculosis Clinic</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smartTag w:uri="urn:schemas-microsoft-com:office:smarttags" w:element="place">
              <w:smartTag w:uri="urn:schemas-microsoft-com:office:smarttags" w:element="PlaceName">
                <w:r w:rsidRPr="000B4121">
                  <w:rPr>
                    <w:sz w:val="18"/>
                    <w:szCs w:val="18"/>
                  </w:rPr>
                  <w:t>Tuberculosis</w:t>
                </w:r>
              </w:smartTag>
              <w:r w:rsidRPr="000B4121">
                <w:rPr>
                  <w:sz w:val="18"/>
                  <w:szCs w:val="18"/>
                </w:rPr>
                <w:t xml:space="preserve"> </w:t>
              </w:r>
              <w:smartTag w:uri="urn:schemas-microsoft-com:office:smarttags" w:element="PlaceName">
                <w:r w:rsidRPr="000B4121">
                  <w:rPr>
                    <w:sz w:val="18"/>
                    <w:szCs w:val="18"/>
                  </w:rPr>
                  <w:t>Inpatient</w:t>
                </w:r>
              </w:smartTag>
              <w:r w:rsidRPr="000B4121">
                <w:rPr>
                  <w:sz w:val="18"/>
                  <w:szCs w:val="18"/>
                </w:rPr>
                <w:t xml:space="preserve"> </w:t>
              </w:r>
              <w:smartTag w:uri="urn:schemas-microsoft-com:office:smarttags" w:element="PlaceType">
                <w:r w:rsidRPr="000B4121">
                  <w:rPr>
                    <w:sz w:val="18"/>
                    <w:szCs w:val="18"/>
                  </w:rPr>
                  <w:t>Hospital</w:t>
                </w:r>
              </w:smartTag>
            </w:smartTag>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 xml:space="preserve">Mental </w:t>
            </w:r>
            <w:smartTag w:uri="urn:schemas-microsoft-com:office:smarttags" w:element="place">
              <w:smartTag w:uri="urn:schemas-microsoft-com:office:smarttags" w:element="PlaceName">
                <w:r w:rsidRPr="000B4121">
                  <w:rPr>
                    <w:sz w:val="18"/>
                    <w:szCs w:val="18"/>
                  </w:rPr>
                  <w:t>Health</w:t>
                </w:r>
              </w:smartTag>
              <w:r w:rsidRPr="000B4121">
                <w:rPr>
                  <w:sz w:val="18"/>
                  <w:szCs w:val="18"/>
                </w:rPr>
                <w:t xml:space="preserve"> </w:t>
              </w:r>
              <w:smartTag w:uri="urn:schemas-microsoft-com:office:smarttags" w:element="PlaceType">
                <w:r w:rsidRPr="000B4121">
                  <w:rPr>
                    <w:sz w:val="18"/>
                    <w:szCs w:val="18"/>
                  </w:rPr>
                  <w:t>Hospital</w:t>
                </w:r>
              </w:smartTag>
            </w:smartTag>
            <w:r w:rsidRPr="000B4121">
              <w:rPr>
                <w:sz w:val="18"/>
                <w:szCs w:val="18"/>
              </w:rPr>
              <w:t xml:space="preserve"> (Free-Standing)</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smartTag w:uri="urn:schemas-microsoft-com:office:smarttags" w:element="place">
              <w:smartTag w:uri="urn:schemas-microsoft-com:office:smarttags" w:element="PlaceName">
                <w:r w:rsidRPr="000B4121">
                  <w:rPr>
                    <w:sz w:val="18"/>
                    <w:szCs w:val="18"/>
                  </w:rPr>
                  <w:t>Rehabilitation</w:t>
                </w:r>
              </w:smartTag>
              <w:r w:rsidRPr="000B4121">
                <w:rPr>
                  <w:sz w:val="18"/>
                  <w:szCs w:val="18"/>
                </w:rPr>
                <w:t xml:space="preserve"> </w:t>
              </w:r>
              <w:smartTag w:uri="urn:schemas-microsoft-com:office:smarttags" w:element="PlaceType">
                <w:r w:rsidRPr="000B4121">
                  <w:rPr>
                    <w:sz w:val="18"/>
                    <w:szCs w:val="18"/>
                  </w:rPr>
                  <w:t>Center</w:t>
                </w:r>
              </w:smartTag>
            </w:smartTag>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KIDMED Screening Clinic</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Prenatal Health Care Clinic</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 xml:space="preserve">Substance Abuse and </w:t>
            </w:r>
            <w:smartTag w:uri="urn:schemas-microsoft-com:office:smarttags" w:element="place">
              <w:smartTag w:uri="urn:schemas-microsoft-com:office:smarttags" w:element="PlaceName">
                <w:r w:rsidRPr="000B4121">
                  <w:rPr>
                    <w:sz w:val="18"/>
                    <w:szCs w:val="18"/>
                  </w:rPr>
                  <w:t>Alcohol</w:t>
                </w:r>
              </w:smartTag>
              <w:r w:rsidRPr="000B4121">
                <w:rPr>
                  <w:sz w:val="18"/>
                  <w:szCs w:val="18"/>
                </w:rPr>
                <w:t xml:space="preserve"> </w:t>
              </w:r>
              <w:smartTag w:uri="urn:schemas-microsoft-com:office:smarttags" w:element="PlaceName">
                <w:r w:rsidRPr="000B4121">
                  <w:rPr>
                    <w:sz w:val="18"/>
                    <w:szCs w:val="18"/>
                  </w:rPr>
                  <w:t>Abuse</w:t>
                </w:r>
              </w:smartTag>
              <w:r w:rsidRPr="000B4121">
                <w:rPr>
                  <w:sz w:val="18"/>
                  <w:szCs w:val="18"/>
                </w:rPr>
                <w:t xml:space="preserve"> </w:t>
              </w:r>
              <w:smartTag w:uri="urn:schemas-microsoft-com:office:smarttags" w:element="PlaceType">
                <w:r w:rsidRPr="000B4121">
                  <w:rPr>
                    <w:sz w:val="18"/>
                    <w:szCs w:val="18"/>
                  </w:rPr>
                  <w:t>Center</w:t>
                </w:r>
              </w:smartTag>
            </w:smartTag>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69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Hospital - Distinct Part Psychiatric Unit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EPSDT Health Services</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Family Planning Clinic</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 xml:space="preserve">Federally Qualified </w:t>
            </w:r>
            <w:smartTag w:uri="urn:schemas-microsoft-com:office:smarttags" w:element="place">
              <w:smartTag w:uri="urn:schemas-microsoft-com:office:smarttags" w:element="PlaceName">
                <w:r w:rsidRPr="000B4121">
                  <w:rPr>
                    <w:sz w:val="18"/>
                    <w:szCs w:val="18"/>
                  </w:rPr>
                  <w:t>Health</w:t>
                </w:r>
              </w:smartTag>
              <w:r w:rsidRPr="000B4121">
                <w:rPr>
                  <w:sz w:val="18"/>
                  <w:szCs w:val="18"/>
                </w:rPr>
                <w:t xml:space="preserve"> </w:t>
              </w:r>
              <w:smartTag w:uri="urn:schemas-microsoft-com:office:smarttags" w:element="PlaceType">
                <w:r w:rsidRPr="000B4121">
                  <w:rPr>
                    <w:sz w:val="18"/>
                    <w:szCs w:val="18"/>
                  </w:rPr>
                  <w:t>Center</w:t>
                </w:r>
              </w:smartTag>
            </w:smartTag>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Social Worker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Mental Health Clinic</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Optical Supplier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smartTag w:uri="urn:schemas-microsoft-com:office:smarttags" w:element="place">
              <w:smartTag w:uri="urn:schemas-microsoft-com:office:smarttags" w:element="PlaceName">
                <w:r w:rsidRPr="000B4121">
                  <w:rPr>
                    <w:sz w:val="18"/>
                    <w:szCs w:val="18"/>
                  </w:rPr>
                  <w:t>Hemodialysis</w:t>
                </w:r>
              </w:smartTag>
              <w:r w:rsidRPr="000B4121">
                <w:rPr>
                  <w:sz w:val="18"/>
                  <w:szCs w:val="18"/>
                </w:rPr>
                <w:t xml:space="preserve"> </w:t>
              </w:r>
              <w:smartTag w:uri="urn:schemas-microsoft-com:office:smarttags" w:element="PlaceType">
                <w:r w:rsidRPr="000B4121">
                  <w:rPr>
                    <w:sz w:val="18"/>
                    <w:szCs w:val="18"/>
                  </w:rPr>
                  <w:t>Center</w:t>
                </w:r>
              </w:smartTag>
            </w:smartTag>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Mental Health Rehabilitation</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Nurse Practitioner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79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Rural Health Clinic (Provider Based)</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Nursing Facility</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Case Mgmt - Ventilator Assisted Care Program</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Personal Care Attendant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Respite Care (Center Based)-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Substitute Family Care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ADHC Home and Community Based Services</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ICF/DD Rehabilitation</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87</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Rural Health Clinic (Independent)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88</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ICF/DD - Group Home</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89</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Supervised Independent Living - Waiver</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90</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Nurse-Midwife</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91</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CRNA or CRNA Group</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92</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Private Duty Nurse</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93</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Clinical Nurse Specialist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94</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Physician Assistant</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95</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American Indian / Native Alaskan "638" Facilities</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96</w:t>
            </w:r>
          </w:p>
        </w:tc>
        <w:tc>
          <w:tcPr>
            <w:tcW w:w="5576" w:type="dxa"/>
            <w:tcBorders>
              <w:top w:val="nil"/>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Psychiatric Residential Treatment Facility</w:t>
            </w:r>
          </w:p>
        </w:tc>
      </w:tr>
      <w:tr w:rsidR="00496AA8" w:rsidRPr="000B4121" w:rsidTr="003C5096">
        <w:trPr>
          <w:trHeight w:val="255"/>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97</w:t>
            </w:r>
          </w:p>
        </w:tc>
        <w:tc>
          <w:tcPr>
            <w:tcW w:w="5576" w:type="dxa"/>
            <w:tcBorders>
              <w:top w:val="nil"/>
              <w:left w:val="nil"/>
              <w:bottom w:val="nil"/>
              <w:right w:val="nil"/>
            </w:tcBorders>
            <w:noWrap/>
          </w:tcPr>
          <w:p w:rsidR="00496AA8" w:rsidRPr="000B4121" w:rsidRDefault="00496AA8" w:rsidP="003C5096">
            <w:pPr>
              <w:rPr>
                <w:sz w:val="20"/>
                <w:szCs w:val="20"/>
              </w:rPr>
            </w:pPr>
            <w:r w:rsidRPr="000B4121">
              <w:rPr>
                <w:sz w:val="20"/>
                <w:szCs w:val="20"/>
              </w:rPr>
              <w:t>Adult Residential Care</w:t>
            </w:r>
          </w:p>
        </w:tc>
      </w:tr>
      <w:tr w:rsidR="00496AA8" w:rsidRPr="000B4121" w:rsidTr="003C5096">
        <w:trPr>
          <w:trHeight w:val="240"/>
        </w:trPr>
        <w:tc>
          <w:tcPr>
            <w:tcW w:w="1224" w:type="dxa"/>
            <w:tcBorders>
              <w:top w:val="nil"/>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lastRenderedPageBreak/>
              <w:t>98</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18"/>
                <w:szCs w:val="18"/>
              </w:rPr>
            </w:pPr>
            <w:r w:rsidRPr="000B4121">
              <w:rPr>
                <w:sz w:val="18"/>
                <w:szCs w:val="18"/>
              </w:rPr>
              <w:t>Supported Employment - Waiver</w:t>
            </w:r>
          </w:p>
        </w:tc>
      </w:tr>
      <w:tr w:rsidR="00496AA8" w:rsidRPr="000B4121" w:rsidTr="003C5096">
        <w:trPr>
          <w:trHeight w:val="255"/>
        </w:trPr>
        <w:tc>
          <w:tcPr>
            <w:tcW w:w="1224" w:type="dxa"/>
            <w:tcBorders>
              <w:top w:val="single" w:sz="4" w:space="0" w:color="auto"/>
              <w:left w:val="single" w:sz="4" w:space="0" w:color="auto"/>
              <w:bottom w:val="single" w:sz="4" w:space="0" w:color="auto"/>
              <w:right w:val="single" w:sz="4" w:space="0" w:color="auto"/>
            </w:tcBorders>
            <w:noWrap/>
          </w:tcPr>
          <w:p w:rsidR="00496AA8" w:rsidRPr="000B4121" w:rsidRDefault="00496AA8" w:rsidP="003C5096">
            <w:pPr>
              <w:jc w:val="center"/>
              <w:rPr>
                <w:b/>
                <w:bCs/>
                <w:sz w:val="18"/>
                <w:szCs w:val="18"/>
              </w:rPr>
            </w:pPr>
            <w:r w:rsidRPr="000B4121">
              <w:rPr>
                <w:b/>
                <w:bCs/>
                <w:sz w:val="18"/>
                <w:szCs w:val="18"/>
              </w:rPr>
              <w:t>99</w:t>
            </w:r>
          </w:p>
        </w:tc>
        <w:tc>
          <w:tcPr>
            <w:tcW w:w="5576" w:type="dxa"/>
            <w:tcBorders>
              <w:top w:val="single" w:sz="4" w:space="0" w:color="auto"/>
              <w:left w:val="nil"/>
              <w:bottom w:val="single" w:sz="4" w:space="0" w:color="auto"/>
              <w:right w:val="single" w:sz="4" w:space="0" w:color="auto"/>
            </w:tcBorders>
            <w:noWrap/>
          </w:tcPr>
          <w:p w:rsidR="00496AA8" w:rsidRPr="000B4121" w:rsidRDefault="00496AA8" w:rsidP="003C5096">
            <w:pPr>
              <w:rPr>
                <w:sz w:val="20"/>
                <w:szCs w:val="20"/>
              </w:rPr>
            </w:pPr>
            <w:r w:rsidRPr="000B4121">
              <w:rPr>
                <w:sz w:val="20"/>
                <w:szCs w:val="20"/>
              </w:rPr>
              <w:t>Not in Use</w:t>
            </w:r>
          </w:p>
        </w:tc>
      </w:tr>
    </w:tbl>
    <w:p w:rsidR="00496AA8" w:rsidRDefault="00496AA8" w:rsidP="00496AA8">
      <w:r>
        <w:br w:type="page"/>
      </w:r>
      <w:r>
        <w:lastRenderedPageBreak/>
        <w:t>Provider Specialty, Sub-specialty</w:t>
      </w:r>
    </w:p>
    <w:p w:rsidR="00496AA8" w:rsidRPr="00335B04" w:rsidRDefault="00496AA8" w:rsidP="00496AA8"/>
    <w:tbl>
      <w:tblPr>
        <w:tblW w:w="7900" w:type="dxa"/>
        <w:tblInd w:w="103" w:type="dxa"/>
        <w:tblLook w:val="0000" w:firstRow="0" w:lastRow="0" w:firstColumn="0" w:lastColumn="0" w:noHBand="0" w:noVBand="0"/>
      </w:tblPr>
      <w:tblGrid>
        <w:gridCol w:w="1120"/>
        <w:gridCol w:w="5420"/>
        <w:gridCol w:w="1386"/>
      </w:tblGrid>
      <w:tr w:rsidR="00496AA8" w:rsidRPr="009A06A4" w:rsidTr="004C1788">
        <w:trPr>
          <w:trHeight w:val="675"/>
        </w:trPr>
        <w:tc>
          <w:tcPr>
            <w:tcW w:w="1120" w:type="dxa"/>
            <w:tcBorders>
              <w:top w:val="single" w:sz="4" w:space="0" w:color="auto"/>
              <w:left w:val="single" w:sz="4" w:space="0" w:color="auto"/>
              <w:bottom w:val="single" w:sz="4" w:space="0" w:color="auto"/>
              <w:right w:val="single" w:sz="4" w:space="0" w:color="auto"/>
            </w:tcBorders>
            <w:shd w:val="clear" w:color="auto" w:fill="CCFFCC"/>
            <w:vAlign w:val="bottom"/>
          </w:tcPr>
          <w:p w:rsidR="00496AA8" w:rsidRPr="009A06A4" w:rsidRDefault="00496AA8" w:rsidP="003C5096">
            <w:pPr>
              <w:jc w:val="center"/>
              <w:rPr>
                <w:b/>
                <w:bCs/>
                <w:sz w:val="18"/>
                <w:szCs w:val="18"/>
              </w:rPr>
            </w:pPr>
            <w:r w:rsidRPr="009A06A4">
              <w:rPr>
                <w:b/>
                <w:bCs/>
                <w:sz w:val="18"/>
                <w:szCs w:val="18"/>
              </w:rPr>
              <w:t>Specialty Code</w:t>
            </w:r>
          </w:p>
        </w:tc>
        <w:tc>
          <w:tcPr>
            <w:tcW w:w="5420" w:type="dxa"/>
            <w:tcBorders>
              <w:top w:val="single" w:sz="4" w:space="0" w:color="auto"/>
              <w:left w:val="nil"/>
              <w:bottom w:val="single" w:sz="4" w:space="0" w:color="auto"/>
              <w:right w:val="single" w:sz="4" w:space="0" w:color="auto"/>
            </w:tcBorders>
            <w:shd w:val="clear" w:color="auto" w:fill="CCFFCC"/>
            <w:noWrap/>
            <w:vAlign w:val="bottom"/>
          </w:tcPr>
          <w:p w:rsidR="00496AA8" w:rsidRPr="009A06A4" w:rsidRDefault="00496AA8" w:rsidP="003C5096">
            <w:pPr>
              <w:rPr>
                <w:b/>
                <w:bCs/>
                <w:sz w:val="18"/>
                <w:szCs w:val="18"/>
              </w:rPr>
            </w:pPr>
            <w:r w:rsidRPr="009A06A4">
              <w:rPr>
                <w:b/>
                <w:bCs/>
                <w:sz w:val="18"/>
                <w:szCs w:val="18"/>
              </w:rPr>
              <w:t>Description</w:t>
            </w:r>
          </w:p>
        </w:tc>
        <w:tc>
          <w:tcPr>
            <w:tcW w:w="1360" w:type="dxa"/>
            <w:tcBorders>
              <w:top w:val="single" w:sz="4" w:space="0" w:color="auto"/>
              <w:left w:val="nil"/>
              <w:bottom w:val="single" w:sz="4" w:space="0" w:color="auto"/>
              <w:right w:val="single" w:sz="4" w:space="0" w:color="auto"/>
            </w:tcBorders>
            <w:shd w:val="clear" w:color="auto" w:fill="CCFFCC"/>
            <w:vAlign w:val="bottom"/>
          </w:tcPr>
          <w:p w:rsidR="00496AA8" w:rsidRPr="009A06A4" w:rsidRDefault="00496AA8" w:rsidP="003C5096">
            <w:pPr>
              <w:jc w:val="center"/>
              <w:rPr>
                <w:b/>
                <w:bCs/>
                <w:sz w:val="16"/>
                <w:szCs w:val="16"/>
              </w:rPr>
            </w:pPr>
            <w:r w:rsidRPr="009A06A4">
              <w:rPr>
                <w:b/>
                <w:bCs/>
                <w:sz w:val="16"/>
                <w:szCs w:val="16"/>
              </w:rPr>
              <w:t>Type: 1=Specialty, 2=Subspecialty</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All Specialties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General Practice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General Surgery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Allergy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Otology, Laryngology, Rhinology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Anesthesiology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Cardiovascular Disease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Dermatology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Family Practice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09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Gynecology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Gastroenterology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Not in Use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n/a</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Manipulative Therapy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Neurology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Neurological Surgery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Obstetrics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OB/GYN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Ophthalmology, Otology, Laryngology, Rhinology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Ophthalmology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Orthodontist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Orthopedic Surgery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Pathologic Anatomy; Clinical Pathology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Pathology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Peripheral Vascular Disease or Surgery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Plastic Surgery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Physical Medicine Rehabilitation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Psychiatry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Psychiatry; Neurology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Proctology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Pulmonary Diseases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Radiology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Roentgenology, Radiology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Radiation Therapy (DO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Thoracic Surgery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Urology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Chiropractor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Pre-Vocational Habilitation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Geriatrics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Nephrology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Hand Surgery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Internal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Federally Qualified Health Centers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Not in Use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n/a</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lastRenderedPageBreak/>
              <w:t>44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Public Health</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NEMT - Non-profit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NEMT - Profit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480"/>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NEMT - F+F</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Podiatry - Surgical Chiropody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Miscellaneous (Admin.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Day Habilitation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Med Supply / Certified Orthotist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Med Supply / Certified Prosthetist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Med Supply / Certified Prosthetist Orthotist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Med Supply / Not Included in 51, 52, 53</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Indiv Certified Orthotist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Indiv Certified Protherist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Indiv Certified Protherist - Orthotist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Indiv Not Included in 55, 56, 57</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Ambulance Service Supplier, Private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Public Health or Welfare Agencies &amp; Clinics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Voluntary Health or Charitable Agencies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Crossovers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Portable X-Ray Supplier (Billing Independently)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Audiologist (Billing Independently)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Indiv Physical Therapist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Dentist, DDS, DMS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Oral Surgeon - Dental</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Pedodontist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69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Independent Laboratory (Billing Independently)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510"/>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Clinic or Other Group Practice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Speech Therapy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Diagnostic Laboratory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Social Worker Enrollment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Occupational Therapy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Other Medical Care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Adult Day Care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Habilitation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Mental Health Rehab</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79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Nurse Practitioner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4C1788">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Environmental Modifications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33"/>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Case Management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Personal Care Attendant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Respite Care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Substitute Family Care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 xml:space="preserve">Extended </w:t>
            </w:r>
            <w:smartTag w:uri="urn:schemas-microsoft-com:office:smarttags" w:element="place">
              <w:smartTag w:uri="urn:schemas-microsoft-com:office:smarttags" w:element="PlaceName">
                <w:r w:rsidRPr="009A06A4">
                  <w:rPr>
                    <w:sz w:val="18"/>
                    <w:szCs w:val="18"/>
                  </w:rPr>
                  <w:t>Care</w:t>
                </w:r>
              </w:smartTag>
              <w:r w:rsidRPr="009A06A4">
                <w:rPr>
                  <w:sz w:val="18"/>
                  <w:szCs w:val="18"/>
                </w:rPr>
                <w:t xml:space="preserve"> </w:t>
              </w:r>
              <w:smartTag w:uri="urn:schemas-microsoft-com:office:smarttags" w:element="PlaceType">
                <w:r w:rsidRPr="009A06A4">
                  <w:rPr>
                    <w:sz w:val="18"/>
                    <w:szCs w:val="18"/>
                  </w:rPr>
                  <w:t>Hospital</w:t>
                </w:r>
              </w:smartTag>
            </w:smartTag>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78"/>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Hospitals and Nursing Homes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All Other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Optician / Optometrist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89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Supervised Independent Living</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lastRenderedPageBreak/>
              <w:t>90</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Personal Emergency Response Sys (Waiver)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91</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Assistive Devices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92</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Prescribing Only Providers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93</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Hospice Service for Dual Elig.</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94</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Rural Health Clinic</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95</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(PBS Program Only)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96</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(PBS Program and X-Overs)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97</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Family Planning Clinic</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98</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Supported Employment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99</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Provider Pending Enrollment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Adolescent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Diagnostic Lab Immunology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Neonatal Perinatal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1D</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Cardiology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1E</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Critical Care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1F</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Emergency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1G</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Endocrinology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1H</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Gastroenterology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1I</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Hematology - Oncology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1J</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Infectious Disease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1K</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Nephrology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1L</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Pulmonology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1M</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Rheumatology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1N</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Sports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1P</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Surgery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1S</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BRG - Med School</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1T</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Emergency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1Z</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Pediatric Day Health Care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Cardiac Electrophysiology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Cardiovascular Disease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Critical Care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2D</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Diagnostic Laboratory Immunology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2E</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Endocrinology &amp; Metabolism</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2F</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Gastroenterology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2G</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Geriatric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2H</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Hematology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2I</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Infectious Disease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2J</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Medical Oncology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2K</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Nephrology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2L</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Pulmonary Disease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2M</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Rheumatology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2N</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Surgery - Critical Care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2P</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Surgery - General Vascular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2R</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Physician Assistant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2S</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smartTag w:uri="urn:schemas-microsoft-com:office:smarttags" w:element="PlaceName">
              <w:r w:rsidRPr="009A06A4">
                <w:rPr>
                  <w:sz w:val="18"/>
                  <w:szCs w:val="18"/>
                </w:rPr>
                <w:t>LSU</w:t>
              </w:r>
            </w:smartTag>
            <w:r w:rsidRPr="009A06A4">
              <w:rPr>
                <w:sz w:val="18"/>
                <w:szCs w:val="18"/>
              </w:rPr>
              <w:t xml:space="preserve"> </w:t>
            </w:r>
            <w:smartTag w:uri="urn:schemas-microsoft-com:office:smarttags" w:element="PlaceName">
              <w:r w:rsidRPr="009A06A4">
                <w:rPr>
                  <w:sz w:val="18"/>
                  <w:szCs w:val="18"/>
                </w:rPr>
                <w:t>Medical</w:t>
              </w:r>
            </w:smartTag>
            <w:r w:rsidRPr="009A06A4">
              <w:rPr>
                <w:sz w:val="18"/>
                <w:szCs w:val="18"/>
              </w:rPr>
              <w:t xml:space="preserve"> </w:t>
            </w:r>
            <w:smartTag w:uri="urn:schemas-microsoft-com:office:smarttags" w:element="PlaceType">
              <w:r w:rsidRPr="009A06A4">
                <w:rPr>
                  <w:sz w:val="18"/>
                  <w:szCs w:val="18"/>
                </w:rPr>
                <w:t>Center</w:t>
              </w:r>
            </w:smartTag>
            <w:r w:rsidRPr="009A06A4">
              <w:rPr>
                <w:sz w:val="18"/>
                <w:szCs w:val="18"/>
              </w:rPr>
              <w:t xml:space="preserve"> </w:t>
            </w:r>
            <w:smartTag w:uri="urn:schemas-microsoft-com:office:smarttags" w:element="City">
              <w:smartTag w:uri="urn:schemas-microsoft-com:office:smarttags" w:element="place">
                <w:r w:rsidRPr="009A06A4">
                  <w:rPr>
                    <w:sz w:val="18"/>
                    <w:szCs w:val="18"/>
                  </w:rPr>
                  <w:t>New Orleans</w:t>
                </w:r>
              </w:smartTag>
            </w:smartTag>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2T</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American Indian / Native Alaskan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2Y</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OPH Genetic Disease Program</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Critical Care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lastRenderedPageBreak/>
              <w:t>3B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Gynecologic oncology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Maternal &amp; Fetal Medicine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3S</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smartTag w:uri="urn:schemas-microsoft-com:office:smarttags" w:element="PlaceName">
              <w:r w:rsidRPr="009A06A4">
                <w:rPr>
                  <w:sz w:val="18"/>
                  <w:szCs w:val="18"/>
                </w:rPr>
                <w:t>LSU</w:t>
              </w:r>
            </w:smartTag>
            <w:r w:rsidRPr="009A06A4">
              <w:rPr>
                <w:sz w:val="18"/>
                <w:szCs w:val="18"/>
              </w:rPr>
              <w:t xml:space="preserve"> </w:t>
            </w:r>
            <w:smartTag w:uri="urn:schemas-microsoft-com:office:smarttags" w:element="PlaceName">
              <w:r w:rsidRPr="009A06A4">
                <w:rPr>
                  <w:sz w:val="18"/>
                  <w:szCs w:val="18"/>
                </w:rPr>
                <w:t>Medical</w:t>
              </w:r>
            </w:smartTag>
            <w:r w:rsidRPr="009A06A4">
              <w:rPr>
                <w:sz w:val="18"/>
                <w:szCs w:val="18"/>
              </w:rPr>
              <w:t xml:space="preserve"> </w:t>
            </w:r>
            <w:smartTag w:uri="urn:schemas-microsoft-com:office:smarttags" w:element="PlaceType">
              <w:r w:rsidRPr="009A06A4">
                <w:rPr>
                  <w:sz w:val="18"/>
                  <w:szCs w:val="18"/>
                </w:rPr>
                <w:t>Center</w:t>
              </w:r>
            </w:smartTag>
            <w:r w:rsidRPr="009A06A4">
              <w:rPr>
                <w:sz w:val="18"/>
                <w:szCs w:val="18"/>
              </w:rPr>
              <w:t xml:space="preserve"> </w:t>
            </w:r>
            <w:smartTag w:uri="urn:schemas-microsoft-com:office:smarttags" w:element="City">
              <w:smartTag w:uri="urn:schemas-microsoft-com:office:smarttags" w:element="place">
                <w:r w:rsidRPr="009A06A4">
                  <w:rPr>
                    <w:sz w:val="18"/>
                    <w:szCs w:val="18"/>
                  </w:rPr>
                  <w:t>Shreveport</w:t>
                </w:r>
              </w:smartTag>
            </w:smartTag>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Developmental Disability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78"/>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NOW RN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332"/>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NOW LPN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87"/>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4D</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NOW Psychologist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332"/>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4E</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NOW Social Worker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30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4R</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Registered Dietician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4S</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Ochsner Med School</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Pr>
                <w:b/>
                <w:bCs/>
                <w:sz w:val="18"/>
                <w:szCs w:val="18"/>
              </w:rPr>
              <w:t>4X</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Pr>
                <w:sz w:val="18"/>
                <w:szCs w:val="18"/>
              </w:rPr>
              <w:t>Waiver-Only Transportation</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4W</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Waiver</w:t>
            </w:r>
            <w:r>
              <w:rPr>
                <w:sz w:val="18"/>
                <w:szCs w:val="18"/>
              </w:rPr>
              <w:t xml:space="preserve"> Services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PCS-LTC</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PCS-EPSDT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PAS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87"/>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5D</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PCS-LTC, PCS-EPSDT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480"/>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5E</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PCS-LTC, PAS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480"/>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5F</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PCS-EPSDT, PAS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332"/>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5G</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OCS-LTC, PCS-EPSDT, PAS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5H</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 xml:space="preserve">Community Mental </w:t>
            </w:r>
            <w:smartTag w:uri="urn:schemas-microsoft-com:office:smarttags" w:element="place">
              <w:smartTag w:uri="urn:schemas-microsoft-com:office:smarttags" w:element="PlaceName">
                <w:r w:rsidRPr="009A06A4">
                  <w:rPr>
                    <w:sz w:val="18"/>
                    <w:szCs w:val="18"/>
                  </w:rPr>
                  <w:t>Health</w:t>
                </w:r>
              </w:smartTag>
              <w:r w:rsidRPr="009A06A4">
                <w:rPr>
                  <w:sz w:val="18"/>
                  <w:szCs w:val="18"/>
                </w:rPr>
                <w:t xml:space="preserve"> </w:t>
              </w:r>
              <w:smartTag w:uri="urn:schemas-microsoft-com:office:smarttags" w:element="PlaceType">
                <w:r w:rsidRPr="009A06A4">
                  <w:rPr>
                    <w:sz w:val="18"/>
                    <w:szCs w:val="18"/>
                  </w:rPr>
                  <w:t>Center</w:t>
                </w:r>
              </w:smartTag>
            </w:smartTag>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 </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5M</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Multi-Systemic Therapy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 </w:t>
            </w:r>
          </w:p>
        </w:tc>
      </w:tr>
      <w:tr w:rsidR="00496AA8" w:rsidRPr="009A06A4" w:rsidTr="00C0618C">
        <w:trPr>
          <w:trHeight w:val="30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5P</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PACE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5Q</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CCN-P (Coo</w:t>
            </w:r>
            <w:r>
              <w:rPr>
                <w:sz w:val="18"/>
                <w:szCs w:val="18"/>
              </w:rPr>
              <w:t>r</w:t>
            </w:r>
            <w:r w:rsidRPr="009A06A4">
              <w:rPr>
                <w:sz w:val="18"/>
                <w:szCs w:val="18"/>
              </w:rPr>
              <w:t>dinated Care Network, Pre-paid)</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Pr>
                <w:b/>
                <w:bCs/>
                <w:sz w:val="18"/>
                <w:szCs w:val="18"/>
              </w:rPr>
              <w:t>5R</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0B4121">
              <w:rPr>
                <w:sz w:val="18"/>
                <w:szCs w:val="18"/>
              </w:rPr>
              <w:t>CCN-</w:t>
            </w:r>
            <w:r>
              <w:rPr>
                <w:sz w:val="18"/>
                <w:szCs w:val="18"/>
              </w:rPr>
              <w:t xml:space="preserve">S </w:t>
            </w:r>
            <w:r w:rsidRPr="000B4121">
              <w:rPr>
                <w:sz w:val="18"/>
                <w:szCs w:val="18"/>
              </w:rPr>
              <w:t xml:space="preserve">(Coordinated Care Network, </w:t>
            </w:r>
            <w:r>
              <w:rPr>
                <w:sz w:val="18"/>
                <w:szCs w:val="18"/>
              </w:rPr>
              <w:t>Shared Savings</w:t>
            </w:r>
            <w:r w:rsidRPr="000B4121">
              <w:rPr>
                <w:sz w:val="18"/>
                <w:szCs w:val="18"/>
              </w:rPr>
              <w: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2D651E" w:rsidP="003C5096">
            <w:pPr>
              <w:jc w:val="center"/>
              <w:rPr>
                <w:sz w:val="18"/>
                <w:szCs w:val="18"/>
              </w:rPr>
            </w:pPr>
            <w:r>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5S</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Tulane Med School</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-Clinical</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Psychologist-Counseling</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 School</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6D</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 Developmental</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6E</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 Non-Declared</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6F</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Psychologist - All Other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30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6H</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LaPOP</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6N</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Endodontist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6P</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Periodontist</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6S</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smartTag w:uri="urn:schemas-microsoft-com:office:smarttags" w:element="place">
              <w:r w:rsidRPr="009A06A4">
                <w:rPr>
                  <w:sz w:val="18"/>
                  <w:szCs w:val="18"/>
                </w:rPr>
                <w:t>E Jefferson</w:t>
              </w:r>
            </w:smartTag>
            <w:r w:rsidRPr="009A06A4">
              <w:rPr>
                <w:sz w:val="18"/>
                <w:szCs w:val="18"/>
              </w:rPr>
              <w:t xml:space="preserve"> Fam Practice Ctr - Residency Program</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SBHC - NP - Part Time - less than 20 hrs week</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SBHC - NP - Full Time - 20 or more hrs week</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SBHC - MD - Part Time - less than 20 hrs week</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7D</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SBHC - MD - Full Time - 20 or more hrs week</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7E</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SBHC - NP + MD - Part Time - combined less than 20 hrs week</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7F</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SBHC - NP + MD - Full Time - combined less than 20 hrs week</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7M</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Retail Convenience Clinics</w:t>
            </w:r>
          </w:p>
        </w:tc>
        <w:tc>
          <w:tcPr>
            <w:tcW w:w="136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sz w:val="20"/>
                <w:szCs w:val="20"/>
              </w:rPr>
            </w:pPr>
            <w:r w:rsidRPr="009A06A4">
              <w:rPr>
                <w:sz w:val="20"/>
                <w:szCs w:val="20"/>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7N</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Urgent Care Clinics</w:t>
            </w:r>
          </w:p>
        </w:tc>
        <w:tc>
          <w:tcPr>
            <w:tcW w:w="136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sz w:val="20"/>
                <w:szCs w:val="20"/>
              </w:rPr>
            </w:pPr>
            <w:r w:rsidRPr="009A06A4">
              <w:rPr>
                <w:sz w:val="20"/>
                <w:szCs w:val="20"/>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7S</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smartTag w:uri="urn:schemas-microsoft-com:office:smarttags" w:element="PlaceName">
              <w:r w:rsidRPr="009A06A4">
                <w:rPr>
                  <w:sz w:val="18"/>
                  <w:szCs w:val="18"/>
                </w:rPr>
                <w:t>Leonard</w:t>
              </w:r>
            </w:smartTag>
            <w:r w:rsidRPr="009A06A4">
              <w:rPr>
                <w:sz w:val="18"/>
                <w:szCs w:val="18"/>
              </w:rPr>
              <w:t xml:space="preserve"> </w:t>
            </w:r>
            <w:smartTag w:uri="urn:schemas-microsoft-com:office:smarttags" w:element="PlaceName">
              <w:r w:rsidRPr="009A06A4">
                <w:rPr>
                  <w:sz w:val="18"/>
                  <w:szCs w:val="18"/>
                </w:rPr>
                <w:t>J</w:t>
              </w:r>
            </w:smartTag>
            <w:r w:rsidRPr="009A06A4">
              <w:rPr>
                <w:sz w:val="18"/>
                <w:szCs w:val="18"/>
              </w:rPr>
              <w:t xml:space="preserve"> </w:t>
            </w:r>
            <w:smartTag w:uri="urn:schemas-microsoft-com:office:smarttags" w:element="PlaceName">
              <w:r w:rsidRPr="009A06A4">
                <w:rPr>
                  <w:sz w:val="18"/>
                  <w:szCs w:val="18"/>
                </w:rPr>
                <w:t>Chabert</w:t>
              </w:r>
            </w:smartTag>
            <w:r w:rsidRPr="009A06A4">
              <w:rPr>
                <w:sz w:val="18"/>
                <w:szCs w:val="18"/>
              </w:rPr>
              <w:t xml:space="preserve"> </w:t>
            </w:r>
            <w:smartTag w:uri="urn:schemas-microsoft-com:office:smarttags" w:element="PlaceName">
              <w:r w:rsidRPr="009A06A4">
                <w:rPr>
                  <w:sz w:val="18"/>
                  <w:szCs w:val="18"/>
                </w:rPr>
                <w:t>Medical</w:t>
              </w:r>
            </w:smartTag>
            <w:r w:rsidRPr="009A06A4">
              <w:rPr>
                <w:sz w:val="18"/>
                <w:szCs w:val="18"/>
              </w:rPr>
              <w:t xml:space="preserve"> </w:t>
            </w:r>
            <w:smartTag w:uri="urn:schemas-microsoft-com:office:smarttags" w:element="PlaceType">
              <w:r w:rsidRPr="009A06A4">
                <w:rPr>
                  <w:sz w:val="18"/>
                  <w:szCs w:val="18"/>
                </w:rPr>
                <w:t>Center</w:t>
              </w:r>
            </w:smartTag>
            <w:r w:rsidRPr="009A06A4">
              <w:rPr>
                <w:sz w:val="18"/>
                <w:szCs w:val="18"/>
              </w:rPr>
              <w:t xml:space="preserve"> - </w:t>
            </w:r>
            <w:smartTag w:uri="urn:schemas-microsoft-com:office:smarttags" w:element="City">
              <w:smartTag w:uri="urn:schemas-microsoft-com:office:smarttags" w:element="place">
                <w:r w:rsidRPr="009A06A4">
                  <w:rPr>
                    <w:sz w:val="18"/>
                    <w:szCs w:val="18"/>
                  </w:rPr>
                  <w:t>Houma</w:t>
                </w:r>
              </w:smartTag>
            </w:smartTag>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8A</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EDA &amp; DD services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lastRenderedPageBreak/>
              <w:t>8B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EDA services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8C</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DD services</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9B</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 xml:space="preserve">Psychiatric Residential Treatment Facility </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jc w:val="center"/>
              <w:rPr>
                <w:b/>
                <w:bCs/>
                <w:sz w:val="18"/>
                <w:szCs w:val="18"/>
              </w:rPr>
            </w:pPr>
            <w:r w:rsidRPr="009A06A4">
              <w:rPr>
                <w:b/>
                <w:bCs/>
                <w:sz w:val="18"/>
                <w:szCs w:val="18"/>
              </w:rPr>
              <w:t>9D</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Residential Care</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9E</w:t>
            </w:r>
          </w:p>
        </w:tc>
        <w:tc>
          <w:tcPr>
            <w:tcW w:w="54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rPr>
                <w:sz w:val="18"/>
                <w:szCs w:val="18"/>
              </w:rPr>
            </w:pPr>
            <w:r w:rsidRPr="009A06A4">
              <w:rPr>
                <w:sz w:val="18"/>
                <w:szCs w:val="18"/>
              </w:rPr>
              <w:t>Children's Choice Waiver</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9L</w:t>
            </w:r>
          </w:p>
        </w:tc>
        <w:tc>
          <w:tcPr>
            <w:tcW w:w="54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rPr>
                <w:sz w:val="18"/>
                <w:szCs w:val="18"/>
              </w:rPr>
            </w:pPr>
            <w:r w:rsidRPr="009A06A4">
              <w:rPr>
                <w:sz w:val="18"/>
                <w:szCs w:val="18"/>
              </w:rPr>
              <w:t xml:space="preserve">RHC/FQHC OPH Certified SBHC </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255"/>
        </w:trPr>
        <w:tc>
          <w:tcPr>
            <w:tcW w:w="112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b/>
                <w:bCs/>
                <w:sz w:val="18"/>
                <w:szCs w:val="18"/>
              </w:rPr>
            </w:pPr>
            <w:r w:rsidRPr="009A06A4">
              <w:rPr>
                <w:b/>
                <w:bCs/>
                <w:sz w:val="18"/>
                <w:szCs w:val="18"/>
              </w:rPr>
              <w:t>9Q</w:t>
            </w:r>
          </w:p>
        </w:tc>
        <w:tc>
          <w:tcPr>
            <w:tcW w:w="54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rPr>
                <w:sz w:val="18"/>
                <w:szCs w:val="18"/>
              </w:rPr>
            </w:pPr>
            <w:r w:rsidRPr="009A06A4">
              <w:rPr>
                <w:sz w:val="18"/>
                <w:szCs w:val="18"/>
              </w:rPr>
              <w:t>PT 21 - EDI Independent Billing Company</w:t>
            </w:r>
          </w:p>
        </w:tc>
        <w:tc>
          <w:tcPr>
            <w:tcW w:w="1360" w:type="dxa"/>
            <w:tcBorders>
              <w:top w:val="single" w:sz="4" w:space="0" w:color="auto"/>
              <w:left w:val="single" w:sz="4" w:space="0" w:color="auto"/>
              <w:bottom w:val="single" w:sz="4" w:space="0" w:color="auto"/>
              <w:right w:val="single" w:sz="4" w:space="0" w:color="auto"/>
            </w:tcBorders>
          </w:tcPr>
          <w:p w:rsidR="00496AA8" w:rsidRPr="009A06A4" w:rsidRDefault="00496AA8" w:rsidP="003C5096">
            <w:pPr>
              <w:jc w:val="center"/>
              <w:rPr>
                <w:sz w:val="18"/>
                <w:szCs w:val="18"/>
              </w:rPr>
            </w:pPr>
            <w:r w:rsidRPr="009A06A4">
              <w:rPr>
                <w:sz w:val="18"/>
                <w:szCs w:val="18"/>
              </w:rPr>
              <w:t>2</w:t>
            </w:r>
          </w:p>
        </w:tc>
      </w:tr>
      <w:tr w:rsidR="00496AA8" w:rsidRPr="009A06A4" w:rsidTr="00C0618C">
        <w:trPr>
          <w:trHeight w:val="480"/>
        </w:trPr>
        <w:tc>
          <w:tcPr>
            <w:tcW w:w="11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b/>
                <w:bCs/>
                <w:sz w:val="18"/>
                <w:szCs w:val="18"/>
              </w:rPr>
            </w:pPr>
            <w:r w:rsidRPr="009A06A4">
              <w:rPr>
                <w:b/>
                <w:bCs/>
                <w:sz w:val="18"/>
                <w:szCs w:val="18"/>
              </w:rPr>
              <w:t>9U</w:t>
            </w:r>
          </w:p>
        </w:tc>
        <w:tc>
          <w:tcPr>
            <w:tcW w:w="54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rPr>
                <w:sz w:val="18"/>
                <w:szCs w:val="18"/>
              </w:rPr>
            </w:pPr>
            <w:r w:rsidRPr="009A06A4">
              <w:rPr>
                <w:sz w:val="18"/>
                <w:szCs w:val="18"/>
              </w:rPr>
              <w:t>Medicare Advantage Plans</w:t>
            </w:r>
          </w:p>
        </w:tc>
        <w:tc>
          <w:tcPr>
            <w:tcW w:w="136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480"/>
        </w:trPr>
        <w:tc>
          <w:tcPr>
            <w:tcW w:w="11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b/>
                <w:bCs/>
                <w:sz w:val="18"/>
                <w:szCs w:val="18"/>
              </w:rPr>
            </w:pPr>
            <w:r w:rsidRPr="009A06A4">
              <w:rPr>
                <w:b/>
                <w:bCs/>
                <w:sz w:val="18"/>
                <w:szCs w:val="18"/>
              </w:rPr>
              <w:t>9V</w:t>
            </w:r>
          </w:p>
        </w:tc>
        <w:tc>
          <w:tcPr>
            <w:tcW w:w="54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rPr>
                <w:sz w:val="18"/>
                <w:szCs w:val="18"/>
              </w:rPr>
            </w:pPr>
            <w:r w:rsidRPr="009A06A4">
              <w:rPr>
                <w:sz w:val="18"/>
                <w:szCs w:val="18"/>
              </w:rPr>
              <w:t>OCDD - Point of Entry</w:t>
            </w:r>
          </w:p>
        </w:tc>
        <w:tc>
          <w:tcPr>
            <w:tcW w:w="136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480"/>
        </w:trPr>
        <w:tc>
          <w:tcPr>
            <w:tcW w:w="11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b/>
                <w:bCs/>
                <w:sz w:val="18"/>
                <w:szCs w:val="18"/>
              </w:rPr>
            </w:pPr>
            <w:r w:rsidRPr="009A06A4">
              <w:rPr>
                <w:b/>
                <w:bCs/>
                <w:sz w:val="18"/>
                <w:szCs w:val="18"/>
              </w:rPr>
              <w:t>9W</w:t>
            </w:r>
          </w:p>
        </w:tc>
        <w:tc>
          <w:tcPr>
            <w:tcW w:w="54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rPr>
                <w:sz w:val="18"/>
                <w:szCs w:val="18"/>
              </w:rPr>
            </w:pPr>
            <w:r w:rsidRPr="009A06A4">
              <w:rPr>
                <w:sz w:val="18"/>
                <w:szCs w:val="18"/>
              </w:rPr>
              <w:t xml:space="preserve">OASS - Point of Entry </w:t>
            </w:r>
          </w:p>
        </w:tc>
        <w:tc>
          <w:tcPr>
            <w:tcW w:w="136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480"/>
        </w:trPr>
        <w:tc>
          <w:tcPr>
            <w:tcW w:w="11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b/>
                <w:bCs/>
                <w:sz w:val="18"/>
                <w:szCs w:val="18"/>
              </w:rPr>
            </w:pPr>
            <w:r w:rsidRPr="009A06A4">
              <w:rPr>
                <w:b/>
                <w:bCs/>
                <w:sz w:val="18"/>
                <w:szCs w:val="18"/>
              </w:rPr>
              <w:t>9X</w:t>
            </w:r>
          </w:p>
        </w:tc>
        <w:tc>
          <w:tcPr>
            <w:tcW w:w="54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rPr>
                <w:sz w:val="18"/>
                <w:szCs w:val="18"/>
              </w:rPr>
            </w:pPr>
            <w:r w:rsidRPr="009A06A4">
              <w:rPr>
                <w:sz w:val="18"/>
                <w:szCs w:val="18"/>
              </w:rPr>
              <w:t>OAD</w:t>
            </w:r>
          </w:p>
        </w:tc>
        <w:tc>
          <w:tcPr>
            <w:tcW w:w="136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sz w:val="18"/>
                <w:szCs w:val="18"/>
              </w:rPr>
            </w:pPr>
            <w:r w:rsidRPr="009A06A4">
              <w:rPr>
                <w:sz w:val="18"/>
                <w:szCs w:val="18"/>
              </w:rPr>
              <w:t>1</w:t>
            </w:r>
          </w:p>
        </w:tc>
      </w:tr>
      <w:tr w:rsidR="00496AA8" w:rsidRPr="009A06A4" w:rsidTr="00C0618C">
        <w:trPr>
          <w:trHeight w:val="480"/>
        </w:trPr>
        <w:tc>
          <w:tcPr>
            <w:tcW w:w="112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b/>
                <w:bCs/>
                <w:sz w:val="18"/>
                <w:szCs w:val="18"/>
              </w:rPr>
            </w:pPr>
            <w:r w:rsidRPr="009A06A4">
              <w:rPr>
                <w:b/>
                <w:bCs/>
                <w:sz w:val="18"/>
                <w:szCs w:val="18"/>
              </w:rPr>
              <w:t>9Z</w:t>
            </w:r>
          </w:p>
        </w:tc>
        <w:tc>
          <w:tcPr>
            <w:tcW w:w="5420" w:type="dxa"/>
            <w:tcBorders>
              <w:top w:val="single" w:sz="4" w:space="0" w:color="auto"/>
              <w:left w:val="single" w:sz="4" w:space="0" w:color="auto"/>
              <w:bottom w:val="single" w:sz="4" w:space="0" w:color="auto"/>
              <w:right w:val="single" w:sz="4" w:space="0" w:color="auto"/>
            </w:tcBorders>
            <w:noWrap/>
          </w:tcPr>
          <w:p w:rsidR="00496AA8" w:rsidRPr="009A06A4" w:rsidRDefault="00496AA8" w:rsidP="003C5096">
            <w:pPr>
              <w:rPr>
                <w:sz w:val="20"/>
                <w:szCs w:val="20"/>
              </w:rPr>
            </w:pPr>
            <w:r w:rsidRPr="009A06A4">
              <w:rPr>
                <w:sz w:val="20"/>
                <w:szCs w:val="20"/>
              </w:rPr>
              <w:t>Other Contract with a State Agency</w:t>
            </w:r>
          </w:p>
        </w:tc>
        <w:tc>
          <w:tcPr>
            <w:tcW w:w="1360" w:type="dxa"/>
            <w:tcBorders>
              <w:top w:val="single" w:sz="4" w:space="0" w:color="auto"/>
              <w:left w:val="single" w:sz="4" w:space="0" w:color="auto"/>
              <w:bottom w:val="single" w:sz="4" w:space="0" w:color="auto"/>
              <w:right w:val="single" w:sz="4" w:space="0" w:color="auto"/>
            </w:tcBorders>
            <w:shd w:val="clear" w:color="auto" w:fill="FFFFFF"/>
            <w:noWrap/>
          </w:tcPr>
          <w:p w:rsidR="00496AA8" w:rsidRPr="009A06A4" w:rsidRDefault="00496AA8" w:rsidP="003C5096">
            <w:pPr>
              <w:jc w:val="center"/>
              <w:rPr>
                <w:sz w:val="18"/>
                <w:szCs w:val="18"/>
              </w:rPr>
            </w:pPr>
            <w:r w:rsidRPr="009A06A4">
              <w:rPr>
                <w:sz w:val="18"/>
                <w:szCs w:val="18"/>
              </w:rPr>
              <w:t>1</w:t>
            </w:r>
          </w:p>
        </w:tc>
      </w:tr>
    </w:tbl>
    <w:p w:rsidR="00496AA8" w:rsidRDefault="00496AA8" w:rsidP="00496AA8"/>
    <w:p w:rsidR="00232444" w:rsidRDefault="00232444">
      <w:r>
        <w:br w:type="page"/>
      </w:r>
    </w:p>
    <w:p w:rsidR="00232444" w:rsidRDefault="00232444" w:rsidP="00232444">
      <w:r w:rsidRPr="00151651">
        <w:lastRenderedPageBreak/>
        <w:t xml:space="preserve">Region </w:t>
      </w:r>
    </w:p>
    <w:p w:rsidR="009557EF" w:rsidRPr="00151651" w:rsidRDefault="009557EF" w:rsidP="00232444"/>
    <w:tbl>
      <w:tblPr>
        <w:tblW w:w="2920" w:type="dxa"/>
        <w:tblInd w:w="103" w:type="dxa"/>
        <w:tblLook w:val="0000" w:firstRow="0" w:lastRow="0" w:firstColumn="0" w:lastColumn="0" w:noHBand="0" w:noVBand="0"/>
      </w:tblPr>
      <w:tblGrid>
        <w:gridCol w:w="960"/>
        <w:gridCol w:w="1960"/>
      </w:tblGrid>
      <w:tr w:rsidR="00232444" w:rsidRPr="00151651" w:rsidTr="004C1788">
        <w:trPr>
          <w:trHeight w:val="720"/>
        </w:trPr>
        <w:tc>
          <w:tcPr>
            <w:tcW w:w="960" w:type="dxa"/>
            <w:tcBorders>
              <w:top w:val="single" w:sz="4" w:space="0" w:color="auto"/>
              <w:left w:val="single" w:sz="4" w:space="0" w:color="auto"/>
              <w:bottom w:val="nil"/>
              <w:right w:val="nil"/>
            </w:tcBorders>
            <w:shd w:val="clear" w:color="auto" w:fill="CCFFCC"/>
            <w:vAlign w:val="bottom"/>
          </w:tcPr>
          <w:p w:rsidR="00232444" w:rsidRPr="00151651" w:rsidRDefault="00232444" w:rsidP="003C5096">
            <w:pPr>
              <w:jc w:val="center"/>
              <w:rPr>
                <w:b/>
                <w:bCs/>
                <w:sz w:val="18"/>
                <w:szCs w:val="18"/>
              </w:rPr>
            </w:pPr>
            <w:r w:rsidRPr="00151651">
              <w:rPr>
                <w:b/>
                <w:bCs/>
                <w:sz w:val="18"/>
                <w:szCs w:val="18"/>
              </w:rPr>
              <w:t>Region</w:t>
            </w:r>
          </w:p>
        </w:tc>
        <w:tc>
          <w:tcPr>
            <w:tcW w:w="1960" w:type="dxa"/>
            <w:tcBorders>
              <w:top w:val="single" w:sz="4" w:space="0" w:color="auto"/>
              <w:left w:val="nil"/>
              <w:bottom w:val="single" w:sz="4" w:space="0" w:color="auto"/>
              <w:right w:val="single" w:sz="4" w:space="0" w:color="auto"/>
            </w:tcBorders>
            <w:shd w:val="clear" w:color="auto" w:fill="CCFFCC"/>
            <w:vAlign w:val="bottom"/>
          </w:tcPr>
          <w:p w:rsidR="00232444" w:rsidRPr="00151651" w:rsidRDefault="00232444" w:rsidP="003C5096">
            <w:pPr>
              <w:rPr>
                <w:b/>
                <w:bCs/>
                <w:sz w:val="18"/>
                <w:szCs w:val="18"/>
              </w:rPr>
            </w:pPr>
            <w:r w:rsidRPr="00151651">
              <w:rPr>
                <w:b/>
                <w:bCs/>
                <w:sz w:val="18"/>
                <w:szCs w:val="18"/>
              </w:rPr>
              <w:t>Description</w:t>
            </w:r>
          </w:p>
        </w:tc>
      </w:tr>
      <w:tr w:rsidR="00232444" w:rsidRPr="00151651" w:rsidTr="004C1788">
        <w:trPr>
          <w:trHeight w:val="278"/>
        </w:trPr>
        <w:tc>
          <w:tcPr>
            <w:tcW w:w="960" w:type="dxa"/>
            <w:tcBorders>
              <w:top w:val="single" w:sz="4" w:space="0" w:color="auto"/>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w:t>
            </w:r>
          </w:p>
        </w:tc>
        <w:tc>
          <w:tcPr>
            <w:tcW w:w="1960" w:type="dxa"/>
            <w:tcBorders>
              <w:top w:val="single" w:sz="4" w:space="0" w:color="auto"/>
              <w:left w:val="nil"/>
              <w:right w:val="single" w:sz="4" w:space="0" w:color="auto"/>
            </w:tcBorders>
            <w:noWrap/>
          </w:tcPr>
          <w:p w:rsidR="00232444" w:rsidRPr="00151651" w:rsidRDefault="00232444" w:rsidP="003C5096">
            <w:pPr>
              <w:rPr>
                <w:sz w:val="16"/>
                <w:szCs w:val="16"/>
              </w:rPr>
            </w:pPr>
            <w:r w:rsidRPr="00151651">
              <w:rPr>
                <w:sz w:val="16"/>
                <w:szCs w:val="16"/>
              </w:rPr>
              <w:t>New Orleans</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2</w:t>
            </w:r>
          </w:p>
        </w:tc>
        <w:tc>
          <w:tcPr>
            <w:tcW w:w="1960" w:type="dxa"/>
            <w:tcBorders>
              <w:top w:val="nil"/>
              <w:left w:val="nil"/>
              <w:right w:val="single" w:sz="4" w:space="0" w:color="auto"/>
            </w:tcBorders>
            <w:noWrap/>
          </w:tcPr>
          <w:p w:rsidR="00232444" w:rsidRPr="00151651" w:rsidRDefault="00232444" w:rsidP="003C5096">
            <w:pPr>
              <w:rPr>
                <w:sz w:val="16"/>
                <w:szCs w:val="16"/>
              </w:rPr>
            </w:pPr>
            <w:r w:rsidRPr="00151651">
              <w:rPr>
                <w:sz w:val="16"/>
                <w:szCs w:val="16"/>
              </w:rPr>
              <w:t xml:space="preserve">Baton Rouge  </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3</w:t>
            </w:r>
          </w:p>
        </w:tc>
        <w:tc>
          <w:tcPr>
            <w:tcW w:w="1960" w:type="dxa"/>
            <w:tcBorders>
              <w:top w:val="nil"/>
              <w:left w:val="nil"/>
              <w:right w:val="single" w:sz="4" w:space="0" w:color="auto"/>
            </w:tcBorders>
            <w:noWrap/>
          </w:tcPr>
          <w:p w:rsidR="00232444" w:rsidRPr="00151651" w:rsidRDefault="00232444" w:rsidP="003C5096">
            <w:pPr>
              <w:rPr>
                <w:sz w:val="16"/>
                <w:szCs w:val="16"/>
              </w:rPr>
            </w:pPr>
            <w:r w:rsidRPr="00151651">
              <w:rPr>
                <w:sz w:val="16"/>
                <w:szCs w:val="16"/>
              </w:rPr>
              <w:t xml:space="preserve">Thibodaux       </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4</w:t>
            </w:r>
          </w:p>
        </w:tc>
        <w:tc>
          <w:tcPr>
            <w:tcW w:w="1960" w:type="dxa"/>
            <w:tcBorders>
              <w:top w:val="nil"/>
              <w:left w:val="nil"/>
              <w:right w:val="single" w:sz="4" w:space="0" w:color="auto"/>
            </w:tcBorders>
            <w:noWrap/>
          </w:tcPr>
          <w:p w:rsidR="00232444" w:rsidRPr="00151651" w:rsidRDefault="00232444" w:rsidP="003C5096">
            <w:pPr>
              <w:rPr>
                <w:sz w:val="16"/>
                <w:szCs w:val="16"/>
              </w:rPr>
            </w:pPr>
            <w:r w:rsidRPr="00151651">
              <w:rPr>
                <w:sz w:val="16"/>
                <w:szCs w:val="16"/>
              </w:rPr>
              <w:t xml:space="preserve">Lafayette </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5</w:t>
            </w:r>
          </w:p>
        </w:tc>
        <w:tc>
          <w:tcPr>
            <w:tcW w:w="1960" w:type="dxa"/>
            <w:tcBorders>
              <w:top w:val="nil"/>
              <w:left w:val="nil"/>
              <w:right w:val="single" w:sz="4" w:space="0" w:color="auto"/>
            </w:tcBorders>
            <w:noWrap/>
          </w:tcPr>
          <w:p w:rsidR="00232444" w:rsidRPr="00151651" w:rsidRDefault="00232444" w:rsidP="003C5096">
            <w:pPr>
              <w:rPr>
                <w:sz w:val="16"/>
                <w:szCs w:val="16"/>
              </w:rPr>
            </w:pPr>
            <w:r w:rsidRPr="00151651">
              <w:rPr>
                <w:sz w:val="16"/>
                <w:szCs w:val="16"/>
              </w:rPr>
              <w:t>Lake Charles</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6</w:t>
            </w:r>
          </w:p>
        </w:tc>
        <w:tc>
          <w:tcPr>
            <w:tcW w:w="1960" w:type="dxa"/>
            <w:tcBorders>
              <w:top w:val="nil"/>
              <w:left w:val="nil"/>
              <w:right w:val="single" w:sz="4" w:space="0" w:color="auto"/>
            </w:tcBorders>
            <w:noWrap/>
          </w:tcPr>
          <w:p w:rsidR="00232444" w:rsidRPr="00151651" w:rsidRDefault="00232444" w:rsidP="003C5096">
            <w:pPr>
              <w:rPr>
                <w:sz w:val="16"/>
                <w:szCs w:val="16"/>
              </w:rPr>
            </w:pPr>
            <w:r w:rsidRPr="00151651">
              <w:rPr>
                <w:sz w:val="16"/>
                <w:szCs w:val="16"/>
              </w:rPr>
              <w:t>Alexandria</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7</w:t>
            </w:r>
          </w:p>
        </w:tc>
        <w:tc>
          <w:tcPr>
            <w:tcW w:w="1960" w:type="dxa"/>
            <w:tcBorders>
              <w:top w:val="nil"/>
              <w:left w:val="nil"/>
              <w:right w:val="single" w:sz="4" w:space="0" w:color="auto"/>
            </w:tcBorders>
            <w:noWrap/>
          </w:tcPr>
          <w:p w:rsidR="00232444" w:rsidRPr="00151651" w:rsidRDefault="00232444" w:rsidP="003C5096">
            <w:pPr>
              <w:rPr>
                <w:sz w:val="16"/>
                <w:szCs w:val="16"/>
              </w:rPr>
            </w:pPr>
            <w:r w:rsidRPr="00151651">
              <w:rPr>
                <w:sz w:val="16"/>
                <w:szCs w:val="16"/>
              </w:rPr>
              <w:t>Shreveport</w:t>
            </w:r>
          </w:p>
        </w:tc>
      </w:tr>
      <w:tr w:rsidR="00232444" w:rsidRPr="00151651" w:rsidTr="004C1788">
        <w:trPr>
          <w:trHeight w:val="255"/>
        </w:trPr>
        <w:tc>
          <w:tcPr>
            <w:tcW w:w="960" w:type="dxa"/>
            <w:tcBorders>
              <w:top w:val="nil"/>
              <w:left w:val="single" w:sz="4" w:space="0" w:color="auto"/>
              <w:right w:val="nil"/>
            </w:tcBorders>
            <w:noWrap/>
          </w:tcPr>
          <w:p w:rsidR="00232444" w:rsidRPr="00151651" w:rsidRDefault="00232444" w:rsidP="003C5096">
            <w:pPr>
              <w:jc w:val="center"/>
              <w:rPr>
                <w:b/>
                <w:bCs/>
                <w:sz w:val="16"/>
                <w:szCs w:val="16"/>
              </w:rPr>
            </w:pPr>
            <w:r w:rsidRPr="00151651">
              <w:rPr>
                <w:b/>
                <w:bCs/>
                <w:sz w:val="16"/>
                <w:szCs w:val="16"/>
              </w:rPr>
              <w:t>8</w:t>
            </w:r>
          </w:p>
        </w:tc>
        <w:tc>
          <w:tcPr>
            <w:tcW w:w="1960" w:type="dxa"/>
            <w:tcBorders>
              <w:top w:val="nil"/>
              <w:left w:val="nil"/>
              <w:right w:val="single" w:sz="4" w:space="0" w:color="auto"/>
            </w:tcBorders>
            <w:noWrap/>
          </w:tcPr>
          <w:p w:rsidR="00232444" w:rsidRPr="00151651" w:rsidRDefault="00232444" w:rsidP="003C5096">
            <w:pPr>
              <w:rPr>
                <w:sz w:val="16"/>
                <w:szCs w:val="16"/>
              </w:rPr>
            </w:pPr>
            <w:r w:rsidRPr="00151651">
              <w:rPr>
                <w:sz w:val="16"/>
                <w:szCs w:val="16"/>
              </w:rPr>
              <w:t xml:space="preserve">Monroe        </w:t>
            </w:r>
          </w:p>
        </w:tc>
      </w:tr>
      <w:tr w:rsidR="00232444" w:rsidRPr="00151651" w:rsidTr="004C1788">
        <w:trPr>
          <w:trHeight w:val="255"/>
        </w:trPr>
        <w:tc>
          <w:tcPr>
            <w:tcW w:w="960" w:type="dxa"/>
            <w:tcBorders>
              <w:top w:val="nil"/>
              <w:left w:val="single" w:sz="4" w:space="0" w:color="auto"/>
              <w:bottom w:val="single" w:sz="4" w:space="0" w:color="auto"/>
              <w:right w:val="nil"/>
            </w:tcBorders>
            <w:noWrap/>
          </w:tcPr>
          <w:p w:rsidR="00232444" w:rsidRPr="00151651" w:rsidRDefault="00232444" w:rsidP="003C5096">
            <w:pPr>
              <w:jc w:val="center"/>
              <w:rPr>
                <w:b/>
                <w:bCs/>
                <w:sz w:val="16"/>
                <w:szCs w:val="16"/>
              </w:rPr>
            </w:pPr>
            <w:r w:rsidRPr="00151651">
              <w:rPr>
                <w:b/>
                <w:bCs/>
                <w:sz w:val="16"/>
                <w:szCs w:val="16"/>
              </w:rPr>
              <w:t>9</w:t>
            </w:r>
          </w:p>
        </w:tc>
        <w:tc>
          <w:tcPr>
            <w:tcW w:w="1960" w:type="dxa"/>
            <w:tcBorders>
              <w:top w:val="nil"/>
              <w:left w:val="nil"/>
              <w:bottom w:val="single" w:sz="4" w:space="0" w:color="auto"/>
              <w:right w:val="single" w:sz="4" w:space="0" w:color="auto"/>
            </w:tcBorders>
            <w:noWrap/>
          </w:tcPr>
          <w:p w:rsidR="00232444" w:rsidRPr="00151651" w:rsidRDefault="00232444" w:rsidP="003C5096">
            <w:pPr>
              <w:rPr>
                <w:sz w:val="16"/>
                <w:szCs w:val="16"/>
              </w:rPr>
            </w:pPr>
            <w:r w:rsidRPr="00151651">
              <w:rPr>
                <w:sz w:val="16"/>
                <w:szCs w:val="16"/>
              </w:rPr>
              <w:t>Mandeville</w:t>
            </w:r>
          </w:p>
        </w:tc>
      </w:tr>
    </w:tbl>
    <w:p w:rsidR="00232444" w:rsidRDefault="00232444" w:rsidP="00232444"/>
    <w:p w:rsidR="00F97495" w:rsidRDefault="00F97495" w:rsidP="00232444"/>
    <w:p w:rsidR="00F97495" w:rsidRPr="00F97495" w:rsidRDefault="00F97495" w:rsidP="00F97495">
      <w:r w:rsidRPr="00F97495">
        <w:t>GSA</w:t>
      </w:r>
    </w:p>
    <w:p w:rsidR="00F97495" w:rsidRDefault="00F97495" w:rsidP="00F97495">
      <w:pPr>
        <w:rPr>
          <w:b/>
        </w:rPr>
      </w:pPr>
    </w:p>
    <w:p w:rsidR="00F97495" w:rsidRDefault="00F97495" w:rsidP="00F97495">
      <w:r>
        <w:t>GSA - A is comprised of Regions 1 and 9</w:t>
      </w:r>
    </w:p>
    <w:p w:rsidR="00F97495" w:rsidRDefault="00F97495" w:rsidP="00F97495">
      <w:r>
        <w:t>GSA - B is comprised of Regions 2, 3, and 4</w:t>
      </w:r>
    </w:p>
    <w:p w:rsidR="00F97495" w:rsidRDefault="00F97495" w:rsidP="00F97495">
      <w:r>
        <w:t>GSA -</w:t>
      </w:r>
      <w:r w:rsidR="0026527F">
        <w:t xml:space="preserve"> </w:t>
      </w:r>
      <w:r>
        <w:t>C is comprised of Regions 5, 6, 7 and 8.</w:t>
      </w:r>
    </w:p>
    <w:p w:rsidR="00F97495" w:rsidRPr="00151651" w:rsidRDefault="00F97495" w:rsidP="00232444"/>
    <w:p w:rsidR="0026527F" w:rsidRDefault="0026527F" w:rsidP="00232444"/>
    <w:p w:rsidR="00232444" w:rsidRDefault="00232444" w:rsidP="00232444">
      <w:r w:rsidRPr="00151651">
        <w:t>Parish</w:t>
      </w:r>
    </w:p>
    <w:p w:rsidR="009557EF" w:rsidRPr="00151651" w:rsidRDefault="009557EF" w:rsidP="00232444"/>
    <w:tbl>
      <w:tblPr>
        <w:tblW w:w="3947" w:type="dxa"/>
        <w:tblInd w:w="103" w:type="dxa"/>
        <w:tblLook w:val="0000" w:firstRow="0" w:lastRow="0" w:firstColumn="0" w:lastColumn="0" w:noHBand="0" w:noVBand="0"/>
      </w:tblPr>
      <w:tblGrid>
        <w:gridCol w:w="960"/>
        <w:gridCol w:w="1960"/>
        <w:gridCol w:w="1027"/>
      </w:tblGrid>
      <w:tr w:rsidR="00232444" w:rsidRPr="00151651" w:rsidTr="004C1788">
        <w:trPr>
          <w:trHeight w:val="720"/>
        </w:trPr>
        <w:tc>
          <w:tcPr>
            <w:tcW w:w="960" w:type="dxa"/>
            <w:tcBorders>
              <w:top w:val="single" w:sz="4" w:space="0" w:color="auto"/>
              <w:left w:val="single" w:sz="4" w:space="0" w:color="auto"/>
              <w:bottom w:val="single" w:sz="4" w:space="0" w:color="auto"/>
              <w:right w:val="nil"/>
            </w:tcBorders>
            <w:shd w:val="clear" w:color="auto" w:fill="CCFFCC"/>
            <w:vAlign w:val="bottom"/>
          </w:tcPr>
          <w:p w:rsidR="00232444" w:rsidRPr="00151651" w:rsidRDefault="00232444" w:rsidP="003C5096">
            <w:pPr>
              <w:jc w:val="center"/>
              <w:rPr>
                <w:b/>
                <w:bCs/>
                <w:sz w:val="18"/>
                <w:szCs w:val="18"/>
              </w:rPr>
            </w:pPr>
            <w:r w:rsidRPr="00151651">
              <w:rPr>
                <w:b/>
                <w:bCs/>
                <w:sz w:val="18"/>
                <w:szCs w:val="18"/>
              </w:rPr>
              <w:t>Parish Code</w:t>
            </w:r>
          </w:p>
        </w:tc>
        <w:tc>
          <w:tcPr>
            <w:tcW w:w="1960" w:type="dxa"/>
            <w:tcBorders>
              <w:top w:val="single" w:sz="4" w:space="0" w:color="auto"/>
              <w:left w:val="nil"/>
              <w:bottom w:val="single" w:sz="4" w:space="0" w:color="auto"/>
              <w:right w:val="nil"/>
            </w:tcBorders>
            <w:shd w:val="clear" w:color="auto" w:fill="CCFFCC"/>
            <w:vAlign w:val="bottom"/>
          </w:tcPr>
          <w:p w:rsidR="00232444" w:rsidRPr="00151651" w:rsidRDefault="00232444" w:rsidP="003C5096">
            <w:pPr>
              <w:rPr>
                <w:b/>
                <w:bCs/>
                <w:sz w:val="18"/>
                <w:szCs w:val="18"/>
              </w:rPr>
            </w:pPr>
            <w:r w:rsidRPr="00151651">
              <w:rPr>
                <w:b/>
                <w:bCs/>
                <w:sz w:val="18"/>
                <w:szCs w:val="18"/>
              </w:rPr>
              <w:t>Recipient Parish Description</w:t>
            </w:r>
          </w:p>
        </w:tc>
        <w:tc>
          <w:tcPr>
            <w:tcW w:w="1027" w:type="dxa"/>
            <w:tcBorders>
              <w:top w:val="single" w:sz="4" w:space="0" w:color="auto"/>
              <w:bottom w:val="single" w:sz="4" w:space="0" w:color="auto"/>
              <w:right w:val="single" w:sz="4" w:space="0" w:color="auto"/>
            </w:tcBorders>
            <w:shd w:val="clear" w:color="auto" w:fill="CCFFCC"/>
            <w:vAlign w:val="bottom"/>
          </w:tcPr>
          <w:p w:rsidR="00232444" w:rsidRPr="00151651" w:rsidRDefault="00232444" w:rsidP="003C5096">
            <w:pPr>
              <w:jc w:val="center"/>
              <w:rPr>
                <w:b/>
                <w:bCs/>
                <w:sz w:val="18"/>
                <w:szCs w:val="18"/>
              </w:rPr>
            </w:pPr>
            <w:r w:rsidRPr="00151651">
              <w:rPr>
                <w:b/>
                <w:bCs/>
                <w:sz w:val="18"/>
                <w:szCs w:val="18"/>
              </w:rPr>
              <w:t>Recipient Medicaid Region</w:t>
            </w:r>
          </w:p>
        </w:tc>
      </w:tr>
      <w:tr w:rsidR="00232444" w:rsidRPr="00151651" w:rsidTr="004C1788">
        <w:trPr>
          <w:trHeight w:val="278"/>
        </w:trPr>
        <w:tc>
          <w:tcPr>
            <w:tcW w:w="960" w:type="dxa"/>
            <w:tcBorders>
              <w:top w:val="single" w:sz="4" w:space="0" w:color="auto"/>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01</w:t>
            </w:r>
          </w:p>
        </w:tc>
        <w:tc>
          <w:tcPr>
            <w:tcW w:w="1960" w:type="dxa"/>
            <w:tcBorders>
              <w:top w:val="single" w:sz="4" w:space="0" w:color="auto"/>
              <w:left w:val="nil"/>
              <w:bottom w:val="nil"/>
              <w:right w:val="nil"/>
            </w:tcBorders>
            <w:noWrap/>
          </w:tcPr>
          <w:p w:rsidR="00232444" w:rsidRPr="00151651" w:rsidRDefault="00232444" w:rsidP="003C5096">
            <w:pPr>
              <w:rPr>
                <w:sz w:val="16"/>
                <w:szCs w:val="16"/>
              </w:rPr>
            </w:pPr>
            <w:r w:rsidRPr="00151651">
              <w:rPr>
                <w:sz w:val="16"/>
                <w:szCs w:val="16"/>
              </w:rPr>
              <w:t xml:space="preserve">ACADIA          </w:t>
            </w:r>
          </w:p>
        </w:tc>
        <w:tc>
          <w:tcPr>
            <w:tcW w:w="0" w:type="auto"/>
            <w:tcBorders>
              <w:top w:val="single" w:sz="4" w:space="0" w:color="auto"/>
              <w:right w:val="single" w:sz="4" w:space="0" w:color="auto"/>
            </w:tcBorders>
          </w:tcPr>
          <w:p w:rsidR="00232444" w:rsidRPr="00151651" w:rsidRDefault="00232444" w:rsidP="003C5096">
            <w:pPr>
              <w:jc w:val="center"/>
              <w:rPr>
                <w:sz w:val="16"/>
                <w:szCs w:val="16"/>
              </w:rPr>
            </w:pPr>
            <w:r w:rsidRPr="00151651">
              <w:rPr>
                <w:sz w:val="16"/>
                <w:szCs w:val="16"/>
              </w:rPr>
              <w:t>4</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02</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ALLEN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5</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03</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ASCENSION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2</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04</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ASSUMPTION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3</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05</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AVOYELLES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6</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06</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BEAUREGARD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5</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07</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BIENVILLE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7</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08</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BOSSIER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7</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09</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CADDO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7</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10</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CALCASIEU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5</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11</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CALDWELL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8</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12</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CAMERON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5</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13</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CATAHOULA</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6</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14</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CLAIBORNE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7</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15</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CONCORDIA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6</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16</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DESOTO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7</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17</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EAST BATON ROUGE</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2</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18</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EAST CARROLL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8</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19</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EAST FELICIANA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2</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20</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EVANGELINE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4</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21</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FRANKLIN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8</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22</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GRANT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6</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lastRenderedPageBreak/>
              <w:t>23</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IBERIA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4</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24</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IBERVILLE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2</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25</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 xml:space="preserve">JACKSON         </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8</w:t>
            </w:r>
          </w:p>
        </w:tc>
      </w:tr>
      <w:tr w:rsidR="00232444" w:rsidRPr="00151651" w:rsidTr="004C1788">
        <w:trPr>
          <w:trHeight w:val="255"/>
        </w:trPr>
        <w:tc>
          <w:tcPr>
            <w:tcW w:w="960" w:type="dxa"/>
            <w:tcBorders>
              <w:top w:val="nil"/>
              <w:left w:val="single" w:sz="4" w:space="0" w:color="auto"/>
              <w:bottom w:val="nil"/>
              <w:right w:val="nil"/>
            </w:tcBorders>
            <w:noWrap/>
          </w:tcPr>
          <w:p w:rsidR="00232444" w:rsidRPr="00151651" w:rsidRDefault="00232444" w:rsidP="003C5096">
            <w:pPr>
              <w:jc w:val="center"/>
              <w:rPr>
                <w:b/>
                <w:bCs/>
                <w:sz w:val="16"/>
                <w:szCs w:val="16"/>
              </w:rPr>
            </w:pPr>
            <w:r w:rsidRPr="00151651">
              <w:rPr>
                <w:b/>
                <w:bCs/>
                <w:sz w:val="16"/>
                <w:szCs w:val="16"/>
              </w:rPr>
              <w:t>26</w:t>
            </w:r>
          </w:p>
        </w:tc>
        <w:tc>
          <w:tcPr>
            <w:tcW w:w="1960" w:type="dxa"/>
            <w:tcBorders>
              <w:top w:val="nil"/>
              <w:left w:val="nil"/>
              <w:bottom w:val="nil"/>
              <w:right w:val="nil"/>
            </w:tcBorders>
            <w:noWrap/>
          </w:tcPr>
          <w:p w:rsidR="00232444" w:rsidRPr="00151651" w:rsidRDefault="00232444" w:rsidP="003C5096">
            <w:pPr>
              <w:rPr>
                <w:sz w:val="16"/>
                <w:szCs w:val="16"/>
              </w:rPr>
            </w:pPr>
            <w:r w:rsidRPr="00151651">
              <w:rPr>
                <w:sz w:val="16"/>
                <w:szCs w:val="16"/>
              </w:rPr>
              <w:t>JEFFERSON</w:t>
            </w:r>
          </w:p>
        </w:tc>
        <w:tc>
          <w:tcPr>
            <w:tcW w:w="0" w:type="auto"/>
            <w:tcBorders>
              <w:right w:val="single" w:sz="4" w:space="0" w:color="auto"/>
            </w:tcBorders>
          </w:tcPr>
          <w:p w:rsidR="00232444" w:rsidRPr="00151651" w:rsidRDefault="00232444" w:rsidP="003C5096">
            <w:pPr>
              <w:jc w:val="center"/>
              <w:rPr>
                <w:sz w:val="16"/>
                <w:szCs w:val="16"/>
              </w:rPr>
            </w:pPr>
            <w:r w:rsidRPr="00151651">
              <w:rPr>
                <w:sz w:val="16"/>
                <w:szCs w:val="16"/>
              </w:rPr>
              <w:t>1</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27</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JEFFERSON </w:t>
            </w:r>
            <w:smartTag w:uri="urn:schemas-microsoft-com:office:smarttags" w:element="place">
              <w:smartTag w:uri="urn:schemas-microsoft-com:office:smarttags" w:element="City">
                <w:r w:rsidRPr="008D7825">
                  <w:rPr>
                    <w:sz w:val="16"/>
                    <w:szCs w:val="16"/>
                  </w:rPr>
                  <w:t>DAVIS</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5</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28</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place">
              <w:smartTag w:uri="urn:schemas-microsoft-com:office:smarttags" w:element="City">
                <w:r w:rsidRPr="008D7825">
                  <w:rPr>
                    <w:sz w:val="16"/>
                    <w:szCs w:val="16"/>
                  </w:rPr>
                  <w:t>LAFAYETTE</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4</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29</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LAFOURCHE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3</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30</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LASALLE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6</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31</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LINCOLN</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32</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place">
              <w:r w:rsidRPr="008D7825">
                <w:rPr>
                  <w:sz w:val="16"/>
                  <w:szCs w:val="16"/>
                </w:rPr>
                <w:t>LIVINGSTON</w:t>
              </w:r>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9</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33</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MADISON</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34</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MOREHOUSE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35</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NATCHITOCHES</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7</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36</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ORLEANS</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1</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37</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OUACHITA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38</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PLAQUEMINES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1</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39</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POINTE COUPEE</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2</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40</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RAPIDES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6</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41</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place">
              <w:smartTag w:uri="urn:schemas-microsoft-com:office:smarttags" w:element="PlaceName">
                <w:r w:rsidRPr="008D7825">
                  <w:rPr>
                    <w:sz w:val="16"/>
                    <w:szCs w:val="16"/>
                  </w:rPr>
                  <w:t>RED</w:t>
                </w:r>
              </w:smartTag>
              <w:r w:rsidRPr="008D7825">
                <w:rPr>
                  <w:sz w:val="16"/>
                  <w:szCs w:val="16"/>
                </w:rPr>
                <w:t xml:space="preserve"> </w:t>
              </w:r>
              <w:smartTag w:uri="urn:schemas-microsoft-com:office:smarttags" w:element="PlaceType">
                <w:r w:rsidRPr="008D7825">
                  <w:rPr>
                    <w:sz w:val="16"/>
                    <w:szCs w:val="16"/>
                  </w:rPr>
                  <w:t>RIVER</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7</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42</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RICHLAND</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43</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SABINE</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7</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44</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ST BERNARD</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1</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45</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ST CHARLES</w:t>
                </w:r>
              </w:smartTag>
            </w:smartTag>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3</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46</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place">
              <w:r w:rsidRPr="008D7825">
                <w:rPr>
                  <w:sz w:val="16"/>
                  <w:szCs w:val="16"/>
                </w:rPr>
                <w:t>ST HELENA</w:t>
              </w:r>
            </w:smartTag>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9</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47</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ST JAMES</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3</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48</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ST JOHN</w:t>
                </w:r>
              </w:smartTag>
            </w:smartTag>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3</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49</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ST LANDRY</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4</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50</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ST MARTIN</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4</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51</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ST MARY</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3</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52</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ST TAMMANY</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9</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53</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TANGIPAHOA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9</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54</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place">
              <w:r w:rsidRPr="008D7825">
                <w:rPr>
                  <w:sz w:val="16"/>
                  <w:szCs w:val="16"/>
                </w:rPr>
                <w:t>TENSAS</w:t>
              </w:r>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55</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TERREBONNE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3</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56</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place">
              <w:r w:rsidRPr="008D7825">
                <w:rPr>
                  <w:sz w:val="16"/>
                  <w:szCs w:val="16"/>
                </w:rPr>
                <w:t>UNION</w:t>
              </w:r>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57</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VERMILION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4</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58</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City">
              <w:smartTag w:uri="urn:schemas-microsoft-com:office:smarttags" w:element="place">
                <w:r w:rsidRPr="008D7825">
                  <w:rPr>
                    <w:sz w:val="16"/>
                    <w:szCs w:val="16"/>
                  </w:rPr>
                  <w:t>VERNON</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6</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59</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State">
              <w:smartTag w:uri="urn:schemas-microsoft-com:office:smarttags" w:element="place">
                <w:r w:rsidRPr="008D7825">
                  <w:rPr>
                    <w:sz w:val="16"/>
                    <w:szCs w:val="16"/>
                  </w:rPr>
                  <w:t>WASHINGTON</w:t>
                </w:r>
              </w:smartTag>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9</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60</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WEBSTER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7</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61</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WEST BATON ROUGE</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2</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62</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WEST CARROLL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8</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63</w:t>
            </w:r>
          </w:p>
        </w:tc>
        <w:tc>
          <w:tcPr>
            <w:tcW w:w="1960" w:type="dxa"/>
            <w:tcBorders>
              <w:top w:val="nil"/>
              <w:left w:val="nil"/>
              <w:bottom w:val="nil"/>
              <w:right w:val="nil"/>
            </w:tcBorders>
            <w:noWrap/>
          </w:tcPr>
          <w:p w:rsidR="00232444" w:rsidRPr="008D7825" w:rsidRDefault="00232444" w:rsidP="003C5096">
            <w:pPr>
              <w:rPr>
                <w:sz w:val="16"/>
                <w:szCs w:val="16"/>
              </w:rPr>
            </w:pPr>
            <w:smartTag w:uri="urn:schemas-microsoft-com:office:smarttags" w:element="place">
              <w:r w:rsidRPr="008D7825">
                <w:rPr>
                  <w:sz w:val="16"/>
                  <w:szCs w:val="16"/>
                </w:rPr>
                <w:t>WEST FELICIANA</w:t>
              </w:r>
            </w:smartTag>
            <w:r w:rsidRPr="008D7825">
              <w:rPr>
                <w:sz w:val="16"/>
                <w:szCs w:val="16"/>
              </w:rPr>
              <w:t xml:space="preserve">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2</w:t>
            </w:r>
          </w:p>
        </w:tc>
      </w:tr>
      <w:tr w:rsidR="00232444" w:rsidRPr="008D7825" w:rsidTr="004C1788">
        <w:trPr>
          <w:trHeight w:val="255"/>
        </w:trPr>
        <w:tc>
          <w:tcPr>
            <w:tcW w:w="960" w:type="dxa"/>
            <w:tcBorders>
              <w:top w:val="nil"/>
              <w:left w:val="single" w:sz="4" w:space="0" w:color="auto"/>
              <w:bottom w:val="nil"/>
              <w:right w:val="nil"/>
            </w:tcBorders>
            <w:noWrap/>
          </w:tcPr>
          <w:p w:rsidR="00232444" w:rsidRPr="008D7825" w:rsidRDefault="00232444" w:rsidP="003C5096">
            <w:pPr>
              <w:jc w:val="center"/>
              <w:rPr>
                <w:b/>
                <w:bCs/>
                <w:sz w:val="16"/>
                <w:szCs w:val="16"/>
              </w:rPr>
            </w:pPr>
            <w:r w:rsidRPr="008D7825">
              <w:rPr>
                <w:b/>
                <w:bCs/>
                <w:sz w:val="16"/>
                <w:szCs w:val="16"/>
              </w:rPr>
              <w:t>64</w:t>
            </w:r>
          </w:p>
        </w:tc>
        <w:tc>
          <w:tcPr>
            <w:tcW w:w="1960" w:type="dxa"/>
            <w:tcBorders>
              <w:top w:val="nil"/>
              <w:left w:val="nil"/>
              <w:bottom w:val="nil"/>
              <w:right w:val="nil"/>
            </w:tcBorders>
            <w:noWrap/>
          </w:tcPr>
          <w:p w:rsidR="00232444" w:rsidRPr="008D7825" w:rsidRDefault="00232444" w:rsidP="003C5096">
            <w:pPr>
              <w:rPr>
                <w:sz w:val="16"/>
                <w:szCs w:val="16"/>
              </w:rPr>
            </w:pPr>
            <w:r w:rsidRPr="008D7825">
              <w:rPr>
                <w:sz w:val="16"/>
                <w:szCs w:val="16"/>
              </w:rPr>
              <w:t xml:space="preserve">WINN            </w:t>
            </w:r>
          </w:p>
        </w:tc>
        <w:tc>
          <w:tcPr>
            <w:tcW w:w="0" w:type="auto"/>
            <w:tcBorders>
              <w:right w:val="single" w:sz="4" w:space="0" w:color="auto"/>
            </w:tcBorders>
          </w:tcPr>
          <w:p w:rsidR="00232444" w:rsidRPr="008D7825" w:rsidRDefault="00232444" w:rsidP="003C5096">
            <w:pPr>
              <w:jc w:val="center"/>
              <w:rPr>
                <w:sz w:val="16"/>
                <w:szCs w:val="16"/>
              </w:rPr>
            </w:pPr>
            <w:r w:rsidRPr="008D7825">
              <w:rPr>
                <w:sz w:val="16"/>
                <w:szCs w:val="16"/>
              </w:rPr>
              <w:t>6</w:t>
            </w:r>
          </w:p>
        </w:tc>
      </w:tr>
      <w:tr w:rsidR="006937BF" w:rsidRPr="008D7825" w:rsidTr="004C1788">
        <w:trPr>
          <w:trHeight w:val="255"/>
        </w:trPr>
        <w:tc>
          <w:tcPr>
            <w:tcW w:w="960" w:type="dxa"/>
            <w:tcBorders>
              <w:top w:val="nil"/>
              <w:left w:val="single" w:sz="4" w:space="0" w:color="auto"/>
              <w:bottom w:val="nil"/>
              <w:right w:val="nil"/>
            </w:tcBorders>
            <w:noWrap/>
          </w:tcPr>
          <w:p w:rsidR="006937BF" w:rsidRDefault="008B3D45" w:rsidP="003C5096">
            <w:pPr>
              <w:jc w:val="center"/>
              <w:rPr>
                <w:b/>
                <w:bCs/>
                <w:sz w:val="16"/>
                <w:szCs w:val="16"/>
              </w:rPr>
            </w:pPr>
            <w:r>
              <w:rPr>
                <w:b/>
                <w:bCs/>
                <w:sz w:val="16"/>
                <w:szCs w:val="16"/>
              </w:rPr>
              <w:t>87</w:t>
            </w:r>
          </w:p>
        </w:tc>
        <w:tc>
          <w:tcPr>
            <w:tcW w:w="1960" w:type="dxa"/>
            <w:tcBorders>
              <w:top w:val="nil"/>
              <w:left w:val="nil"/>
              <w:bottom w:val="nil"/>
              <w:right w:val="nil"/>
            </w:tcBorders>
            <w:noWrap/>
          </w:tcPr>
          <w:p w:rsidR="006937BF" w:rsidRPr="00526AAA" w:rsidRDefault="008B3D45" w:rsidP="003C5096">
            <w:pPr>
              <w:rPr>
                <w:sz w:val="16"/>
                <w:szCs w:val="16"/>
              </w:rPr>
            </w:pPr>
            <w:r>
              <w:rPr>
                <w:sz w:val="16"/>
                <w:szCs w:val="16"/>
              </w:rPr>
              <w:t>Texas</w:t>
            </w:r>
          </w:p>
        </w:tc>
        <w:tc>
          <w:tcPr>
            <w:tcW w:w="0" w:type="auto"/>
            <w:tcBorders>
              <w:right w:val="single" w:sz="4" w:space="0" w:color="auto"/>
            </w:tcBorders>
          </w:tcPr>
          <w:p w:rsidR="006937BF" w:rsidRPr="00526AAA" w:rsidRDefault="008B3D45" w:rsidP="003C5096">
            <w:pPr>
              <w:jc w:val="center"/>
              <w:rPr>
                <w:sz w:val="16"/>
                <w:szCs w:val="16"/>
              </w:rPr>
            </w:pPr>
            <w:r>
              <w:rPr>
                <w:sz w:val="16"/>
                <w:szCs w:val="16"/>
              </w:rPr>
              <w:t>10</w:t>
            </w:r>
          </w:p>
        </w:tc>
      </w:tr>
      <w:tr w:rsidR="006937BF" w:rsidRPr="008D7825" w:rsidTr="004C1788">
        <w:trPr>
          <w:trHeight w:val="255"/>
        </w:trPr>
        <w:tc>
          <w:tcPr>
            <w:tcW w:w="960" w:type="dxa"/>
            <w:tcBorders>
              <w:top w:val="nil"/>
              <w:left w:val="single" w:sz="4" w:space="0" w:color="auto"/>
              <w:bottom w:val="nil"/>
              <w:right w:val="nil"/>
            </w:tcBorders>
            <w:noWrap/>
          </w:tcPr>
          <w:p w:rsidR="006937BF" w:rsidRDefault="008B3D45" w:rsidP="003C5096">
            <w:pPr>
              <w:jc w:val="center"/>
              <w:rPr>
                <w:b/>
                <w:bCs/>
                <w:sz w:val="16"/>
                <w:szCs w:val="16"/>
              </w:rPr>
            </w:pPr>
            <w:r>
              <w:rPr>
                <w:b/>
                <w:bCs/>
                <w:sz w:val="16"/>
                <w:szCs w:val="16"/>
              </w:rPr>
              <w:t>88</w:t>
            </w:r>
          </w:p>
        </w:tc>
        <w:tc>
          <w:tcPr>
            <w:tcW w:w="1960" w:type="dxa"/>
            <w:tcBorders>
              <w:top w:val="nil"/>
              <w:left w:val="nil"/>
              <w:bottom w:val="nil"/>
              <w:right w:val="nil"/>
            </w:tcBorders>
            <w:noWrap/>
          </w:tcPr>
          <w:p w:rsidR="006937BF" w:rsidRPr="00526AAA" w:rsidRDefault="008B3D45" w:rsidP="003C5096">
            <w:pPr>
              <w:rPr>
                <w:sz w:val="16"/>
                <w:szCs w:val="16"/>
              </w:rPr>
            </w:pPr>
            <w:r>
              <w:rPr>
                <w:sz w:val="16"/>
                <w:szCs w:val="16"/>
              </w:rPr>
              <w:t>Mississippi</w:t>
            </w:r>
          </w:p>
        </w:tc>
        <w:tc>
          <w:tcPr>
            <w:tcW w:w="0" w:type="auto"/>
            <w:tcBorders>
              <w:right w:val="single" w:sz="4" w:space="0" w:color="auto"/>
            </w:tcBorders>
          </w:tcPr>
          <w:p w:rsidR="006937BF" w:rsidRPr="00526AAA" w:rsidRDefault="008B3D45" w:rsidP="003C5096">
            <w:pPr>
              <w:jc w:val="center"/>
              <w:rPr>
                <w:sz w:val="16"/>
                <w:szCs w:val="16"/>
              </w:rPr>
            </w:pPr>
            <w:r>
              <w:rPr>
                <w:sz w:val="16"/>
                <w:szCs w:val="16"/>
              </w:rPr>
              <w:t>11</w:t>
            </w:r>
          </w:p>
        </w:tc>
      </w:tr>
      <w:tr w:rsidR="006937BF" w:rsidRPr="008D7825" w:rsidTr="004C1788">
        <w:trPr>
          <w:trHeight w:val="255"/>
        </w:trPr>
        <w:tc>
          <w:tcPr>
            <w:tcW w:w="960" w:type="dxa"/>
            <w:tcBorders>
              <w:top w:val="nil"/>
              <w:left w:val="single" w:sz="4" w:space="0" w:color="auto"/>
              <w:bottom w:val="nil"/>
              <w:right w:val="nil"/>
            </w:tcBorders>
            <w:noWrap/>
          </w:tcPr>
          <w:p w:rsidR="006937BF" w:rsidRDefault="008B3D45" w:rsidP="003C5096">
            <w:pPr>
              <w:jc w:val="center"/>
              <w:rPr>
                <w:b/>
                <w:bCs/>
                <w:sz w:val="16"/>
                <w:szCs w:val="16"/>
              </w:rPr>
            </w:pPr>
            <w:r>
              <w:rPr>
                <w:b/>
                <w:bCs/>
                <w:sz w:val="16"/>
                <w:szCs w:val="16"/>
              </w:rPr>
              <w:t>89</w:t>
            </w:r>
          </w:p>
        </w:tc>
        <w:tc>
          <w:tcPr>
            <w:tcW w:w="1960" w:type="dxa"/>
            <w:tcBorders>
              <w:top w:val="nil"/>
              <w:left w:val="nil"/>
              <w:bottom w:val="nil"/>
              <w:right w:val="nil"/>
            </w:tcBorders>
            <w:noWrap/>
          </w:tcPr>
          <w:p w:rsidR="006937BF" w:rsidRPr="00526AAA" w:rsidRDefault="008B3D45" w:rsidP="003C5096">
            <w:pPr>
              <w:rPr>
                <w:sz w:val="16"/>
                <w:szCs w:val="16"/>
              </w:rPr>
            </w:pPr>
            <w:r>
              <w:rPr>
                <w:sz w:val="16"/>
                <w:szCs w:val="16"/>
              </w:rPr>
              <w:t>Arkansas</w:t>
            </w:r>
          </w:p>
        </w:tc>
        <w:tc>
          <w:tcPr>
            <w:tcW w:w="0" w:type="auto"/>
            <w:tcBorders>
              <w:right w:val="single" w:sz="4" w:space="0" w:color="auto"/>
            </w:tcBorders>
          </w:tcPr>
          <w:p w:rsidR="006937BF" w:rsidRPr="00526AAA" w:rsidRDefault="008B3D45" w:rsidP="003C5096">
            <w:pPr>
              <w:jc w:val="center"/>
              <w:rPr>
                <w:sz w:val="16"/>
                <w:szCs w:val="16"/>
              </w:rPr>
            </w:pPr>
            <w:r>
              <w:rPr>
                <w:sz w:val="16"/>
                <w:szCs w:val="16"/>
              </w:rPr>
              <w:t>12</w:t>
            </w:r>
          </w:p>
        </w:tc>
      </w:tr>
      <w:tr w:rsidR="006937BF" w:rsidRPr="008D7825" w:rsidTr="004C1788">
        <w:trPr>
          <w:trHeight w:val="255"/>
        </w:trPr>
        <w:tc>
          <w:tcPr>
            <w:tcW w:w="960" w:type="dxa"/>
            <w:tcBorders>
              <w:top w:val="nil"/>
              <w:left w:val="single" w:sz="4" w:space="0" w:color="auto"/>
              <w:bottom w:val="nil"/>
              <w:right w:val="nil"/>
            </w:tcBorders>
            <w:noWrap/>
          </w:tcPr>
          <w:p w:rsidR="006937BF" w:rsidRDefault="008B3D45" w:rsidP="003C5096">
            <w:pPr>
              <w:jc w:val="center"/>
              <w:rPr>
                <w:b/>
                <w:bCs/>
                <w:sz w:val="16"/>
                <w:szCs w:val="16"/>
              </w:rPr>
            </w:pPr>
            <w:r>
              <w:rPr>
                <w:b/>
                <w:bCs/>
                <w:sz w:val="16"/>
                <w:szCs w:val="16"/>
              </w:rPr>
              <w:t>90</w:t>
            </w:r>
          </w:p>
        </w:tc>
        <w:tc>
          <w:tcPr>
            <w:tcW w:w="1960" w:type="dxa"/>
            <w:tcBorders>
              <w:top w:val="nil"/>
              <w:left w:val="nil"/>
              <w:bottom w:val="nil"/>
              <w:right w:val="nil"/>
            </w:tcBorders>
            <w:noWrap/>
          </w:tcPr>
          <w:p w:rsidR="006937BF" w:rsidRPr="00526AAA" w:rsidRDefault="008B3D45" w:rsidP="003C5096">
            <w:pPr>
              <w:rPr>
                <w:sz w:val="16"/>
                <w:szCs w:val="16"/>
              </w:rPr>
            </w:pPr>
            <w:r>
              <w:rPr>
                <w:sz w:val="16"/>
                <w:szCs w:val="16"/>
              </w:rPr>
              <w:t>Texas Border County</w:t>
            </w:r>
          </w:p>
        </w:tc>
        <w:tc>
          <w:tcPr>
            <w:tcW w:w="0" w:type="auto"/>
            <w:tcBorders>
              <w:right w:val="single" w:sz="4" w:space="0" w:color="auto"/>
            </w:tcBorders>
          </w:tcPr>
          <w:p w:rsidR="006937BF" w:rsidRPr="00526AAA" w:rsidRDefault="008B3D45" w:rsidP="003C5096">
            <w:pPr>
              <w:jc w:val="center"/>
              <w:rPr>
                <w:sz w:val="16"/>
                <w:szCs w:val="16"/>
              </w:rPr>
            </w:pPr>
            <w:r>
              <w:rPr>
                <w:sz w:val="16"/>
                <w:szCs w:val="16"/>
              </w:rPr>
              <w:t>10</w:t>
            </w:r>
          </w:p>
        </w:tc>
      </w:tr>
      <w:tr w:rsidR="006937BF" w:rsidRPr="008D7825" w:rsidTr="004C1788">
        <w:trPr>
          <w:trHeight w:val="255"/>
        </w:trPr>
        <w:tc>
          <w:tcPr>
            <w:tcW w:w="960" w:type="dxa"/>
            <w:tcBorders>
              <w:top w:val="nil"/>
              <w:left w:val="single" w:sz="4" w:space="0" w:color="auto"/>
              <w:bottom w:val="nil"/>
              <w:right w:val="nil"/>
            </w:tcBorders>
            <w:noWrap/>
          </w:tcPr>
          <w:p w:rsidR="006937BF" w:rsidRDefault="008B3D45" w:rsidP="003C5096">
            <w:pPr>
              <w:jc w:val="center"/>
              <w:rPr>
                <w:b/>
                <w:bCs/>
                <w:sz w:val="16"/>
                <w:szCs w:val="16"/>
              </w:rPr>
            </w:pPr>
            <w:r>
              <w:rPr>
                <w:b/>
                <w:bCs/>
                <w:sz w:val="16"/>
                <w:szCs w:val="16"/>
              </w:rPr>
              <w:t>91</w:t>
            </w:r>
          </w:p>
        </w:tc>
        <w:tc>
          <w:tcPr>
            <w:tcW w:w="1960" w:type="dxa"/>
            <w:tcBorders>
              <w:top w:val="nil"/>
              <w:left w:val="nil"/>
              <w:bottom w:val="nil"/>
              <w:right w:val="nil"/>
            </w:tcBorders>
            <w:noWrap/>
          </w:tcPr>
          <w:p w:rsidR="006937BF" w:rsidRPr="00526AAA" w:rsidRDefault="008B3D45" w:rsidP="003C5096">
            <w:pPr>
              <w:rPr>
                <w:sz w:val="16"/>
                <w:szCs w:val="16"/>
              </w:rPr>
            </w:pPr>
            <w:r>
              <w:rPr>
                <w:sz w:val="16"/>
                <w:szCs w:val="16"/>
              </w:rPr>
              <w:t>Mississippi Border County</w:t>
            </w:r>
          </w:p>
        </w:tc>
        <w:tc>
          <w:tcPr>
            <w:tcW w:w="0" w:type="auto"/>
            <w:tcBorders>
              <w:right w:val="single" w:sz="4" w:space="0" w:color="auto"/>
            </w:tcBorders>
          </w:tcPr>
          <w:p w:rsidR="006937BF" w:rsidRPr="00526AAA" w:rsidRDefault="008B3D45" w:rsidP="003C5096">
            <w:pPr>
              <w:jc w:val="center"/>
              <w:rPr>
                <w:sz w:val="16"/>
                <w:szCs w:val="16"/>
              </w:rPr>
            </w:pPr>
            <w:r>
              <w:rPr>
                <w:sz w:val="16"/>
                <w:szCs w:val="16"/>
              </w:rPr>
              <w:t>11</w:t>
            </w:r>
          </w:p>
        </w:tc>
      </w:tr>
    </w:tbl>
    <w:p w:rsidR="002C0389" w:rsidRDefault="002C0389" w:rsidP="003C5096">
      <w:pPr>
        <w:jc w:val="center"/>
        <w:rPr>
          <w:b/>
          <w:bCs/>
          <w:sz w:val="16"/>
          <w:szCs w:val="16"/>
        </w:rPr>
        <w:sectPr w:rsidR="002C0389" w:rsidSect="002C0389">
          <w:pgSz w:w="12240" w:h="15840"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tbl>
      <w:tblPr>
        <w:tblW w:w="3947" w:type="dxa"/>
        <w:tblInd w:w="103" w:type="dxa"/>
        <w:tblLook w:val="0000" w:firstRow="0" w:lastRow="0" w:firstColumn="0" w:lastColumn="0" w:noHBand="0" w:noVBand="0"/>
      </w:tblPr>
      <w:tblGrid>
        <w:gridCol w:w="960"/>
        <w:gridCol w:w="1960"/>
        <w:gridCol w:w="1027"/>
      </w:tblGrid>
      <w:tr w:rsidR="006937BF" w:rsidRPr="008D7825" w:rsidTr="004C1788">
        <w:trPr>
          <w:trHeight w:val="255"/>
        </w:trPr>
        <w:tc>
          <w:tcPr>
            <w:tcW w:w="960" w:type="dxa"/>
            <w:tcBorders>
              <w:top w:val="nil"/>
              <w:left w:val="single" w:sz="4" w:space="0" w:color="auto"/>
              <w:right w:val="nil"/>
            </w:tcBorders>
            <w:noWrap/>
          </w:tcPr>
          <w:p w:rsidR="006937BF" w:rsidRDefault="008B3D45" w:rsidP="003C5096">
            <w:pPr>
              <w:jc w:val="center"/>
              <w:rPr>
                <w:b/>
                <w:bCs/>
                <w:sz w:val="16"/>
                <w:szCs w:val="16"/>
              </w:rPr>
            </w:pPr>
            <w:r>
              <w:rPr>
                <w:b/>
                <w:bCs/>
                <w:sz w:val="16"/>
                <w:szCs w:val="16"/>
              </w:rPr>
              <w:lastRenderedPageBreak/>
              <w:t>92</w:t>
            </w:r>
          </w:p>
        </w:tc>
        <w:tc>
          <w:tcPr>
            <w:tcW w:w="1960" w:type="dxa"/>
            <w:tcBorders>
              <w:top w:val="nil"/>
              <w:left w:val="nil"/>
              <w:right w:val="nil"/>
            </w:tcBorders>
            <w:noWrap/>
          </w:tcPr>
          <w:p w:rsidR="006937BF" w:rsidRPr="00526AAA" w:rsidRDefault="008B3D45" w:rsidP="003C5096">
            <w:pPr>
              <w:rPr>
                <w:sz w:val="16"/>
                <w:szCs w:val="16"/>
              </w:rPr>
            </w:pPr>
            <w:r>
              <w:rPr>
                <w:sz w:val="16"/>
                <w:szCs w:val="16"/>
              </w:rPr>
              <w:t>Arkansas Border County</w:t>
            </w:r>
          </w:p>
        </w:tc>
        <w:tc>
          <w:tcPr>
            <w:tcW w:w="0" w:type="auto"/>
            <w:tcBorders>
              <w:right w:val="single" w:sz="4" w:space="0" w:color="auto"/>
            </w:tcBorders>
          </w:tcPr>
          <w:p w:rsidR="006937BF" w:rsidRPr="00526AAA" w:rsidRDefault="008B3D45" w:rsidP="003C5096">
            <w:pPr>
              <w:jc w:val="center"/>
              <w:rPr>
                <w:sz w:val="16"/>
                <w:szCs w:val="16"/>
              </w:rPr>
            </w:pPr>
            <w:r>
              <w:rPr>
                <w:sz w:val="16"/>
                <w:szCs w:val="16"/>
              </w:rPr>
              <w:t>12</w:t>
            </w:r>
          </w:p>
        </w:tc>
      </w:tr>
      <w:tr w:rsidR="006937BF" w:rsidRPr="008D7825" w:rsidTr="004C1788">
        <w:trPr>
          <w:trHeight w:val="255"/>
        </w:trPr>
        <w:tc>
          <w:tcPr>
            <w:tcW w:w="960" w:type="dxa"/>
            <w:tcBorders>
              <w:top w:val="nil"/>
              <w:left w:val="single" w:sz="4" w:space="0" w:color="auto"/>
              <w:bottom w:val="single" w:sz="4" w:space="0" w:color="auto"/>
              <w:right w:val="nil"/>
            </w:tcBorders>
            <w:noWrap/>
          </w:tcPr>
          <w:p w:rsidR="006937BF" w:rsidRDefault="008B3D45" w:rsidP="003C5096">
            <w:pPr>
              <w:jc w:val="center"/>
              <w:rPr>
                <w:b/>
                <w:bCs/>
                <w:sz w:val="16"/>
                <w:szCs w:val="16"/>
              </w:rPr>
            </w:pPr>
            <w:r>
              <w:rPr>
                <w:b/>
                <w:bCs/>
                <w:sz w:val="16"/>
                <w:szCs w:val="16"/>
              </w:rPr>
              <w:t>99</w:t>
            </w:r>
          </w:p>
        </w:tc>
        <w:tc>
          <w:tcPr>
            <w:tcW w:w="1960" w:type="dxa"/>
            <w:tcBorders>
              <w:top w:val="nil"/>
              <w:left w:val="nil"/>
              <w:bottom w:val="single" w:sz="4" w:space="0" w:color="auto"/>
              <w:right w:val="nil"/>
            </w:tcBorders>
            <w:noWrap/>
          </w:tcPr>
          <w:p w:rsidR="006937BF" w:rsidRPr="00526AAA" w:rsidRDefault="008B3D45" w:rsidP="003C5096">
            <w:pPr>
              <w:rPr>
                <w:sz w:val="16"/>
                <w:szCs w:val="16"/>
              </w:rPr>
            </w:pPr>
            <w:r>
              <w:rPr>
                <w:sz w:val="16"/>
                <w:szCs w:val="16"/>
              </w:rPr>
              <w:t>Other Out-of-State</w:t>
            </w:r>
          </w:p>
        </w:tc>
        <w:tc>
          <w:tcPr>
            <w:tcW w:w="0" w:type="auto"/>
            <w:tcBorders>
              <w:bottom w:val="single" w:sz="4" w:space="0" w:color="auto"/>
              <w:right w:val="single" w:sz="4" w:space="0" w:color="auto"/>
            </w:tcBorders>
          </w:tcPr>
          <w:p w:rsidR="006937BF" w:rsidRPr="00526AAA" w:rsidRDefault="008B3D45" w:rsidP="003C5096">
            <w:pPr>
              <w:jc w:val="center"/>
              <w:rPr>
                <w:sz w:val="16"/>
                <w:szCs w:val="16"/>
              </w:rPr>
            </w:pPr>
            <w:r>
              <w:rPr>
                <w:sz w:val="16"/>
                <w:szCs w:val="16"/>
              </w:rPr>
              <w:t>13</w:t>
            </w:r>
          </w:p>
        </w:tc>
      </w:tr>
    </w:tbl>
    <w:p w:rsidR="00DA5C7E" w:rsidRDefault="00DA5C7E" w:rsidP="00AD7483"/>
    <w:p w:rsidR="00DA5C7E" w:rsidRDefault="00DA5C7E" w:rsidP="00AD7483"/>
    <w:p w:rsidR="00DA5C7E" w:rsidRDefault="00DA5C7E" w:rsidP="00AD7483"/>
    <w:p w:rsidR="00AD7483" w:rsidRPr="000A6E88" w:rsidRDefault="00AD7483" w:rsidP="00AD7483">
      <w:pPr>
        <w:rPr>
          <w:b/>
        </w:rPr>
      </w:pPr>
      <w:r w:rsidRPr="000A6E88">
        <w:rPr>
          <w:b/>
        </w:rPr>
        <w:t>Pricing Action Code (PAC)</w:t>
      </w:r>
    </w:p>
    <w:p w:rsidR="00AD7483" w:rsidRDefault="00AD7483" w:rsidP="00AD7483"/>
    <w:tbl>
      <w:tblPr>
        <w:tblW w:w="6960" w:type="dxa"/>
        <w:tblInd w:w="103" w:type="dxa"/>
        <w:tblLook w:val="04A0" w:firstRow="1" w:lastRow="0" w:firstColumn="1" w:lastColumn="0" w:noHBand="0" w:noVBand="1"/>
      </w:tblPr>
      <w:tblGrid>
        <w:gridCol w:w="1036"/>
        <w:gridCol w:w="5924"/>
      </w:tblGrid>
      <w:tr w:rsidR="00AD7483" w:rsidRPr="00B058E5" w:rsidTr="00BF3F51">
        <w:trPr>
          <w:trHeight w:val="435"/>
        </w:trPr>
        <w:tc>
          <w:tcPr>
            <w:tcW w:w="1036" w:type="dxa"/>
            <w:tcBorders>
              <w:top w:val="single" w:sz="4" w:space="0" w:color="auto"/>
              <w:left w:val="single" w:sz="4" w:space="0" w:color="auto"/>
              <w:bottom w:val="single" w:sz="4" w:space="0" w:color="auto"/>
              <w:right w:val="single" w:sz="4" w:space="0" w:color="auto"/>
            </w:tcBorders>
            <w:shd w:val="clear" w:color="000000" w:fill="CCFFCC"/>
            <w:vAlign w:val="bottom"/>
            <w:hideMark/>
          </w:tcPr>
          <w:p w:rsidR="00AD7483" w:rsidRPr="00B058E5" w:rsidRDefault="00AD7483" w:rsidP="00BF3F51">
            <w:pPr>
              <w:jc w:val="center"/>
              <w:rPr>
                <w:b/>
                <w:bCs/>
                <w:color w:val="000000"/>
                <w:sz w:val="16"/>
                <w:szCs w:val="16"/>
              </w:rPr>
            </w:pPr>
            <w:r w:rsidRPr="00B058E5">
              <w:rPr>
                <w:b/>
                <w:bCs/>
                <w:color w:val="000000"/>
                <w:sz w:val="16"/>
                <w:szCs w:val="16"/>
              </w:rPr>
              <w:t>PAC</w:t>
            </w:r>
          </w:p>
        </w:tc>
        <w:tc>
          <w:tcPr>
            <w:tcW w:w="5924" w:type="dxa"/>
            <w:tcBorders>
              <w:top w:val="single" w:sz="4" w:space="0" w:color="auto"/>
              <w:left w:val="nil"/>
              <w:bottom w:val="single" w:sz="4" w:space="0" w:color="auto"/>
              <w:right w:val="single" w:sz="4" w:space="0" w:color="auto"/>
            </w:tcBorders>
            <w:shd w:val="clear" w:color="000000" w:fill="CCFFCC"/>
            <w:vAlign w:val="bottom"/>
            <w:hideMark/>
          </w:tcPr>
          <w:p w:rsidR="00AD7483" w:rsidRPr="00B058E5" w:rsidRDefault="00AD7483" w:rsidP="00BF3F51">
            <w:pPr>
              <w:rPr>
                <w:b/>
                <w:bCs/>
                <w:color w:val="000000"/>
                <w:sz w:val="16"/>
                <w:szCs w:val="16"/>
              </w:rPr>
            </w:pPr>
            <w:r w:rsidRPr="00B058E5">
              <w:rPr>
                <w:b/>
                <w:bCs/>
                <w:color w:val="000000"/>
                <w:sz w:val="16"/>
                <w:szCs w:val="16"/>
              </w:rPr>
              <w:t>Description</w:t>
            </w:r>
          </w:p>
        </w:tc>
      </w:tr>
      <w:tr w:rsidR="00AD7483" w:rsidRPr="00B058E5" w:rsidTr="00BF3F51">
        <w:trPr>
          <w:trHeight w:val="255"/>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rPr>
                <w:b/>
                <w:bCs/>
                <w:color w:val="800000"/>
                <w:sz w:val="18"/>
                <w:szCs w:val="18"/>
                <w:u w:val="single"/>
              </w:rPr>
            </w:pPr>
            <w:r w:rsidRPr="00B058E5">
              <w:rPr>
                <w:b/>
                <w:bCs/>
                <w:color w:val="800000"/>
                <w:sz w:val="18"/>
                <w:szCs w:val="18"/>
                <w:u w:val="single"/>
              </w:rPr>
              <w:t>MEDICAL</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 </w:t>
            </w:r>
          </w:p>
        </w:tc>
      </w:tr>
      <w:tr w:rsidR="00AD7483" w:rsidRPr="00B058E5" w:rsidTr="00BF3F51">
        <w:trPr>
          <w:trHeight w:val="255"/>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250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Price at Level III - Anesthesia</w:t>
            </w:r>
          </w:p>
        </w:tc>
      </w:tr>
      <w:tr w:rsidR="00AD7483" w:rsidRPr="00B058E5" w:rsidTr="00BF3F51">
        <w:trPr>
          <w:trHeight w:val="255"/>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260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Price as for Anesthesia</w:t>
            </w:r>
          </w:p>
        </w:tc>
      </w:tr>
      <w:tr w:rsidR="00AD7483" w:rsidRPr="00B058E5" w:rsidTr="00BF3F51">
        <w:trPr>
          <w:trHeight w:val="255"/>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810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Price manually, individual consideration (IC)</w:t>
            </w:r>
          </w:p>
        </w:tc>
      </w:tr>
      <w:tr w:rsidR="00AD7483" w:rsidRPr="00B058E5" w:rsidTr="00BF3F51">
        <w:trPr>
          <w:trHeight w:val="255"/>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820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Deny</w:t>
            </w:r>
          </w:p>
        </w:tc>
      </w:tr>
      <w:tr w:rsidR="00AD7483" w:rsidRPr="00B058E5" w:rsidTr="00BF3F51">
        <w:trPr>
          <w:trHeight w:val="255"/>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830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Price at Level I (U&amp;C File)</w:t>
            </w:r>
          </w:p>
        </w:tc>
      </w:tr>
      <w:tr w:rsidR="00AD7483" w:rsidRPr="00B058E5" w:rsidTr="00BF3F51">
        <w:trPr>
          <w:trHeight w:val="480"/>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850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Price at Level III - Louisiana BHSF set price on Procedure/Formulary File</w:t>
            </w:r>
          </w:p>
        </w:tc>
      </w:tr>
      <w:tr w:rsidR="00AD7483" w:rsidRPr="00B058E5" w:rsidTr="00BF3F51">
        <w:trPr>
          <w:trHeight w:val="255"/>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860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Price at Level I and Level II (U&amp;C File and Prevailing Fee File)</w:t>
            </w:r>
          </w:p>
        </w:tc>
      </w:tr>
      <w:tr w:rsidR="00AD7483" w:rsidRPr="00B058E5" w:rsidTr="00BF3F51">
        <w:trPr>
          <w:trHeight w:val="480"/>
        </w:trPr>
        <w:tc>
          <w:tcPr>
            <w:tcW w:w="1036" w:type="dxa"/>
            <w:tcBorders>
              <w:top w:val="nil"/>
              <w:left w:val="single" w:sz="4" w:space="0" w:color="auto"/>
              <w:bottom w:val="nil"/>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880</w:t>
            </w:r>
          </w:p>
        </w:tc>
        <w:tc>
          <w:tcPr>
            <w:tcW w:w="5924" w:type="dxa"/>
            <w:tcBorders>
              <w:top w:val="nil"/>
              <w:left w:val="nil"/>
              <w:bottom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Maximum amount - Pend if billed charge is greater than Procedure/Formulary price</w:t>
            </w:r>
          </w:p>
        </w:tc>
      </w:tr>
      <w:tr w:rsidR="00AD7483" w:rsidRPr="00B058E5" w:rsidTr="004C1788">
        <w:trPr>
          <w:trHeight w:val="255"/>
        </w:trPr>
        <w:tc>
          <w:tcPr>
            <w:tcW w:w="1036" w:type="dxa"/>
            <w:tcBorders>
              <w:top w:val="nil"/>
              <w:left w:val="single" w:sz="4" w:space="0" w:color="auto"/>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8F0</w:t>
            </w:r>
          </w:p>
        </w:tc>
        <w:tc>
          <w:tcPr>
            <w:tcW w:w="5924" w:type="dxa"/>
            <w:tcBorders>
              <w:top w:val="nil"/>
              <w:left w:val="nil"/>
              <w:right w:val="single" w:sz="4" w:space="0" w:color="auto"/>
            </w:tcBorders>
            <w:shd w:val="clear" w:color="auto" w:fill="auto"/>
            <w:hideMark/>
          </w:tcPr>
          <w:p w:rsidR="00AD7483" w:rsidRPr="00B058E5" w:rsidRDefault="00AD7483" w:rsidP="00BF3F51">
            <w:pPr>
              <w:rPr>
                <w:sz w:val="18"/>
                <w:szCs w:val="18"/>
              </w:rPr>
            </w:pPr>
            <w:r w:rsidRPr="00B058E5">
              <w:rPr>
                <w:sz w:val="18"/>
                <w:szCs w:val="18"/>
              </w:rPr>
              <w:t>Maximum amount - Pay at billed amount</w:t>
            </w:r>
          </w:p>
        </w:tc>
      </w:tr>
      <w:tr w:rsidR="00AD7483" w:rsidRPr="00B058E5" w:rsidTr="004C1788">
        <w:trPr>
          <w:trHeight w:val="255"/>
        </w:trPr>
        <w:tc>
          <w:tcPr>
            <w:tcW w:w="1036" w:type="dxa"/>
            <w:tcBorders>
              <w:top w:val="nil"/>
              <w:left w:val="single" w:sz="4" w:space="0" w:color="auto"/>
              <w:bottom w:val="single" w:sz="4" w:space="0" w:color="auto"/>
              <w:right w:val="nil"/>
            </w:tcBorders>
            <w:shd w:val="clear" w:color="auto" w:fill="auto"/>
            <w:noWrap/>
            <w:hideMark/>
          </w:tcPr>
          <w:p w:rsidR="00AD7483" w:rsidRPr="00B058E5" w:rsidRDefault="00AD7483" w:rsidP="00BF3F51">
            <w:pPr>
              <w:jc w:val="center"/>
              <w:rPr>
                <w:b/>
                <w:bCs/>
                <w:sz w:val="18"/>
                <w:szCs w:val="18"/>
              </w:rPr>
            </w:pPr>
            <w:r w:rsidRPr="00B058E5">
              <w:rPr>
                <w:b/>
                <w:bCs/>
                <w:sz w:val="18"/>
                <w:szCs w:val="18"/>
              </w:rPr>
              <w:t> </w:t>
            </w:r>
          </w:p>
        </w:tc>
        <w:tc>
          <w:tcPr>
            <w:tcW w:w="5924" w:type="dxa"/>
            <w:tcBorders>
              <w:top w:val="nil"/>
              <w:left w:val="nil"/>
              <w:bottom w:val="single" w:sz="4" w:space="0" w:color="auto"/>
              <w:right w:val="single" w:sz="4" w:space="0" w:color="auto"/>
            </w:tcBorders>
            <w:shd w:val="clear" w:color="auto" w:fill="auto"/>
            <w:hideMark/>
          </w:tcPr>
          <w:p w:rsidR="00AD7483" w:rsidRPr="00B058E5" w:rsidRDefault="00AD7483" w:rsidP="00BF3F51">
            <w:pPr>
              <w:rPr>
                <w:sz w:val="18"/>
                <w:szCs w:val="18"/>
              </w:rPr>
            </w:pPr>
            <w:r w:rsidRPr="00B058E5">
              <w:rPr>
                <w:sz w:val="18"/>
                <w:szCs w:val="18"/>
              </w:rPr>
              <w:t> </w:t>
            </w:r>
          </w:p>
        </w:tc>
      </w:tr>
    </w:tbl>
    <w:p w:rsidR="00AD7483" w:rsidRPr="00944006" w:rsidRDefault="00AD7483" w:rsidP="00AD7483"/>
    <w:p w:rsidR="00EB5E0C" w:rsidRDefault="00EB5E0C" w:rsidP="00A06F5C">
      <w:pPr>
        <w:pStyle w:val="AppendixStart"/>
        <w:numPr>
          <w:ilvl w:val="0"/>
          <w:numId w:val="0"/>
        </w:numPr>
        <w:sectPr w:rsidR="00EB5E0C" w:rsidSect="002C0389">
          <w:pgSz w:w="12240" w:h="15840"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A06F5C" w:rsidRPr="00904CBF" w:rsidRDefault="00A06F5C" w:rsidP="00A06F5C">
      <w:pPr>
        <w:pStyle w:val="AppendixStart"/>
        <w:numPr>
          <w:ilvl w:val="0"/>
          <w:numId w:val="0"/>
        </w:numPr>
      </w:pPr>
      <w:bookmarkStart w:id="350" w:name="_Toc323018297"/>
      <w:r>
        <w:lastRenderedPageBreak/>
        <w:t xml:space="preserve">Appendix </w:t>
      </w:r>
      <w:r w:rsidR="00443DD4">
        <w:t>I</w:t>
      </w:r>
      <w:bookmarkEnd w:id="350"/>
    </w:p>
    <w:p w:rsidR="00A06F5C" w:rsidRDefault="00A06F5C" w:rsidP="00A06F5C">
      <w:pPr>
        <w:pStyle w:val="Heading2"/>
      </w:pPr>
      <w:bookmarkStart w:id="351" w:name="_Toc323018298"/>
      <w:r>
        <w:t xml:space="preserve">Louisiana MMIS </w:t>
      </w:r>
      <w:r w:rsidR="002C35F5">
        <w:t xml:space="preserve">Claims Processing </w:t>
      </w:r>
      <w:r>
        <w:t>Edits</w:t>
      </w:r>
      <w:bookmarkEnd w:id="351"/>
    </w:p>
    <w:p w:rsidR="00E04E0D" w:rsidRDefault="00DA2781">
      <w:r>
        <w:t>This list of edits is not complete, but demonstrates the edit dispositions as researched by DHH, Mercer and Molina.</w:t>
      </w:r>
    </w:p>
    <w:p w:rsidR="00E04E0D" w:rsidRDefault="00DA2781">
      <w:r>
        <w:t>Standard edits</w:t>
      </w:r>
      <w:r w:rsidR="006C01BC">
        <w:t xml:space="preserve">, such as recipient eligibility </w:t>
      </w:r>
      <w:r>
        <w:t>on DOS and provider enrollment on DOS still apply.</w:t>
      </w:r>
    </w:p>
    <w:p w:rsidR="00D5382C" w:rsidRDefault="00D5382C"/>
    <w:p w:rsidR="00D5382C" w:rsidRDefault="00D5382C">
      <w:r>
        <w:t>The following list of edits was updated on 11/29/2011 as a result of a meeting with DHH and Molina SMEs that occurred on 11/18/2011.  This list is subject to change.</w:t>
      </w:r>
    </w:p>
    <w:p w:rsidR="00D5382C" w:rsidRDefault="00D5382C"/>
    <w:tbl>
      <w:tblPr>
        <w:tblW w:w="8475" w:type="dxa"/>
        <w:tblInd w:w="93" w:type="dxa"/>
        <w:tblLook w:val="04A0" w:firstRow="1" w:lastRow="0" w:firstColumn="1" w:lastColumn="0" w:noHBand="0" w:noVBand="1"/>
      </w:tblPr>
      <w:tblGrid>
        <w:gridCol w:w="780"/>
        <w:gridCol w:w="2478"/>
        <w:gridCol w:w="4320"/>
        <w:gridCol w:w="897"/>
      </w:tblGrid>
      <w:tr w:rsidR="00DA5C7E" w:rsidRPr="00D5382C" w:rsidTr="00DA5C7E">
        <w:trPr>
          <w:trHeight w:val="345"/>
        </w:trPr>
        <w:tc>
          <w:tcPr>
            <w:tcW w:w="7578" w:type="dxa"/>
            <w:gridSpan w:val="3"/>
            <w:tcBorders>
              <w:top w:val="nil"/>
              <w:left w:val="nil"/>
              <w:bottom w:val="nil"/>
              <w:right w:val="nil"/>
            </w:tcBorders>
            <w:shd w:val="clear" w:color="000000" w:fill="FFFFFF"/>
            <w:noWrap/>
            <w:vAlign w:val="bottom"/>
            <w:hideMark/>
          </w:tcPr>
          <w:p w:rsidR="00DA5C7E" w:rsidRPr="00D5382C" w:rsidRDefault="00DA5C7E" w:rsidP="00D5382C">
            <w:pPr>
              <w:rPr>
                <w:b/>
                <w:sz w:val="20"/>
                <w:szCs w:val="20"/>
              </w:rPr>
            </w:pPr>
            <w:r w:rsidRPr="00D5382C">
              <w:rPr>
                <w:b/>
                <w:sz w:val="20"/>
                <w:szCs w:val="20"/>
              </w:rPr>
              <w:t xml:space="preserve">CCN Status values: </w:t>
            </w:r>
          </w:p>
          <w:p w:rsidR="00DA5C7E" w:rsidRPr="00D5382C" w:rsidRDefault="00DA5C7E" w:rsidP="00D5382C">
            <w:pPr>
              <w:rPr>
                <w:sz w:val="20"/>
                <w:szCs w:val="20"/>
              </w:rPr>
            </w:pPr>
            <w:r w:rsidRPr="00D5382C">
              <w:rPr>
                <w:b/>
                <w:sz w:val="20"/>
                <w:szCs w:val="20"/>
              </w:rPr>
              <w:t>P=Pend, D=Deny, E=Educational, O=Off, T=Test (error is not set).</w:t>
            </w:r>
          </w:p>
        </w:tc>
        <w:tc>
          <w:tcPr>
            <w:tcW w:w="897" w:type="dxa"/>
            <w:tcBorders>
              <w:top w:val="nil"/>
              <w:left w:val="nil"/>
              <w:bottom w:val="nil"/>
              <w:right w:val="nil"/>
            </w:tcBorders>
            <w:shd w:val="clear" w:color="auto" w:fill="auto"/>
            <w:hideMark/>
          </w:tcPr>
          <w:p w:rsidR="00DA5C7E" w:rsidRPr="00D5382C" w:rsidRDefault="00DA5C7E" w:rsidP="00D5382C">
            <w:pPr>
              <w:jc w:val="center"/>
              <w:rPr>
                <w:color w:val="FF0000"/>
                <w:sz w:val="18"/>
                <w:szCs w:val="18"/>
              </w:rPr>
            </w:pPr>
            <w:r w:rsidRPr="00D5382C">
              <w:rPr>
                <w:color w:val="FF0000"/>
                <w:sz w:val="18"/>
                <w:szCs w:val="18"/>
              </w:rPr>
              <w:t> </w:t>
            </w:r>
          </w:p>
        </w:tc>
      </w:tr>
      <w:tr w:rsidR="00DA5C7E" w:rsidRPr="00D5382C" w:rsidTr="00DA5C7E">
        <w:trPr>
          <w:trHeight w:val="285"/>
        </w:trPr>
        <w:tc>
          <w:tcPr>
            <w:tcW w:w="780" w:type="dxa"/>
            <w:tcBorders>
              <w:top w:val="nil"/>
              <w:left w:val="nil"/>
              <w:bottom w:val="nil"/>
              <w:right w:val="nil"/>
            </w:tcBorders>
            <w:shd w:val="clear" w:color="auto" w:fill="auto"/>
            <w:noWrap/>
            <w:vAlign w:val="bottom"/>
            <w:hideMark/>
          </w:tcPr>
          <w:p w:rsidR="00DA5C7E" w:rsidRPr="00D5382C" w:rsidRDefault="00DA5C7E" w:rsidP="00D5382C">
            <w:pPr>
              <w:rPr>
                <w:b/>
                <w:bCs/>
                <w:i/>
                <w:iCs/>
              </w:rPr>
            </w:pPr>
          </w:p>
        </w:tc>
        <w:tc>
          <w:tcPr>
            <w:tcW w:w="2478" w:type="dxa"/>
            <w:tcBorders>
              <w:top w:val="nil"/>
              <w:left w:val="nil"/>
              <w:bottom w:val="nil"/>
              <w:right w:val="nil"/>
            </w:tcBorders>
            <w:shd w:val="clear" w:color="auto" w:fill="auto"/>
            <w:noWrap/>
            <w:vAlign w:val="bottom"/>
            <w:hideMark/>
          </w:tcPr>
          <w:p w:rsidR="00DA5C7E" w:rsidRPr="00D5382C" w:rsidRDefault="00DA5C7E" w:rsidP="00D5382C">
            <w:pPr>
              <w:rPr>
                <w:sz w:val="18"/>
                <w:szCs w:val="18"/>
              </w:rPr>
            </w:pPr>
          </w:p>
        </w:tc>
        <w:tc>
          <w:tcPr>
            <w:tcW w:w="4320" w:type="dxa"/>
            <w:tcBorders>
              <w:top w:val="nil"/>
              <w:left w:val="nil"/>
              <w:bottom w:val="nil"/>
              <w:right w:val="nil"/>
            </w:tcBorders>
            <w:shd w:val="clear" w:color="auto" w:fill="auto"/>
            <w:vAlign w:val="bottom"/>
            <w:hideMark/>
          </w:tcPr>
          <w:p w:rsidR="00DA5C7E" w:rsidRPr="00D5382C" w:rsidRDefault="00DA5C7E" w:rsidP="00D5382C">
            <w:pPr>
              <w:rPr>
                <w:sz w:val="18"/>
                <w:szCs w:val="18"/>
              </w:rPr>
            </w:pPr>
          </w:p>
        </w:tc>
        <w:tc>
          <w:tcPr>
            <w:tcW w:w="897" w:type="dxa"/>
            <w:tcBorders>
              <w:top w:val="nil"/>
              <w:left w:val="nil"/>
              <w:bottom w:val="single" w:sz="4" w:space="0" w:color="auto"/>
              <w:right w:val="nil"/>
            </w:tcBorders>
            <w:shd w:val="clear" w:color="auto" w:fill="auto"/>
            <w:hideMark/>
          </w:tcPr>
          <w:p w:rsidR="00DA5C7E" w:rsidRPr="00D5382C" w:rsidRDefault="00DA5C7E" w:rsidP="00D5382C">
            <w:pPr>
              <w:jc w:val="center"/>
              <w:rPr>
                <w:sz w:val="18"/>
                <w:szCs w:val="18"/>
              </w:rPr>
            </w:pPr>
            <w:r w:rsidRPr="00D5382C">
              <w:rPr>
                <w:sz w:val="18"/>
                <w:szCs w:val="18"/>
              </w:rPr>
              <w:t> </w:t>
            </w:r>
          </w:p>
        </w:tc>
      </w:tr>
      <w:tr w:rsidR="00DA5C7E" w:rsidRPr="00D5382C" w:rsidTr="00DA5C7E">
        <w:trPr>
          <w:trHeight w:val="765"/>
        </w:trPr>
        <w:tc>
          <w:tcPr>
            <w:tcW w:w="780" w:type="dxa"/>
            <w:tcBorders>
              <w:top w:val="single" w:sz="4" w:space="0" w:color="auto"/>
              <w:left w:val="single" w:sz="4" w:space="0" w:color="auto"/>
              <w:bottom w:val="single" w:sz="4" w:space="0" w:color="auto"/>
              <w:right w:val="nil"/>
            </w:tcBorders>
            <w:shd w:val="clear" w:color="000000" w:fill="C2D69A"/>
            <w:noWrap/>
            <w:vAlign w:val="bottom"/>
            <w:hideMark/>
          </w:tcPr>
          <w:p w:rsidR="00DA5C7E" w:rsidRPr="00D5382C" w:rsidRDefault="00DA5C7E" w:rsidP="00D5382C">
            <w:pPr>
              <w:jc w:val="center"/>
              <w:rPr>
                <w:rFonts w:asciiTheme="minorHAnsi" w:hAnsiTheme="minorHAnsi"/>
                <w:b/>
                <w:bCs/>
                <w:sz w:val="18"/>
                <w:szCs w:val="18"/>
              </w:rPr>
            </w:pPr>
            <w:r>
              <w:rPr>
                <w:rFonts w:asciiTheme="minorHAnsi" w:hAnsiTheme="minorHAnsi"/>
                <w:b/>
                <w:bCs/>
                <w:sz w:val="18"/>
                <w:szCs w:val="18"/>
              </w:rPr>
              <w:t xml:space="preserve">Edit </w:t>
            </w:r>
            <w:r w:rsidRPr="00D5382C">
              <w:rPr>
                <w:rFonts w:asciiTheme="minorHAnsi" w:hAnsiTheme="minorHAnsi"/>
                <w:b/>
                <w:bCs/>
                <w:sz w:val="18"/>
                <w:szCs w:val="18"/>
              </w:rPr>
              <w:t>Code</w:t>
            </w:r>
          </w:p>
        </w:tc>
        <w:tc>
          <w:tcPr>
            <w:tcW w:w="2478" w:type="dxa"/>
            <w:tcBorders>
              <w:top w:val="single" w:sz="4" w:space="0" w:color="auto"/>
              <w:left w:val="nil"/>
              <w:bottom w:val="single" w:sz="4" w:space="0" w:color="auto"/>
              <w:right w:val="nil"/>
            </w:tcBorders>
            <w:shd w:val="clear" w:color="000000" w:fill="C2D69A"/>
            <w:noWrap/>
            <w:vAlign w:val="bottom"/>
            <w:hideMark/>
          </w:tcPr>
          <w:p w:rsidR="00DA5C7E" w:rsidRPr="00D5382C" w:rsidRDefault="00DA5C7E" w:rsidP="00D5382C">
            <w:pPr>
              <w:rPr>
                <w:rFonts w:asciiTheme="minorHAnsi" w:hAnsiTheme="minorHAnsi"/>
                <w:b/>
                <w:bCs/>
                <w:sz w:val="18"/>
                <w:szCs w:val="18"/>
              </w:rPr>
            </w:pPr>
            <w:r w:rsidRPr="00D5382C">
              <w:rPr>
                <w:rFonts w:asciiTheme="minorHAnsi" w:hAnsiTheme="minorHAnsi"/>
                <w:b/>
                <w:bCs/>
                <w:sz w:val="18"/>
                <w:szCs w:val="18"/>
              </w:rPr>
              <w:t>Short Description</w:t>
            </w:r>
          </w:p>
        </w:tc>
        <w:tc>
          <w:tcPr>
            <w:tcW w:w="4320" w:type="dxa"/>
            <w:tcBorders>
              <w:top w:val="single" w:sz="4" w:space="0" w:color="auto"/>
              <w:left w:val="nil"/>
              <w:bottom w:val="single" w:sz="4" w:space="0" w:color="auto"/>
              <w:right w:val="nil"/>
            </w:tcBorders>
            <w:shd w:val="clear" w:color="000000" w:fill="C2D69A"/>
            <w:vAlign w:val="bottom"/>
            <w:hideMark/>
          </w:tcPr>
          <w:p w:rsidR="00DA5C7E" w:rsidRPr="00D5382C" w:rsidRDefault="00DA5C7E" w:rsidP="00D5382C">
            <w:pPr>
              <w:rPr>
                <w:rFonts w:asciiTheme="minorHAnsi" w:hAnsiTheme="minorHAnsi"/>
                <w:b/>
                <w:bCs/>
                <w:sz w:val="18"/>
                <w:szCs w:val="18"/>
              </w:rPr>
            </w:pPr>
            <w:r w:rsidRPr="00D5382C">
              <w:rPr>
                <w:rFonts w:asciiTheme="minorHAnsi" w:hAnsiTheme="minorHAnsi"/>
                <w:b/>
                <w:bCs/>
                <w:sz w:val="18"/>
                <w:szCs w:val="18"/>
              </w:rPr>
              <w:t>Long Description</w:t>
            </w:r>
          </w:p>
        </w:tc>
        <w:tc>
          <w:tcPr>
            <w:tcW w:w="897" w:type="dxa"/>
            <w:tcBorders>
              <w:top w:val="single" w:sz="4" w:space="0" w:color="auto"/>
              <w:left w:val="nil"/>
              <w:bottom w:val="single" w:sz="4" w:space="0" w:color="auto"/>
              <w:right w:val="single" w:sz="4" w:space="0" w:color="auto"/>
            </w:tcBorders>
            <w:shd w:val="clear" w:color="000000" w:fill="C2D69A"/>
            <w:vAlign w:val="bottom"/>
            <w:hideMark/>
          </w:tcPr>
          <w:p w:rsidR="00DA5C7E" w:rsidRPr="00D5382C" w:rsidRDefault="00DA5C7E" w:rsidP="00D5382C">
            <w:pPr>
              <w:jc w:val="center"/>
              <w:rPr>
                <w:rFonts w:asciiTheme="minorHAnsi" w:hAnsiTheme="minorHAnsi"/>
                <w:b/>
                <w:bCs/>
                <w:sz w:val="18"/>
                <w:szCs w:val="18"/>
              </w:rPr>
            </w:pPr>
            <w:r w:rsidRPr="00D5382C">
              <w:rPr>
                <w:rFonts w:asciiTheme="minorHAnsi" w:hAnsiTheme="minorHAnsi"/>
                <w:b/>
                <w:bCs/>
                <w:sz w:val="18"/>
                <w:szCs w:val="18"/>
              </w:rPr>
              <w:t>CCNS Status</w:t>
            </w:r>
          </w:p>
        </w:tc>
      </w:tr>
      <w:tr w:rsidR="00DA5C7E" w:rsidRPr="00D5382C" w:rsidTr="00DA5C7E">
        <w:trPr>
          <w:trHeight w:val="575"/>
        </w:trPr>
        <w:tc>
          <w:tcPr>
            <w:tcW w:w="780" w:type="dxa"/>
            <w:tcBorders>
              <w:top w:val="single" w:sz="4" w:space="0" w:color="auto"/>
              <w:left w:val="single" w:sz="4" w:space="0" w:color="auto"/>
              <w:bottom w:val="single" w:sz="4" w:space="0" w:color="99CCFF"/>
              <w:right w:val="single" w:sz="4" w:space="0" w:color="99CCFF"/>
            </w:tcBorders>
            <w:shd w:val="clear" w:color="000000" w:fill="FFFFFF"/>
            <w:noWrap/>
            <w:hideMark/>
          </w:tcPr>
          <w:p w:rsidR="00DA5C7E" w:rsidRPr="00F91A72" w:rsidRDefault="00DA5C7E" w:rsidP="00D5382C">
            <w:pPr>
              <w:jc w:val="center"/>
              <w:rPr>
                <w:rFonts w:asciiTheme="minorHAnsi" w:hAnsiTheme="minorHAnsi"/>
                <w:b/>
                <w:color w:val="FF0000"/>
                <w:sz w:val="18"/>
                <w:szCs w:val="18"/>
              </w:rPr>
            </w:pPr>
            <w:r w:rsidRPr="00F91A72">
              <w:rPr>
                <w:rFonts w:asciiTheme="minorHAnsi" w:hAnsiTheme="minorHAnsi"/>
                <w:b/>
                <w:color w:val="FF0000"/>
                <w:sz w:val="18"/>
                <w:szCs w:val="18"/>
              </w:rPr>
              <w:t>010</w:t>
            </w:r>
          </w:p>
        </w:tc>
        <w:tc>
          <w:tcPr>
            <w:tcW w:w="2478" w:type="dxa"/>
            <w:tcBorders>
              <w:top w:val="single" w:sz="4" w:space="0" w:color="auto"/>
              <w:left w:val="single" w:sz="4" w:space="0" w:color="99CCFF"/>
              <w:bottom w:val="single" w:sz="4" w:space="0" w:color="99CCFF"/>
              <w:right w:val="single" w:sz="4" w:space="0" w:color="99CCFF"/>
            </w:tcBorders>
            <w:shd w:val="clear" w:color="000000" w:fill="FFFFFF"/>
            <w:noWrap/>
            <w:hideMark/>
          </w:tcPr>
          <w:p w:rsidR="00DA5C7E" w:rsidRPr="00F91A72" w:rsidRDefault="00DA5C7E" w:rsidP="00D5382C">
            <w:pPr>
              <w:rPr>
                <w:rFonts w:asciiTheme="minorHAnsi" w:hAnsiTheme="minorHAnsi"/>
                <w:b/>
                <w:color w:val="FF0000"/>
                <w:sz w:val="18"/>
                <w:szCs w:val="18"/>
              </w:rPr>
            </w:pPr>
            <w:r w:rsidRPr="00F91A72">
              <w:rPr>
                <w:rFonts w:asciiTheme="minorHAnsi" w:hAnsiTheme="minorHAnsi"/>
                <w:b/>
                <w:color w:val="FF0000"/>
                <w:sz w:val="18"/>
                <w:szCs w:val="18"/>
              </w:rPr>
              <w:t>INV PRIOR AUTH DATE</w:t>
            </w:r>
          </w:p>
        </w:tc>
        <w:tc>
          <w:tcPr>
            <w:tcW w:w="4320" w:type="dxa"/>
            <w:tcBorders>
              <w:top w:val="single" w:sz="4" w:space="0" w:color="auto"/>
              <w:left w:val="single" w:sz="4" w:space="0" w:color="99CCFF"/>
              <w:bottom w:val="single" w:sz="4" w:space="0" w:color="99CCFF"/>
              <w:right w:val="single" w:sz="4" w:space="0" w:color="99CCFF"/>
            </w:tcBorders>
            <w:shd w:val="clear" w:color="000000" w:fill="FFFFFF"/>
            <w:hideMark/>
          </w:tcPr>
          <w:p w:rsidR="00DA5C7E" w:rsidRPr="00F91A72" w:rsidRDefault="00DA5C7E" w:rsidP="00D5382C">
            <w:pPr>
              <w:rPr>
                <w:rFonts w:asciiTheme="minorHAnsi" w:hAnsiTheme="minorHAnsi"/>
                <w:b/>
                <w:color w:val="FF0000"/>
                <w:sz w:val="18"/>
                <w:szCs w:val="18"/>
              </w:rPr>
            </w:pPr>
            <w:r w:rsidRPr="00F91A72">
              <w:rPr>
                <w:rFonts w:asciiTheme="minorHAnsi" w:hAnsiTheme="minorHAnsi"/>
                <w:b/>
                <w:color w:val="FF0000"/>
                <w:sz w:val="18"/>
                <w:szCs w:val="18"/>
              </w:rPr>
              <w:t>PRIOR AUTHORIZATION DATE NOT NUMERIC</w:t>
            </w:r>
          </w:p>
        </w:tc>
        <w:tc>
          <w:tcPr>
            <w:tcW w:w="897" w:type="dxa"/>
            <w:tcBorders>
              <w:top w:val="single" w:sz="4" w:space="0" w:color="auto"/>
              <w:left w:val="single" w:sz="4" w:space="0" w:color="99CCFF"/>
              <w:bottom w:val="single" w:sz="4" w:space="0" w:color="99CCFF"/>
              <w:right w:val="single" w:sz="4" w:space="0" w:color="auto"/>
            </w:tcBorders>
            <w:shd w:val="clear" w:color="000000" w:fill="FFFFFF"/>
            <w:hideMark/>
          </w:tcPr>
          <w:p w:rsidR="00DA5C7E" w:rsidRPr="00F91A72" w:rsidRDefault="00DA5C7E" w:rsidP="00D5382C">
            <w:pPr>
              <w:jc w:val="center"/>
              <w:rPr>
                <w:rFonts w:asciiTheme="minorHAnsi" w:hAnsiTheme="minorHAnsi"/>
                <w:b/>
                <w:color w:val="FF0000"/>
                <w:sz w:val="18"/>
                <w:szCs w:val="18"/>
              </w:rPr>
            </w:pPr>
            <w:r w:rsidRPr="00F91A72">
              <w:rPr>
                <w:rFonts w:asciiTheme="minorHAnsi" w:hAnsiTheme="minorHAnsi"/>
                <w:b/>
                <w:color w:val="FF0000"/>
                <w:sz w:val="18"/>
                <w:szCs w:val="18"/>
              </w:rPr>
              <w:t>O</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076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INVALID-DME-PA-AMOUNT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INVALID DME PA AMOUNT (PRIOR AUTHORIZATION AMOUNT NOT NUMERIC)</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P</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703F6F" w:rsidRDefault="00DA5C7E" w:rsidP="00D5382C">
            <w:pPr>
              <w:jc w:val="center"/>
              <w:rPr>
                <w:rFonts w:asciiTheme="minorHAnsi" w:hAnsiTheme="minorHAnsi"/>
                <w:color w:val="FF0000"/>
                <w:sz w:val="18"/>
                <w:szCs w:val="18"/>
              </w:rPr>
            </w:pPr>
            <w:r w:rsidRPr="00703F6F">
              <w:rPr>
                <w:rFonts w:asciiTheme="minorHAnsi" w:hAnsiTheme="minorHAnsi"/>
                <w:color w:val="FF0000"/>
                <w:sz w:val="18"/>
                <w:szCs w:val="18"/>
              </w:rPr>
              <w:t>078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703F6F" w:rsidRDefault="00DA5C7E" w:rsidP="00D5382C">
            <w:pPr>
              <w:rPr>
                <w:rFonts w:asciiTheme="minorHAnsi" w:hAnsiTheme="minorHAnsi"/>
                <w:color w:val="FF0000"/>
                <w:sz w:val="18"/>
                <w:szCs w:val="18"/>
              </w:rPr>
            </w:pPr>
            <w:r w:rsidRPr="00703F6F">
              <w:rPr>
                <w:rFonts w:asciiTheme="minorHAnsi" w:hAnsiTheme="minorHAnsi"/>
                <w:color w:val="FF0000"/>
                <w:sz w:val="18"/>
                <w:szCs w:val="18"/>
              </w:rPr>
              <w:t>RESUB W/ DOCUMENTS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color w:val="FF0000"/>
                <w:sz w:val="18"/>
                <w:szCs w:val="18"/>
              </w:rPr>
            </w:pPr>
            <w:r w:rsidRPr="00703F6F">
              <w:rPr>
                <w:rFonts w:asciiTheme="minorHAnsi" w:hAnsiTheme="minorHAnsi"/>
                <w:color w:val="FF0000"/>
                <w:sz w:val="18"/>
                <w:szCs w:val="18"/>
              </w:rPr>
              <w:t>RESUB W/ DOCUMNTS CALL 800-473-2783 (Transplants)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703F6F" w:rsidRDefault="00703F6F" w:rsidP="00703F6F">
            <w:pPr>
              <w:jc w:val="center"/>
              <w:rPr>
                <w:rFonts w:asciiTheme="minorHAnsi" w:hAnsiTheme="minorHAnsi"/>
                <w:color w:val="FF0000"/>
                <w:sz w:val="18"/>
                <w:szCs w:val="18"/>
              </w:rPr>
            </w:pPr>
            <w:r w:rsidRPr="00703F6F">
              <w:rPr>
                <w:rFonts w:asciiTheme="minorHAnsi" w:hAnsiTheme="minorHAnsi"/>
                <w:color w:val="FF0000"/>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106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BILL PRV NOT PCP</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BILLING PROVIDER NOT PCP OR SERVICE NOT AUTHOR BY PCP</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110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REBILL OB/ABORT D&amp;C</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REBILL OB OR ABORTION D &amp; C CPT CODE WITH REPORTS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147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REF/PCP NPI NO MATCH</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REFERRING/PCP NPI MISMATCH</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PRECERT-NOT-ON-FILE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 NUMBER NOT ON FILE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84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HOSP-STAY-REQUIRES-PRECERT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HOSPITAL STAY REQUIRES PRECERTIFICATION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PRECERT-NOT-APPROVED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 NOT APPROVED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CLAIM-DOS-NOT-PRECERT-COVERED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DATE OF SERVICE NOT PRECERT COVERED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&gt; PRECERT LOS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EXCEEDS PRECERT AUTHORIZED DAYS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SURG-REQUIRES-PRECERT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SURGERY REQUIRES PRECERT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PRECERT-RECIP-NOT-MATCHED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RECIPIENT ID DOES NOT MATCH ID ON PRECERT FILE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PRECERT-PROV-NOT-MATCHED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PROVIDER ID DOES NOT MATCH ID ON PRECERT FILE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7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PRECRT SURG DATE ERR</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SURGERY DATE DOES NOT MATCH DATE ON PRECERT FILE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169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CUTBACK-TO-PRECERT-DAYS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DAYS CUTBACK TO PRECERT APPROVED DAYS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7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170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PRECERT-PEND-REVIEW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 PEND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171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PRECERT-NOF-RESUBMIT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NO HOSPITAL PRECERT ON FILE; RESUBIT WITH DOCUMENTATION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703F6F" w:rsidRDefault="00DA5C7E" w:rsidP="00D5382C">
            <w:pPr>
              <w:jc w:val="center"/>
              <w:rPr>
                <w:rFonts w:asciiTheme="minorHAnsi" w:hAnsiTheme="minorHAnsi"/>
                <w:bCs/>
                <w:sz w:val="18"/>
                <w:szCs w:val="18"/>
              </w:rPr>
            </w:pPr>
            <w:r w:rsidRPr="00703F6F">
              <w:rPr>
                <w:rFonts w:asciiTheme="minorHAnsi" w:hAnsiTheme="minorHAnsi"/>
                <w:bCs/>
                <w:sz w:val="18"/>
                <w:szCs w:val="18"/>
              </w:rPr>
              <w:t>172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CLM/PA DTE MUST MTCH</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CLAIM DATES MUST MATCH PRIOR AUTHORIZATION DATES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F91A72" w:rsidRDefault="00DA5C7E" w:rsidP="00D5382C">
            <w:pPr>
              <w:jc w:val="center"/>
              <w:rPr>
                <w:rFonts w:asciiTheme="minorHAnsi" w:hAnsiTheme="minorHAnsi"/>
                <w:b/>
                <w:color w:val="FF0000"/>
                <w:sz w:val="18"/>
                <w:szCs w:val="18"/>
              </w:rPr>
            </w:pPr>
            <w:r w:rsidRPr="00F91A72">
              <w:rPr>
                <w:rFonts w:asciiTheme="minorHAnsi" w:hAnsiTheme="minorHAnsi"/>
                <w:b/>
                <w:color w:val="FF0000"/>
                <w:sz w:val="18"/>
                <w:szCs w:val="18"/>
              </w:rPr>
              <w:lastRenderedPageBreak/>
              <w:t>187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F91A72" w:rsidRDefault="00DA5C7E" w:rsidP="00D5382C">
            <w:pPr>
              <w:rPr>
                <w:rFonts w:asciiTheme="minorHAnsi" w:hAnsiTheme="minorHAnsi"/>
                <w:b/>
                <w:color w:val="FF0000"/>
                <w:sz w:val="18"/>
                <w:szCs w:val="18"/>
              </w:rPr>
            </w:pPr>
            <w:r w:rsidRPr="00F91A72">
              <w:rPr>
                <w:rFonts w:asciiTheme="minorHAnsi" w:hAnsiTheme="minorHAnsi"/>
                <w:b/>
                <w:color w:val="FF0000"/>
                <w:sz w:val="18"/>
                <w:szCs w:val="18"/>
              </w:rPr>
              <w:t>PA-THRU-CLAIM-THRU-NOT-SAME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F91A72" w:rsidRDefault="00DA5C7E" w:rsidP="00D5382C">
            <w:pPr>
              <w:rPr>
                <w:rFonts w:asciiTheme="minorHAnsi" w:hAnsiTheme="minorHAnsi"/>
                <w:b/>
                <w:color w:val="FF0000"/>
                <w:sz w:val="18"/>
                <w:szCs w:val="18"/>
              </w:rPr>
            </w:pPr>
            <w:r w:rsidRPr="00F91A72">
              <w:rPr>
                <w:rFonts w:asciiTheme="minorHAnsi" w:hAnsiTheme="minorHAnsi"/>
                <w:b/>
                <w:color w:val="FF0000"/>
                <w:sz w:val="18"/>
                <w:szCs w:val="18"/>
              </w:rPr>
              <w:t>CLAIM THRU DOS MUST = PA 30 DAY THRU PERIOD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F91A72" w:rsidRDefault="00DA5C7E" w:rsidP="00D5382C">
            <w:pPr>
              <w:jc w:val="center"/>
              <w:rPr>
                <w:rFonts w:asciiTheme="minorHAnsi" w:hAnsiTheme="minorHAnsi"/>
                <w:b/>
                <w:color w:val="FF0000"/>
                <w:sz w:val="18"/>
                <w:szCs w:val="18"/>
              </w:rPr>
            </w:pPr>
            <w:r w:rsidRPr="00F91A72">
              <w:rPr>
                <w:rFonts w:asciiTheme="minorHAnsi" w:hAnsiTheme="minorHAnsi"/>
                <w:b/>
                <w:color w:val="FF0000"/>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b/>
                <w:bCs/>
                <w:sz w:val="18"/>
                <w:szCs w:val="18"/>
              </w:rPr>
            </w:pPr>
            <w:r w:rsidRPr="00D5382C">
              <w:rPr>
                <w:rFonts w:asciiTheme="minorHAnsi" w:hAnsiTheme="minorHAnsi"/>
                <w:b/>
                <w:bCs/>
                <w:sz w:val="18"/>
                <w:szCs w:val="18"/>
              </w:rPr>
              <w:t>189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b/>
                <w:bCs/>
                <w:sz w:val="18"/>
                <w:szCs w:val="18"/>
              </w:rPr>
            </w:pPr>
            <w:r w:rsidRPr="00D5382C">
              <w:rPr>
                <w:rFonts w:asciiTheme="minorHAnsi" w:hAnsiTheme="minorHAnsi"/>
                <w:b/>
                <w:bCs/>
                <w:sz w:val="18"/>
                <w:szCs w:val="18"/>
              </w:rPr>
              <w:t>PUT PA# IN BLOCK 23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b/>
                <w:bCs/>
                <w:sz w:val="18"/>
                <w:szCs w:val="18"/>
              </w:rPr>
            </w:pPr>
            <w:r w:rsidRPr="00D5382C">
              <w:rPr>
                <w:rFonts w:asciiTheme="minorHAnsi" w:hAnsiTheme="minorHAnsi"/>
                <w:b/>
                <w:bCs/>
                <w:sz w:val="18"/>
                <w:szCs w:val="18"/>
              </w:rPr>
              <w:t>CORRECT PA# MUST BE IN BLOCK 23 ON CLAIM</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57"/>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PA-NOT-ON-FILE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 NUMBER NOT ON FILE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3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PROC-REQUIRES-PRIOR-AUTH</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PROCEDURE REQUIRES PRIOR AUTHORIZATION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PA-NOT-APPROVED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 HAS NOT BEEN APPROVED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CLAIM-DATE-NOT-PA-COVERED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DATE ON CLAIM NOT COVERED BY PA</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PA-ALREADY-CONSUMED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EXCEEDS PRIOR AUTHORIZED LIMITS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PA-TOTAL-NOT-SPANNED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MUST HAVE SPANNING DOS IF BILLING FOR TOTAL AUTHORIZATION AMOUNT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4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PA-RECIP-ID-NOT-MATCHED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CLAIM RECIPIENT ID DOES NOT MATCH ID ON PRIOR AUTHORIZATION FILE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PA-PROV-NOT-MATCHED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 PROVIDER ID NOT SAME AS CLAIM PROVIDER ID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198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PA-PROC-NOT-MATCHED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 PROCEDURE NOT SAME AS CLAIM PROCEDURE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203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PROVIDER ON 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PROVIDER ON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P</w:t>
            </w:r>
          </w:p>
        </w:tc>
      </w:tr>
      <w:tr w:rsidR="00DA5C7E" w:rsidRPr="00D5382C" w:rsidTr="00DA5C7E">
        <w:trPr>
          <w:trHeight w:val="57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214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PROV-ALLOW-ONE-PROC</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PROVIDER ALLOWED 1 SERVICE PER RECIPIENT PER DAY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227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POSSIBLE-707</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POSSIBLE 707 PEND (CLAIM IN PROCESS)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228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POSSIBLE-713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POSSIBLE 713 PEND (CLAIM IN PROCESS)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3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229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POSSIBLE-714</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POSSIBLE 714 PEND (CLAIM IN PROCESS)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02"/>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237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P/F PROV SPEC RESTRT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P/F PROVIDER SPECIALTY RESTRICTION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P</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703F6F" w:rsidRDefault="00DA5C7E" w:rsidP="00D5382C">
            <w:pPr>
              <w:jc w:val="center"/>
              <w:rPr>
                <w:rFonts w:asciiTheme="minorHAnsi" w:hAnsiTheme="minorHAnsi"/>
                <w:bCs/>
                <w:sz w:val="18"/>
                <w:szCs w:val="18"/>
              </w:rPr>
            </w:pPr>
            <w:r w:rsidRPr="00703F6F">
              <w:rPr>
                <w:rFonts w:asciiTheme="minorHAnsi" w:hAnsiTheme="minorHAnsi"/>
                <w:bCs/>
                <w:sz w:val="18"/>
                <w:szCs w:val="18"/>
              </w:rPr>
              <w:t>246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STAND-BY-CHGS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PROLONGED ATTENDANCE BILLED; PENDED FOR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249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SURG-REQ-REVIEW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SURGERY REQUIRES REVIEW FOR ATTACHMENTS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 xml:space="preserve">E </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703F6F" w:rsidRDefault="00DA5C7E" w:rsidP="00D5382C">
            <w:pPr>
              <w:jc w:val="center"/>
              <w:rPr>
                <w:rFonts w:asciiTheme="minorHAnsi" w:hAnsiTheme="minorHAnsi"/>
                <w:bCs/>
                <w:sz w:val="18"/>
                <w:szCs w:val="18"/>
              </w:rPr>
            </w:pPr>
            <w:r w:rsidRPr="00703F6F">
              <w:rPr>
                <w:rFonts w:asciiTheme="minorHAnsi" w:hAnsiTheme="minorHAnsi"/>
                <w:bCs/>
                <w:sz w:val="18"/>
                <w:szCs w:val="18"/>
              </w:rPr>
              <w:t>250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DIAG-REQ-REVIEW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DIAGNOSIS/PROCEDURE REQUIRES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703F6F" w:rsidRDefault="00DA5C7E" w:rsidP="00D5382C">
            <w:pPr>
              <w:jc w:val="center"/>
              <w:rPr>
                <w:rFonts w:asciiTheme="minorHAnsi" w:hAnsiTheme="minorHAnsi"/>
                <w:bCs/>
                <w:sz w:val="18"/>
                <w:szCs w:val="18"/>
              </w:rPr>
            </w:pPr>
            <w:r w:rsidRPr="00703F6F">
              <w:rPr>
                <w:rFonts w:asciiTheme="minorHAnsi" w:hAnsiTheme="minorHAnsi"/>
                <w:bCs/>
                <w:sz w:val="18"/>
                <w:szCs w:val="18"/>
              </w:rPr>
              <w:t>251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DENIED-DUE-TO-DIAG</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PROCEDURE DENIED; NOT JUSTIFIED BY DIAGNOSIS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703F6F" w:rsidRDefault="00DA5C7E" w:rsidP="00D5382C">
            <w:pPr>
              <w:jc w:val="center"/>
              <w:rPr>
                <w:rFonts w:asciiTheme="minorHAnsi" w:hAnsiTheme="minorHAnsi"/>
                <w:bCs/>
                <w:sz w:val="18"/>
                <w:szCs w:val="18"/>
              </w:rPr>
            </w:pPr>
            <w:r w:rsidRPr="00703F6F">
              <w:rPr>
                <w:rFonts w:asciiTheme="minorHAnsi" w:hAnsiTheme="minorHAnsi"/>
                <w:bCs/>
                <w:sz w:val="18"/>
                <w:szCs w:val="18"/>
              </w:rPr>
              <w:t>259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ANESTH-UNITS-REQ-REVIEW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ANESTHESIA UNITS/MINUTES REQUIRE MEDICAL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260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ANESTHESIA-UNITS-NOF</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ANESTHESIA BASE UNITS ARE NOT ON FILE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P</w:t>
            </w:r>
          </w:p>
        </w:tc>
      </w:tr>
      <w:tr w:rsidR="00DA5C7E" w:rsidRPr="00D5382C" w:rsidTr="00DA5C7E">
        <w:trPr>
          <w:trHeight w:val="57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263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PROCEDURE-AGE-RESTRT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PROCEDURE ALLOWED FOR RECIP 0-30 DAYS OLD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703F6F" w:rsidRDefault="00DA5C7E" w:rsidP="00D5382C">
            <w:pPr>
              <w:jc w:val="center"/>
              <w:rPr>
                <w:rFonts w:asciiTheme="minorHAnsi" w:hAnsiTheme="minorHAnsi"/>
                <w:bCs/>
                <w:sz w:val="18"/>
                <w:szCs w:val="18"/>
              </w:rPr>
            </w:pPr>
            <w:r w:rsidRPr="00703F6F">
              <w:rPr>
                <w:rFonts w:asciiTheme="minorHAnsi" w:hAnsiTheme="minorHAnsi"/>
                <w:bCs/>
                <w:sz w:val="18"/>
                <w:szCs w:val="18"/>
              </w:rPr>
              <w:t>264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PA-01 REQUIRES REVIE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703F6F" w:rsidRDefault="00DA5C7E" w:rsidP="00D5382C">
            <w:pPr>
              <w:rPr>
                <w:rFonts w:asciiTheme="minorHAnsi" w:hAnsiTheme="minorHAnsi"/>
                <w:bCs/>
                <w:sz w:val="18"/>
                <w:szCs w:val="18"/>
              </w:rPr>
            </w:pPr>
            <w:r w:rsidRPr="00703F6F">
              <w:rPr>
                <w:rFonts w:asciiTheme="minorHAnsi" w:hAnsiTheme="minorHAnsi"/>
                <w:bCs/>
                <w:sz w:val="18"/>
                <w:szCs w:val="18"/>
              </w:rPr>
              <w:t>PA-01 FORM REQUIRES REVIEW FOR VALIDITY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265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SURG REQUIRES PA-0</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SURGERY DONE AS IP REQUIRES VALID PA-01 FORM</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280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MANUAL-PRICE-PEND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MANUAL PRICING REQUIRED/HARD COPY BILL</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P</w:t>
            </w:r>
          </w:p>
        </w:tc>
      </w:tr>
      <w:tr w:rsidR="00DA5C7E" w:rsidRPr="00D5382C" w:rsidTr="00DA5C7E">
        <w:trPr>
          <w:trHeight w:val="44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284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MANUAL-PRICE-GR-BILLED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MANUAL PRICE EXCEEDS BILLED CHARGES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P</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285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PAYMENT-GR-BILL-CHARGE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PAYMENT EXCEEDS BILLED CHARGES/REQUIRES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P</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320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REF-ASSIST-MISS-REF1</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REFERRAL ASSISTANCE MISSING AND REQUIRED FOR REFERRAL 1</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323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REF-ASSIST-MISS-REF2</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REFERRAL ASSISTANCE MISSING AND REQUIRED FOR REFERRAL 2</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324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REF-ASSIST-MISS-REF3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REFERRAL ASSISTANCE MISSING AND REQUIRED FOR REFERRAL 3</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ABORTION JUST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DOES NOT MEET PROGRAM CRITERIA FOR ABORTION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STERILIZATION &lt; 21</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STERILIZATION IS NOT COVERED FOR RECIPIENT UNDER 21</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6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AUTH MINOR UNM MO</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FOUND NO DOCUMENT/OVERRIDE CODE MINOR UNM MOTHER/UNBORN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CONSENT 30/180 DAYS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CONSENT MUST BE AT LEAST 30 DAYS BUT NO MORE THAN 180 DAYS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7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SERVICE LIMIT 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ATTACHMENT REVIEW SERVICE LIMITS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ABORTION-REQUIRES-REVIEW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ABORTION REQUIRES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STERILIZATION-REQUIRES-REVIEW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STERILIZATION OFS FORM 96 REQUIRES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338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HYSTERECTOMY-REQUIRES-REVIEW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HYSTERECTOMY REQUIRES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347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MAX 23 DAYS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MAXIMUM MONTHLY DAYS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6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368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REASON-REF-MISS-REF1</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REASON FOR REFERRAL MISSING AND REQUIRED FOR REFERRAL 1</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390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SERV  MAX 1 PER MO</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SERVICE EXCEEDS MAXIMUM ALLOWABLE OF 1 PER MONTH</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4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399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REASON-REF-MISS-REF2</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REASON FOR REFERRAL MISSING AND REQUIRED FOR REFERRAL 2</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12"/>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400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REFER-PHYS-REQD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REFERRING/ATTENDING PHYSICIAN REQUIRED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402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NO-SERV-EXCEEDS-MAX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NUMBER OF SERVICES EXCEEDS STATE MAX/ CUTBACK APPLIED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E/D</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A35F3C" w:rsidRDefault="00DA5C7E" w:rsidP="00D5382C">
            <w:pPr>
              <w:jc w:val="center"/>
              <w:rPr>
                <w:rFonts w:asciiTheme="minorHAnsi" w:hAnsiTheme="minorHAnsi"/>
                <w:bCs/>
                <w:sz w:val="18"/>
                <w:szCs w:val="18"/>
              </w:rPr>
            </w:pPr>
            <w:r w:rsidRPr="00A35F3C">
              <w:rPr>
                <w:rFonts w:asciiTheme="minorHAnsi" w:hAnsiTheme="minorHAnsi"/>
                <w:bCs/>
                <w:sz w:val="18"/>
                <w:szCs w:val="18"/>
              </w:rPr>
              <w:lastRenderedPageBreak/>
              <w:t>403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MULTIPLE SURGERY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MULTIPLE SURGERY - PENDED FOR MANUAL PRICING</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3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A35F3C" w:rsidRDefault="00DA5C7E" w:rsidP="00D5382C">
            <w:pPr>
              <w:jc w:val="center"/>
              <w:rPr>
                <w:rFonts w:asciiTheme="minorHAnsi" w:hAnsiTheme="minorHAnsi"/>
                <w:bCs/>
                <w:sz w:val="18"/>
                <w:szCs w:val="18"/>
              </w:rPr>
            </w:pPr>
            <w:r w:rsidRPr="00A35F3C">
              <w:rPr>
                <w:rFonts w:asciiTheme="minorHAnsi" w:hAnsiTheme="minorHAnsi"/>
                <w:bCs/>
                <w:sz w:val="18"/>
                <w:szCs w:val="18"/>
              </w:rPr>
              <w:t>406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EXCEEDS TREATMENTS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EXCEEDS 3 CHIRO TREATMENTS SAME DAY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02"/>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410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REASON-REF-MISS-REF3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REASON FOR REFERRAL MISSING AND REQUIRED FOR REFERRAL 3</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3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411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REF-NAME-MISS-REF1</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REFERRED TO NAME IS MISSING AND REQUIRED FOR REFERRAL 1</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92"/>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412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REF-NAME-MISS-REF2</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REFERRED TO NAME MISSING AND REQUIRED FOR REFERRAL #2</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4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A35F3C" w:rsidRDefault="00DA5C7E" w:rsidP="00D5382C">
            <w:pPr>
              <w:jc w:val="center"/>
              <w:rPr>
                <w:rFonts w:asciiTheme="minorHAnsi" w:hAnsiTheme="minorHAnsi"/>
                <w:bCs/>
                <w:sz w:val="18"/>
                <w:szCs w:val="18"/>
              </w:rPr>
            </w:pPr>
            <w:r w:rsidRPr="00A35F3C">
              <w:rPr>
                <w:rFonts w:asciiTheme="minorHAnsi" w:hAnsiTheme="minorHAnsi"/>
                <w:bCs/>
                <w:sz w:val="18"/>
                <w:szCs w:val="18"/>
              </w:rPr>
              <w:t>413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DME-REQUIRES-PRIOR-AUTH</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DME REQUIRES PRIOR AUTHORIZATION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6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414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REF-NAME-MISS-REF3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REFERRED TO NAME MISSING AND REQUIRED FOR REFERRAL #3</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47"/>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A35F3C" w:rsidRDefault="00DA5C7E" w:rsidP="00D5382C">
            <w:pPr>
              <w:jc w:val="center"/>
              <w:rPr>
                <w:rFonts w:asciiTheme="minorHAnsi" w:hAnsiTheme="minorHAnsi"/>
                <w:bCs/>
                <w:sz w:val="18"/>
                <w:szCs w:val="18"/>
              </w:rPr>
            </w:pPr>
            <w:r w:rsidRPr="00A35F3C">
              <w:rPr>
                <w:rFonts w:asciiTheme="minorHAnsi" w:hAnsiTheme="minorHAnsi"/>
                <w:bCs/>
                <w:sz w:val="18"/>
                <w:szCs w:val="18"/>
              </w:rPr>
              <w:t>415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PA AMOUNT GR LEVEL3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35F3C" w:rsidRDefault="00DA5C7E" w:rsidP="00D5382C">
            <w:pPr>
              <w:rPr>
                <w:rFonts w:asciiTheme="minorHAnsi" w:hAnsiTheme="minorHAnsi"/>
                <w:bCs/>
                <w:sz w:val="18"/>
                <w:szCs w:val="18"/>
              </w:rPr>
            </w:pPr>
            <w:r w:rsidRPr="00A35F3C">
              <w:rPr>
                <w:rFonts w:asciiTheme="minorHAnsi" w:hAnsiTheme="minorHAnsi"/>
                <w:bCs/>
                <w:sz w:val="18"/>
                <w:szCs w:val="18"/>
              </w:rPr>
              <w:t>PRIOR AUTHORIZED AMOUNT GREATER THAN LEVEL 3 CHARGE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416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REF-PHONE-MISS-REF1</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REFERRED TO PHONE IS MISSING/REQUIRED FOR REFERRAL #1</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417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REF-PHONE-MISS-REF2</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REFERRED TO PHONE IS MISSING/REQUIRED FOR REFERRAL #2</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418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REF-PHONE-MISS-REF3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REFERRED TO PHONE IS MISSING/REQUIRED FOR REFERRAL #3</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7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419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OFS REV PA DT GT DOS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OFS TO REVIEW-PA DATE GREATER THAN SERVICE DATE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93"/>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422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ONE H.HLTH NURSE/DAY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ONLY ONE HOME HEALTH NURSE VISIT ALLOWED PER DAY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423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ONE H.HLTH AIDE/DAY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ONLY ONE HOME HEALTH AIDE VISIT ALLOWED PER DAY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468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JUSTIFY EYEGLASSES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DOCUMENTATION FOR MORE THAN 3 EYEGLASSES PER YEAR</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02"/>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469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EYEWEAR DENIED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LIMITATION MET - SUBMIT JUSTIFICATION FOR ADD'L EYEWEAR</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470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SUBMIT-ANESTH-DOC</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ATTACH ANESTHESIA RECORD AND DOCUMENT MEDICAL NECESSITY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477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JUSTIFY OVER 1/A/YR</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SEND DOC TO JUSTIFY OVER ONE PROCEDURE PER YEAR</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7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478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SONOGRAM-AND REPORTS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WRITTEN SONOGRAM RESULTS WITH OP PATH AND HISTORY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488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ONLY-1ST DIAG,VS PD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KELOID TREATMENT-ONLY FIRST DIAGNOSTIC VISIT IS PAID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496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DOC MEDICA NECESSITY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SUBMIT DOCUMENTATION TO WARRANT MEDICAL NECESSITY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510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ALLOW 1 PER 7 YEARS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 1 OF THESE PROCS IN 7 YEARS PER RECIP/PROVIDER</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512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VNS REPROGRAMMING</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SUBMIT MEDICAL DOCUMENTATION TO JUSTIFY REPROGRAMMING</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02"/>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533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EXCEEDS MAX ER REVS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EXCEEDS MAXIMUM ER REVENUE CODES PER VISIT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534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PA-APRVD-PROC-DELETED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PRIOR AUTHORIZATION APPROVED PRIOR TO DELETION OF PROCEDURE CODE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83"/>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538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REVIEW-DIAG-MED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REVIEW DIAGNOSIS AND/OR ATTACHMENT FOR MEDICAL NECESSITY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48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542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UNITS EXCEED DAILY MAX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UNITS EXCEED MAXIMUM ALLOWED DAILY LIMIT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564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MAX EXCEEDS LIFETIME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MAXIMUM SERVICES EXCEEDED-LIFETIME/CLAIMCHECK</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565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MAX SERVICE SAME DAY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MAXIMUM SERVICES EXCEEDED SAME DAY/CLAIMCHECK</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597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PA/CLM MOD NOT SAME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 MODIFIER DOES NOT MATCH CLAIM MODIFIER</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6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599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SONOS NOT JUST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DOCUMENTATION DOES NOT JUSTIFY ADDITIONAL SONOGRAMS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4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616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ONE PANEL/PREGNANCY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 ONE PRENATAL LAB PANEL PER PREGNANCY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48"/>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620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PAN &amp; IND CODE/ PANE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ONE URINALYSIS PER PREGNANCY PAYABLE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38"/>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621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RESUBMIT-WITH-REPORTS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RESUBMIT WITH OPERATIVE AND PATHOLOGY REPORTS AND HISTORY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623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EXCEEDS ONE PER YEAR</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SEND DOCUMENTAION TO JUSTIFY MORE THAN ONE PER YEAR</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625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MED NEC INSUFFICIENT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DOCUMENTATION OF MEDICAL NECESSITY INSUFFICIENT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627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MED NECESSITY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PROOF OF MEDICAL NECESSITY AND EPSDT REFERRAL</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47"/>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628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NEED EPSDT &amp; MED NEC</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NEED EPSDT REFERRAL AND PROOF OF MEDICAL NECESSITY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640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MAX,PHYS,YRS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MAXIMUM ALLOWED BY SAME PHYSICIAN W/I 3 YEARS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02"/>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641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EXCEEDS MAX/HOSPITAL</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EXCEEDS MAXIMUM ALLOWED PER HOSPITALIZATION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47"/>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642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1 CONSLT/PHYS/HOSP</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 1 INITIAL CONSULT-SAME PHYS.PER HOSPITALIZATION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643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DAY MAX VISI</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DAILY MAXIMUM ALLOWED VISITS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646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DAY MAX VISI</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DAILY MAXIMUM VISITS PER PROVIDER/SPECIALTY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664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1 PAYABLE/180 DAYS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 ONE (1) PAYABLE PER 180 DAYS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Pr>
                <w:rFonts w:asciiTheme="minorHAnsi" w:hAnsiTheme="minorHAnsi"/>
                <w:sz w:val="18"/>
                <w:szCs w:val="18"/>
              </w:rPr>
              <w:t>E</w:t>
            </w:r>
          </w:p>
        </w:tc>
      </w:tr>
      <w:tr w:rsidR="00DA5C7E" w:rsidRPr="00D5382C" w:rsidTr="00DA5C7E">
        <w:trPr>
          <w:trHeight w:val="503"/>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696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PROBLEM CODE PD 2YRS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PROBLEM ORIENTED CODE PAID WITHIN 2 YEARS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48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709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STERILIZATION-REVIEW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STERILIZATION CONSENT FORM INCORRECT/ILLEGIBLE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02"/>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712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INITIAL HOSP INPT PD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ONE INITIAL HOSPITAL INPATIENT SERVICE PAID PER ADMISS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93"/>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715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2ND. VISIT SAME DAY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FOUND DUPLICATE VISIT SAME DAY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726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MULTIPLE SURGERY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MULTIPLE SURGERY-PENDED FOR REVIEW</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6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727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DAILY MAX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DAILY SERVICE MAXIMUM</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76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AE6DA5" w:rsidRDefault="00DA5C7E" w:rsidP="00D5382C">
            <w:pPr>
              <w:jc w:val="center"/>
              <w:rPr>
                <w:rFonts w:asciiTheme="minorHAnsi" w:hAnsiTheme="minorHAnsi"/>
                <w:b/>
                <w:color w:val="FF0000"/>
                <w:sz w:val="18"/>
                <w:szCs w:val="18"/>
              </w:rPr>
            </w:pPr>
            <w:r w:rsidRPr="00AE6DA5">
              <w:rPr>
                <w:rFonts w:asciiTheme="minorHAnsi" w:hAnsiTheme="minorHAnsi"/>
                <w:b/>
                <w:color w:val="FF0000"/>
                <w:sz w:val="18"/>
                <w:szCs w:val="18"/>
              </w:rPr>
              <w:t>730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AE6DA5" w:rsidRDefault="00DA5C7E" w:rsidP="00D5382C">
            <w:pPr>
              <w:rPr>
                <w:rFonts w:asciiTheme="minorHAnsi" w:hAnsiTheme="minorHAnsi"/>
                <w:b/>
                <w:color w:val="FF0000"/>
                <w:sz w:val="18"/>
                <w:szCs w:val="18"/>
              </w:rPr>
            </w:pPr>
            <w:r w:rsidRPr="00AE6DA5">
              <w:rPr>
                <w:rFonts w:asciiTheme="minorHAnsi" w:hAnsiTheme="minorHAnsi"/>
                <w:b/>
                <w:color w:val="FF0000"/>
                <w:sz w:val="18"/>
                <w:szCs w:val="18"/>
              </w:rPr>
              <w:t>1 INP HSP VST PER DA</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E6DA5" w:rsidRDefault="00DA5C7E" w:rsidP="00D5382C">
            <w:pPr>
              <w:rPr>
                <w:rFonts w:asciiTheme="minorHAnsi" w:hAnsiTheme="minorHAnsi"/>
                <w:b/>
                <w:color w:val="FF0000"/>
                <w:sz w:val="18"/>
                <w:szCs w:val="18"/>
              </w:rPr>
            </w:pPr>
            <w:r w:rsidRPr="00AE6DA5">
              <w:rPr>
                <w:rFonts w:asciiTheme="minorHAnsi" w:hAnsiTheme="minorHAnsi"/>
                <w:b/>
                <w:color w:val="FF0000"/>
                <w:sz w:val="18"/>
                <w:szCs w:val="18"/>
              </w:rPr>
              <w:t>ONE INP HOSP INITIAL/SUBSEQ CARE VISIT ALLOWED PER DAY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AE6DA5" w:rsidRDefault="00DA5C7E" w:rsidP="00D5382C">
            <w:pPr>
              <w:jc w:val="center"/>
              <w:rPr>
                <w:rFonts w:asciiTheme="minorHAnsi" w:hAnsiTheme="minorHAnsi"/>
                <w:b/>
                <w:color w:val="FF0000"/>
                <w:sz w:val="18"/>
                <w:szCs w:val="18"/>
              </w:rPr>
            </w:pPr>
            <w:r w:rsidRPr="00AE6DA5">
              <w:rPr>
                <w:rFonts w:asciiTheme="minorHAnsi" w:hAnsiTheme="minorHAnsi"/>
                <w:b/>
                <w:color w:val="FF0000"/>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734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EXCEEDS-MAX-UNITS-AL</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RECIPIENT HAS EXCEEDED MAXIMUM ALLOWED SERVICES PER 6MO</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47"/>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739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EXCEEDS-MAX-UNITS-AL</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RECIPIENT HAS EXCEEDED MAXIMUM ALLOWED SERVICES PER YR</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742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ALLOW 1 PER 5 YEARS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 1 OF THESE PROCS ALLOWED IN 5 YEARS PER RECIP/PROV</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743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PREG EXCEEDED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MAX PER PREGNANCY EXCEEDED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6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745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1/PREG-158A NEEDED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ONE ALLOWED/PREG.;158-A NEEDED FOR UNUSUAL SITUATIONS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748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1 DEL.ALLOW. 6MTH.SP</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 1 DELIVERY ALLOWED IN 6 MONTH SPAN</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737"/>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751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HYSTERECTOMY-REVIEW</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HYSTERECTOMY REQUIRED ACKNOWLEDGEMENT OR PROOF PREVIOUSLY STERILE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45"/>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752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TL NEEDS OFS 96</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STERILIZATION REQUIRES OFS FORM 96.</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754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RVW READMIT/DSCHG DX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PEND FOR REVIEW OF READMIT/DISCHARGE DIAGNOSIS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756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DOC/READMIT SAME DAY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RESUBMIT WITH DOCUMENTATION OF DISC/READMIT SAME DATE</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3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761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DATED OP REPORT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DATED OPERATIVE REPORT FOR DATE BILLED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47"/>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762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DATED NOTES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SPECIFIC DATED NOTES FOR EACH DATE BILLED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769</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REFERRED TO P.A.</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TO BE REVIEWED BY PRIOR AUTHORIZATION;DO NOT RESUBMIT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38"/>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770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PERTINENT HIST/REQ</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RESUBMIT WITH PERTINENT HISTORY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6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771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L &amp; D RECORDS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RESUBMIT WITH LABOR AND DELIVERY RECORDS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778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CIRCLE UNLISTED DESC</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CIRCLE UNLISTED CODE DESCRIPTION IN-OPERATIVE REPORT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38"/>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782</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SEND DATED NOTES</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SONOGRAMS/PREGNANCY IN 270 DAYS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783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SONOS/270DAY</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JUSTIFY ADDITIONAL SONOGRAMS W PERTINENT DATED NOTES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4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F91A72" w:rsidRDefault="00DA5C7E" w:rsidP="00D5382C">
            <w:pPr>
              <w:jc w:val="center"/>
              <w:rPr>
                <w:rFonts w:asciiTheme="minorHAnsi" w:hAnsiTheme="minorHAnsi"/>
                <w:b/>
                <w:color w:val="FF0000"/>
                <w:sz w:val="18"/>
                <w:szCs w:val="18"/>
              </w:rPr>
            </w:pPr>
            <w:r w:rsidRPr="00F91A72">
              <w:rPr>
                <w:rFonts w:asciiTheme="minorHAnsi" w:hAnsiTheme="minorHAnsi"/>
                <w:b/>
                <w:color w:val="FF0000"/>
                <w:sz w:val="18"/>
                <w:szCs w:val="18"/>
              </w:rPr>
              <w:t>784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F91A72" w:rsidRDefault="00DA5C7E" w:rsidP="00D5382C">
            <w:pPr>
              <w:rPr>
                <w:rFonts w:asciiTheme="minorHAnsi" w:hAnsiTheme="minorHAnsi"/>
                <w:b/>
                <w:color w:val="FF0000"/>
                <w:sz w:val="18"/>
                <w:szCs w:val="18"/>
              </w:rPr>
            </w:pPr>
            <w:r w:rsidRPr="00F91A72">
              <w:rPr>
                <w:rFonts w:asciiTheme="minorHAnsi" w:hAnsiTheme="minorHAnsi"/>
                <w:b/>
                <w:color w:val="FF0000"/>
                <w:sz w:val="18"/>
                <w:szCs w:val="18"/>
              </w:rPr>
              <w:t>EXCEEDS MO LIMIT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F91A72" w:rsidRDefault="00DA5C7E" w:rsidP="00D5382C">
            <w:pPr>
              <w:rPr>
                <w:rFonts w:asciiTheme="minorHAnsi" w:hAnsiTheme="minorHAnsi"/>
                <w:b/>
                <w:color w:val="FF0000"/>
                <w:sz w:val="18"/>
                <w:szCs w:val="18"/>
              </w:rPr>
            </w:pPr>
            <w:r w:rsidRPr="00F91A72">
              <w:rPr>
                <w:rFonts w:asciiTheme="minorHAnsi" w:hAnsiTheme="minorHAnsi"/>
                <w:b/>
                <w:color w:val="FF0000"/>
                <w:sz w:val="18"/>
                <w:szCs w:val="18"/>
              </w:rPr>
              <w:t>EXCEEDS MONTHLY LIMIT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F91A72" w:rsidRDefault="00DA5C7E" w:rsidP="00D5382C">
            <w:pPr>
              <w:jc w:val="center"/>
              <w:rPr>
                <w:rFonts w:asciiTheme="minorHAnsi" w:hAnsiTheme="minorHAnsi"/>
                <w:b/>
                <w:color w:val="FF0000"/>
                <w:sz w:val="18"/>
                <w:szCs w:val="18"/>
              </w:rPr>
            </w:pPr>
            <w:r w:rsidRPr="00F91A72">
              <w:rPr>
                <w:rFonts w:asciiTheme="minorHAnsi" w:hAnsiTheme="minorHAnsi"/>
                <w:b/>
                <w:color w:val="FF0000"/>
                <w:sz w:val="18"/>
                <w:szCs w:val="18"/>
              </w:rPr>
              <w:t>O</w:t>
            </w:r>
          </w:p>
        </w:tc>
      </w:tr>
      <w:tr w:rsidR="00DA5C7E" w:rsidRPr="00D5382C" w:rsidTr="00DA5C7E">
        <w:trPr>
          <w:trHeight w:val="66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lastRenderedPageBreak/>
              <w:t>785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SERV REV/CHIRO CNSLT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SERVICE LIMIT REVIEW BY CHIROPRACTIC CONSULTANT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4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786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UNKNOWN ABBREVATION</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RESUBMIT WITH ABBREVATION LEGEND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900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LIFETIME LIMITS-ONE</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ONLY 1 NEWBORN HOSPITAL CARE PER RECIPIENT ALLOWED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901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UNITS WERE CUTBACK</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SERVICE LIMITS EXCEEDED - PARTIAL/FULL CUTBACK APPLIED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728"/>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904</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SVC BEYOND TIME LIM</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SERVICE PERFORMED BEYOND REQUIRED TIME SPECIFICATIONS</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02"/>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906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MAX ALLOWED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EXCEEDS MAMIMUM ALLOWED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907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PHY/CLINIC OVER MAX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PHYSICIAN/CLINIC VISITS EXCEEDS ANNUAL MAXIMUM</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908</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HH VISITS OVER 50</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HOME HEALTH VISITS EXCEEDS ANNUAL MAXIMUM ALLOWED (50)</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911</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HOSP DAYS OVER MAX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HOSPITAL DAYS EXCEED ANNUAL MAXIMUM ALLOWED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913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PHY/HOSP VIS OVER MX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PHYSICIAN HOSPITAL VISITS EXCEED ANNUAL MAXIMUM</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AE6DA5" w:rsidRDefault="00DA5C7E" w:rsidP="00D5382C">
            <w:pPr>
              <w:jc w:val="center"/>
              <w:rPr>
                <w:rFonts w:asciiTheme="minorHAnsi" w:hAnsiTheme="minorHAnsi"/>
                <w:b/>
                <w:color w:val="FF0000"/>
                <w:sz w:val="18"/>
                <w:szCs w:val="18"/>
              </w:rPr>
            </w:pPr>
            <w:r w:rsidRPr="00AE6DA5">
              <w:rPr>
                <w:rFonts w:asciiTheme="minorHAnsi" w:hAnsiTheme="minorHAnsi"/>
                <w:b/>
                <w:color w:val="FF0000"/>
                <w:sz w:val="18"/>
                <w:szCs w:val="18"/>
              </w:rPr>
              <w:t>915</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AE6DA5" w:rsidRDefault="00DA5C7E" w:rsidP="00D5382C">
            <w:pPr>
              <w:rPr>
                <w:rFonts w:asciiTheme="minorHAnsi" w:hAnsiTheme="minorHAnsi"/>
                <w:b/>
                <w:color w:val="FF0000"/>
                <w:sz w:val="18"/>
                <w:szCs w:val="18"/>
              </w:rPr>
            </w:pPr>
            <w:r w:rsidRPr="00AE6DA5">
              <w:rPr>
                <w:rFonts w:asciiTheme="minorHAnsi" w:hAnsiTheme="minorHAnsi"/>
                <w:b/>
                <w:color w:val="FF0000"/>
                <w:sz w:val="18"/>
                <w:szCs w:val="18"/>
              </w:rPr>
              <w:t>EMERG OP OVER 3</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AE6DA5" w:rsidRDefault="00DA5C7E" w:rsidP="00D5382C">
            <w:pPr>
              <w:rPr>
                <w:rFonts w:asciiTheme="minorHAnsi" w:hAnsiTheme="minorHAnsi"/>
                <w:b/>
                <w:color w:val="FF0000"/>
                <w:sz w:val="18"/>
                <w:szCs w:val="18"/>
              </w:rPr>
            </w:pPr>
            <w:r w:rsidRPr="00AE6DA5">
              <w:rPr>
                <w:rFonts w:asciiTheme="minorHAnsi" w:hAnsiTheme="minorHAnsi"/>
                <w:b/>
                <w:color w:val="FF0000"/>
                <w:sz w:val="18"/>
                <w:szCs w:val="18"/>
              </w:rPr>
              <w:t>EMERGENCY OUTPATIENT VISITS EXCEED ANNUAL MAXIMUM (3)</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AE6DA5" w:rsidRDefault="00DA5C7E" w:rsidP="00D5382C">
            <w:pPr>
              <w:jc w:val="center"/>
              <w:rPr>
                <w:rFonts w:asciiTheme="minorHAnsi" w:hAnsiTheme="minorHAnsi"/>
                <w:b/>
                <w:color w:val="FF0000"/>
                <w:sz w:val="18"/>
                <w:szCs w:val="18"/>
              </w:rPr>
            </w:pPr>
            <w:r w:rsidRPr="00AE6DA5">
              <w:rPr>
                <w:rFonts w:asciiTheme="minorHAnsi" w:hAnsiTheme="minorHAnsi"/>
                <w:b/>
                <w:color w:val="FF0000"/>
                <w:sz w:val="18"/>
                <w:szCs w:val="18"/>
              </w:rPr>
              <w:t>O</w:t>
            </w:r>
          </w:p>
        </w:tc>
      </w:tr>
      <w:tr w:rsidR="00DA5C7E" w:rsidRPr="00D5382C" w:rsidTr="00DA5C7E">
        <w:trPr>
          <w:trHeight w:val="765"/>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5272AF" w:rsidRDefault="00DA5C7E" w:rsidP="00D5382C">
            <w:pPr>
              <w:jc w:val="center"/>
              <w:rPr>
                <w:rFonts w:asciiTheme="minorHAnsi" w:hAnsiTheme="minorHAnsi"/>
                <w:b/>
                <w:bCs/>
                <w:color w:val="FF0000"/>
                <w:sz w:val="18"/>
                <w:szCs w:val="18"/>
              </w:rPr>
            </w:pPr>
            <w:r w:rsidRPr="005272AF">
              <w:rPr>
                <w:rFonts w:asciiTheme="minorHAnsi" w:hAnsiTheme="minorHAnsi"/>
                <w:b/>
                <w:bCs/>
                <w:color w:val="FF0000"/>
                <w:sz w:val="18"/>
                <w:szCs w:val="18"/>
              </w:rPr>
              <w:t>916</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5272AF" w:rsidRDefault="00DA5C7E" w:rsidP="00D5382C">
            <w:pPr>
              <w:rPr>
                <w:rFonts w:asciiTheme="minorHAnsi" w:hAnsiTheme="minorHAnsi"/>
                <w:b/>
                <w:bCs/>
                <w:color w:val="FF0000"/>
                <w:sz w:val="18"/>
                <w:szCs w:val="18"/>
              </w:rPr>
            </w:pPr>
            <w:r w:rsidRPr="005272AF">
              <w:rPr>
                <w:rFonts w:asciiTheme="minorHAnsi" w:hAnsiTheme="minorHAnsi"/>
                <w:b/>
                <w:bCs/>
                <w:color w:val="FF0000"/>
                <w:sz w:val="18"/>
                <w:szCs w:val="18"/>
              </w:rPr>
              <w:t>NON-EMER OP OVER 12</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5272AF" w:rsidRDefault="00DA5C7E" w:rsidP="00D5382C">
            <w:pPr>
              <w:rPr>
                <w:rFonts w:asciiTheme="minorHAnsi" w:hAnsiTheme="minorHAnsi"/>
                <w:b/>
                <w:bCs/>
                <w:color w:val="FF0000"/>
                <w:sz w:val="18"/>
                <w:szCs w:val="18"/>
              </w:rPr>
            </w:pPr>
            <w:r w:rsidRPr="005272AF">
              <w:rPr>
                <w:rFonts w:asciiTheme="minorHAnsi" w:hAnsiTheme="minorHAnsi"/>
                <w:b/>
                <w:bCs/>
                <w:color w:val="FF0000"/>
                <w:sz w:val="18"/>
                <w:szCs w:val="18"/>
              </w:rPr>
              <w:t>NON-EMERGENCY OUTPATIENT VISITS EXCEED MAXIMUM (12)</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5272AF" w:rsidRDefault="00DA5C7E" w:rsidP="00D5382C">
            <w:pPr>
              <w:jc w:val="center"/>
              <w:rPr>
                <w:rFonts w:asciiTheme="minorHAnsi" w:hAnsiTheme="minorHAnsi"/>
                <w:b/>
                <w:color w:val="FF0000"/>
                <w:sz w:val="18"/>
                <w:szCs w:val="18"/>
              </w:rPr>
            </w:pPr>
            <w:r w:rsidRPr="005272AF">
              <w:rPr>
                <w:rFonts w:asciiTheme="minorHAnsi" w:hAnsiTheme="minorHAnsi"/>
                <w:b/>
                <w:color w:val="FF0000"/>
                <w:sz w:val="18"/>
                <w:szCs w:val="18"/>
              </w:rPr>
              <w:t>O</w:t>
            </w:r>
          </w:p>
        </w:tc>
      </w:tr>
      <w:tr w:rsidR="00DA5C7E" w:rsidRPr="00D5382C" w:rsidTr="00DA5C7E">
        <w:trPr>
          <w:trHeight w:val="71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917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OVER LIFETIME LIMIT</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LIFETIME LIMITS FOR THIS SERVICE HAVE BEEN EXCEEDED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530"/>
        </w:trPr>
        <w:tc>
          <w:tcPr>
            <w:tcW w:w="780" w:type="dxa"/>
            <w:tcBorders>
              <w:top w:val="single" w:sz="4" w:space="0" w:color="99CCFF"/>
              <w:left w:val="single" w:sz="4" w:space="0" w:color="auto"/>
              <w:bottom w:val="single" w:sz="4" w:space="0" w:color="99CCFF"/>
              <w:right w:val="single" w:sz="4" w:space="0" w:color="99CCFF"/>
            </w:tcBorders>
            <w:shd w:val="clear" w:color="000000" w:fill="FFFFFF"/>
            <w:noWrap/>
            <w:hideMark/>
          </w:tcPr>
          <w:p w:rsidR="00DA5C7E" w:rsidRPr="00220CCB" w:rsidRDefault="00DA5C7E" w:rsidP="00D5382C">
            <w:pPr>
              <w:jc w:val="center"/>
              <w:rPr>
                <w:rFonts w:asciiTheme="minorHAnsi" w:hAnsiTheme="minorHAnsi"/>
                <w:bCs/>
                <w:sz w:val="18"/>
                <w:szCs w:val="18"/>
              </w:rPr>
            </w:pPr>
            <w:r w:rsidRPr="00220CCB">
              <w:rPr>
                <w:rFonts w:asciiTheme="minorHAnsi" w:hAnsiTheme="minorHAnsi"/>
                <w:bCs/>
                <w:sz w:val="18"/>
                <w:szCs w:val="18"/>
              </w:rPr>
              <w:t>923</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noWrap/>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CHIROP E&amp;M VISIT MAX</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220CCB" w:rsidRDefault="00DA5C7E" w:rsidP="00D5382C">
            <w:pPr>
              <w:rPr>
                <w:rFonts w:asciiTheme="minorHAnsi" w:hAnsiTheme="minorHAnsi"/>
                <w:bCs/>
                <w:sz w:val="18"/>
                <w:szCs w:val="18"/>
              </w:rPr>
            </w:pPr>
            <w:r w:rsidRPr="00220CCB">
              <w:rPr>
                <w:rFonts w:asciiTheme="minorHAnsi" w:hAnsiTheme="minorHAnsi"/>
                <w:bCs/>
                <w:sz w:val="18"/>
                <w:szCs w:val="18"/>
              </w:rPr>
              <w:t>CHIROPRACTIC E &amp; M VISIT MAX REACHED</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D</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lastRenderedPageBreak/>
              <w:t>950</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OPERATIVE-REQUESTED</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ATTACH BOTH OPERATIVE AND HISTORY REPORT</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O</w:t>
            </w:r>
          </w:p>
        </w:tc>
      </w:tr>
      <w:tr w:rsidR="00DA5C7E" w:rsidRPr="00D5382C" w:rsidTr="00DA5C7E">
        <w:trPr>
          <w:trHeight w:val="620"/>
        </w:trPr>
        <w:tc>
          <w:tcPr>
            <w:tcW w:w="780" w:type="dxa"/>
            <w:tcBorders>
              <w:top w:val="single" w:sz="4" w:space="0" w:color="99CCFF"/>
              <w:left w:val="single" w:sz="4" w:space="0" w:color="auto"/>
              <w:bottom w:val="single" w:sz="4" w:space="0" w:color="99CCFF"/>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957</w:t>
            </w:r>
          </w:p>
        </w:tc>
        <w:tc>
          <w:tcPr>
            <w:tcW w:w="2478"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PROC/DIAG NO MED NEC</w:t>
            </w:r>
          </w:p>
        </w:tc>
        <w:tc>
          <w:tcPr>
            <w:tcW w:w="4320" w:type="dxa"/>
            <w:tcBorders>
              <w:top w:val="single" w:sz="4" w:space="0" w:color="99CCFF"/>
              <w:left w:val="single" w:sz="4" w:space="0" w:color="99CCFF"/>
              <w:bottom w:val="single" w:sz="4" w:space="0" w:color="99CCFF"/>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PROCEDURE/DIAGNOSIS NOT MEDICALLY NECESSARY</w:t>
            </w:r>
          </w:p>
        </w:tc>
        <w:tc>
          <w:tcPr>
            <w:tcW w:w="897" w:type="dxa"/>
            <w:tcBorders>
              <w:top w:val="single" w:sz="4" w:space="0" w:color="99CCFF"/>
              <w:left w:val="single" w:sz="4" w:space="0" w:color="99CCFF"/>
              <w:bottom w:val="single" w:sz="4" w:space="0" w:color="99CCFF"/>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r w:rsidR="00DA5C7E" w:rsidRPr="00D5382C" w:rsidTr="00DA5C7E">
        <w:trPr>
          <w:trHeight w:val="620"/>
        </w:trPr>
        <w:tc>
          <w:tcPr>
            <w:tcW w:w="780" w:type="dxa"/>
            <w:tcBorders>
              <w:top w:val="single" w:sz="4" w:space="0" w:color="99CCFF"/>
              <w:left w:val="single" w:sz="4" w:space="0" w:color="auto"/>
              <w:bottom w:val="single" w:sz="4" w:space="0" w:color="auto"/>
              <w:right w:val="single" w:sz="4" w:space="0" w:color="99CCFF"/>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960</w:t>
            </w:r>
          </w:p>
        </w:tc>
        <w:tc>
          <w:tcPr>
            <w:tcW w:w="2478" w:type="dxa"/>
            <w:tcBorders>
              <w:top w:val="single" w:sz="4" w:space="0" w:color="99CCFF"/>
              <w:left w:val="single" w:sz="4" w:space="0" w:color="99CCFF"/>
              <w:bottom w:val="single" w:sz="4" w:space="0" w:color="auto"/>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NEED-AUTH-AND-REPORT</w:t>
            </w:r>
          </w:p>
        </w:tc>
        <w:tc>
          <w:tcPr>
            <w:tcW w:w="4320" w:type="dxa"/>
            <w:tcBorders>
              <w:top w:val="single" w:sz="4" w:space="0" w:color="99CCFF"/>
              <w:left w:val="single" w:sz="4" w:space="0" w:color="99CCFF"/>
              <w:bottom w:val="single" w:sz="4" w:space="0" w:color="auto"/>
              <w:right w:val="single" w:sz="4" w:space="0" w:color="99CCFF"/>
            </w:tcBorders>
            <w:shd w:val="clear" w:color="000000" w:fill="FFFFFF"/>
            <w:hideMark/>
          </w:tcPr>
          <w:p w:rsidR="00DA5C7E" w:rsidRPr="00D5382C" w:rsidRDefault="00DA5C7E" w:rsidP="00D5382C">
            <w:pPr>
              <w:rPr>
                <w:rFonts w:asciiTheme="minorHAnsi" w:hAnsiTheme="minorHAnsi"/>
                <w:sz w:val="18"/>
                <w:szCs w:val="18"/>
              </w:rPr>
            </w:pPr>
            <w:r w:rsidRPr="00D5382C">
              <w:rPr>
                <w:rFonts w:asciiTheme="minorHAnsi" w:hAnsiTheme="minorHAnsi"/>
                <w:sz w:val="18"/>
                <w:szCs w:val="18"/>
              </w:rPr>
              <w:t>ATTACH BHSF AUTHORIZATION LETTER AND OPERATIVE REPORT</w:t>
            </w:r>
          </w:p>
        </w:tc>
        <w:tc>
          <w:tcPr>
            <w:tcW w:w="897" w:type="dxa"/>
            <w:tcBorders>
              <w:top w:val="single" w:sz="4" w:space="0" w:color="99CCFF"/>
              <w:left w:val="single" w:sz="4" w:space="0" w:color="99CCFF"/>
              <w:bottom w:val="single" w:sz="4" w:space="0" w:color="auto"/>
              <w:right w:val="single" w:sz="4" w:space="0" w:color="auto"/>
            </w:tcBorders>
            <w:shd w:val="clear" w:color="000000" w:fill="FFFFFF"/>
            <w:hideMark/>
          </w:tcPr>
          <w:p w:rsidR="00DA5C7E" w:rsidRPr="00D5382C" w:rsidRDefault="00DA5C7E" w:rsidP="00D5382C">
            <w:pPr>
              <w:jc w:val="center"/>
              <w:rPr>
                <w:rFonts w:asciiTheme="minorHAnsi" w:hAnsiTheme="minorHAnsi"/>
                <w:sz w:val="18"/>
                <w:szCs w:val="18"/>
              </w:rPr>
            </w:pPr>
            <w:r w:rsidRPr="00D5382C">
              <w:rPr>
                <w:rFonts w:asciiTheme="minorHAnsi" w:hAnsiTheme="minorHAnsi"/>
                <w:sz w:val="18"/>
                <w:szCs w:val="18"/>
              </w:rPr>
              <w:t>E</w:t>
            </w:r>
          </w:p>
        </w:tc>
      </w:tr>
    </w:tbl>
    <w:p w:rsidR="008F2C50" w:rsidRDefault="008F2C50" w:rsidP="00477BA2">
      <w:pPr>
        <w:spacing w:after="240"/>
        <w:sectPr w:rsidR="008F2C50" w:rsidSect="00D5382C">
          <w:pgSz w:w="15840" w:h="12240" w:orient="landscape"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8F2C50" w:rsidRPr="00904CBF" w:rsidRDefault="008F2C50" w:rsidP="008F2C50">
      <w:pPr>
        <w:pStyle w:val="AppendixStart"/>
        <w:numPr>
          <w:ilvl w:val="0"/>
          <w:numId w:val="0"/>
        </w:numPr>
      </w:pPr>
      <w:bookmarkStart w:id="352" w:name="_Toc323018299"/>
      <w:r>
        <w:lastRenderedPageBreak/>
        <w:t xml:space="preserve">Appendix </w:t>
      </w:r>
      <w:r w:rsidR="00443DD4">
        <w:t>J</w:t>
      </w:r>
      <w:bookmarkEnd w:id="352"/>
    </w:p>
    <w:p w:rsidR="008F2C50" w:rsidRDefault="008F2C50" w:rsidP="008F2C50">
      <w:pPr>
        <w:pStyle w:val="Heading2"/>
      </w:pPr>
      <w:bookmarkStart w:id="353" w:name="_Toc323018300"/>
      <w:r>
        <w:t>CCN TPL Discovery Web Application</w:t>
      </w:r>
      <w:bookmarkEnd w:id="353"/>
    </w:p>
    <w:p w:rsidR="008F2C50" w:rsidRDefault="008F2C50" w:rsidP="008F2C50">
      <w:r>
        <w:t>The following web page screens depict the web application that is made available to CCN organizations to identify and report to DHH the TPL information for Medicaid recipients who are linked.</w:t>
      </w:r>
    </w:p>
    <w:p w:rsidR="008F2C50" w:rsidRDefault="008F2C50" w:rsidP="008F2C50"/>
    <w:p w:rsidR="00436CA3" w:rsidRDefault="00045423" w:rsidP="00436CA3">
      <w:pPr>
        <w:ind w:left="1440" w:hanging="720"/>
        <w:rPr>
          <w:sz w:val="20"/>
          <w:szCs w:val="20"/>
        </w:rPr>
      </w:pPr>
      <w:r>
        <w:rPr>
          <w:noProof/>
          <w:sz w:val="20"/>
          <w:szCs w:val="20"/>
        </w:rPr>
        <w:lastRenderedPageBreak/>
        <w:drawing>
          <wp:inline distT="0" distB="0" distL="0" distR="0">
            <wp:extent cx="7000875" cy="56007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7007433" cy="5605947"/>
                    </a:xfrm>
                    <a:prstGeom prst="rect">
                      <a:avLst/>
                    </a:prstGeom>
                    <a:noFill/>
                    <a:ln w="9525">
                      <a:noFill/>
                      <a:miter lim="800000"/>
                      <a:headEnd/>
                      <a:tailEnd/>
                    </a:ln>
                  </pic:spPr>
                </pic:pic>
              </a:graphicData>
            </a:graphic>
          </wp:inline>
        </w:drawing>
      </w:r>
    </w:p>
    <w:p w:rsidR="00436CA3" w:rsidRPr="000D1327" w:rsidRDefault="00436CA3" w:rsidP="00436CA3">
      <w:pPr>
        <w:ind w:left="1440" w:hanging="720"/>
        <w:jc w:val="center"/>
        <w:rPr>
          <w:b/>
          <w:color w:val="0000FF"/>
          <w:sz w:val="20"/>
          <w:szCs w:val="20"/>
        </w:rPr>
      </w:pPr>
      <w:r w:rsidRPr="000D1327">
        <w:rPr>
          <w:b/>
          <w:color w:val="0000FF"/>
          <w:sz w:val="20"/>
          <w:szCs w:val="20"/>
          <w:highlight w:val="lightGray"/>
        </w:rPr>
        <w:t>TPL Entry Screen, Page 1</w:t>
      </w:r>
    </w:p>
    <w:p w:rsidR="00436CA3" w:rsidRDefault="00045423" w:rsidP="00436CA3">
      <w:pPr>
        <w:ind w:left="1440" w:hanging="720"/>
        <w:rPr>
          <w:sz w:val="20"/>
          <w:szCs w:val="20"/>
        </w:rPr>
      </w:pPr>
      <w:r>
        <w:rPr>
          <w:noProof/>
          <w:sz w:val="20"/>
          <w:szCs w:val="20"/>
        </w:rPr>
        <w:lastRenderedPageBreak/>
        <w:drawing>
          <wp:inline distT="0" distB="0" distL="0" distR="0">
            <wp:extent cx="7048500" cy="563880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7050792" cy="5640634"/>
                    </a:xfrm>
                    <a:prstGeom prst="rect">
                      <a:avLst/>
                    </a:prstGeom>
                    <a:noFill/>
                    <a:ln w="9525">
                      <a:noFill/>
                      <a:miter lim="800000"/>
                      <a:headEnd/>
                      <a:tailEnd/>
                    </a:ln>
                  </pic:spPr>
                </pic:pic>
              </a:graphicData>
            </a:graphic>
          </wp:inline>
        </w:drawing>
      </w:r>
    </w:p>
    <w:p w:rsidR="0079181F" w:rsidRDefault="006520DA" w:rsidP="0079181F">
      <w:pPr>
        <w:ind w:left="1440" w:hanging="720"/>
        <w:jc w:val="center"/>
        <w:rPr>
          <w:b/>
          <w:color w:val="0000FF"/>
          <w:sz w:val="20"/>
          <w:szCs w:val="20"/>
        </w:rPr>
      </w:pPr>
      <w:r w:rsidRPr="000D1327">
        <w:rPr>
          <w:b/>
          <w:color w:val="0000FF"/>
          <w:sz w:val="20"/>
          <w:szCs w:val="20"/>
          <w:highlight w:val="lightGray"/>
        </w:rPr>
        <w:t xml:space="preserve">TPL Entry Screen, Page </w:t>
      </w:r>
      <w:r>
        <w:rPr>
          <w:b/>
          <w:color w:val="0000FF"/>
          <w:sz w:val="20"/>
          <w:szCs w:val="20"/>
        </w:rPr>
        <w:t>2</w:t>
      </w:r>
    </w:p>
    <w:p w:rsidR="00DA5C7E" w:rsidRDefault="00DA5C7E" w:rsidP="00504340">
      <w:pPr>
        <w:rPr>
          <w:rStyle w:val="Heading2Char1"/>
        </w:rPr>
        <w:sectPr w:rsidR="00DA5C7E" w:rsidSect="00D5382C">
          <w:pgSz w:w="15840" w:h="12240" w:orient="landscape"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504340" w:rsidRDefault="00504340" w:rsidP="00504340">
      <w:bookmarkStart w:id="354" w:name="_Toc323018301"/>
      <w:r w:rsidRPr="00504340">
        <w:rPr>
          <w:rStyle w:val="Heading2Char1"/>
        </w:rPr>
        <w:lastRenderedPageBreak/>
        <w:t xml:space="preserve">Scopes of </w:t>
      </w:r>
      <w:r>
        <w:rPr>
          <w:rStyle w:val="Heading2Char1"/>
        </w:rPr>
        <w:t>C</w:t>
      </w:r>
      <w:r w:rsidRPr="00504340">
        <w:rPr>
          <w:rStyle w:val="Heading2Char1"/>
        </w:rPr>
        <w:t>overage</w:t>
      </w:r>
      <w:bookmarkEnd w:id="354"/>
      <w:r>
        <w:t xml:space="preserve"> </w:t>
      </w:r>
    </w:p>
    <w:p w:rsidR="00504340" w:rsidRDefault="00504340" w:rsidP="00504340">
      <w:r>
        <w:t>Below is the list from the MDW DED:</w:t>
      </w:r>
    </w:p>
    <w:p w:rsidR="00504340" w:rsidRDefault="00504340" w:rsidP="00504340"/>
    <w:tbl>
      <w:tblPr>
        <w:tblW w:w="6460" w:type="dxa"/>
        <w:tblInd w:w="-13" w:type="dxa"/>
        <w:tblCellMar>
          <w:left w:w="0" w:type="dxa"/>
          <w:right w:w="0" w:type="dxa"/>
        </w:tblCellMar>
        <w:tblLook w:val="04A0" w:firstRow="1" w:lastRow="0" w:firstColumn="1" w:lastColumn="0" w:noHBand="0" w:noVBand="1"/>
      </w:tblPr>
      <w:tblGrid>
        <w:gridCol w:w="1037"/>
        <w:gridCol w:w="5508"/>
      </w:tblGrid>
      <w:tr w:rsidR="00504340" w:rsidTr="00504340">
        <w:trPr>
          <w:trHeight w:val="480"/>
        </w:trPr>
        <w:tc>
          <w:tcPr>
            <w:tcW w:w="952" w:type="dxa"/>
            <w:tcBorders>
              <w:top w:val="single" w:sz="8" w:space="0" w:color="auto"/>
              <w:left w:val="single" w:sz="8" w:space="0" w:color="auto"/>
              <w:bottom w:val="nil"/>
              <w:right w:val="nil"/>
            </w:tcBorders>
            <w:shd w:val="clear" w:color="auto" w:fill="CCFFCC"/>
            <w:tcMar>
              <w:top w:w="0" w:type="dxa"/>
              <w:left w:w="108" w:type="dxa"/>
              <w:bottom w:w="0" w:type="dxa"/>
              <w:right w:w="108" w:type="dxa"/>
            </w:tcMar>
            <w:vAlign w:val="bottom"/>
            <w:hideMark/>
          </w:tcPr>
          <w:p w:rsidR="00504340" w:rsidRDefault="00504340">
            <w:pPr>
              <w:jc w:val="center"/>
              <w:rPr>
                <w:rFonts w:eastAsiaTheme="minorHAnsi"/>
                <w:b/>
                <w:bCs/>
                <w:sz w:val="18"/>
                <w:szCs w:val="18"/>
              </w:rPr>
            </w:pPr>
            <w:r>
              <w:rPr>
                <w:b/>
                <w:bCs/>
                <w:sz w:val="18"/>
                <w:szCs w:val="18"/>
              </w:rPr>
              <w:t>Scope of Coverage</w:t>
            </w:r>
          </w:p>
        </w:tc>
        <w:tc>
          <w:tcPr>
            <w:tcW w:w="5508" w:type="dxa"/>
            <w:tcBorders>
              <w:top w:val="single" w:sz="8" w:space="0" w:color="auto"/>
              <w:left w:val="nil"/>
              <w:bottom w:val="nil"/>
              <w:right w:val="single" w:sz="8" w:space="0" w:color="auto"/>
            </w:tcBorders>
            <w:shd w:val="clear" w:color="auto" w:fill="CCFFCC"/>
            <w:noWrap/>
            <w:tcMar>
              <w:top w:w="0" w:type="dxa"/>
              <w:left w:w="108" w:type="dxa"/>
              <w:bottom w:w="0" w:type="dxa"/>
              <w:right w:w="108" w:type="dxa"/>
            </w:tcMar>
            <w:vAlign w:val="bottom"/>
            <w:hideMark/>
          </w:tcPr>
          <w:p w:rsidR="00504340" w:rsidRDefault="00504340">
            <w:pPr>
              <w:rPr>
                <w:rFonts w:eastAsiaTheme="minorHAnsi"/>
                <w:b/>
                <w:bCs/>
                <w:sz w:val="18"/>
                <w:szCs w:val="18"/>
              </w:rPr>
            </w:pPr>
            <w:r>
              <w:rPr>
                <w:b/>
                <w:bCs/>
                <w:sz w:val="18"/>
                <w:szCs w:val="18"/>
              </w:rPr>
              <w:t>Description</w:t>
            </w:r>
          </w:p>
        </w:tc>
      </w:tr>
      <w:tr w:rsidR="00504340" w:rsidTr="00504340">
        <w:trPr>
          <w:trHeight w:val="255"/>
        </w:trPr>
        <w:tc>
          <w:tcPr>
            <w:tcW w:w="952" w:type="dxa"/>
            <w:tcBorders>
              <w:top w:val="single" w:sz="8" w:space="0" w:color="auto"/>
              <w:left w:val="single" w:sz="8" w:space="0" w:color="auto"/>
              <w:bottom w:val="nil"/>
              <w:right w:val="nil"/>
            </w:tcBorders>
            <w:tcMar>
              <w:top w:w="0" w:type="dxa"/>
              <w:left w:w="108" w:type="dxa"/>
              <w:bottom w:w="0" w:type="dxa"/>
              <w:right w:w="108" w:type="dxa"/>
            </w:tcMar>
            <w:vAlign w:val="bottom"/>
            <w:hideMark/>
          </w:tcPr>
          <w:p w:rsidR="00504340" w:rsidRDefault="00504340">
            <w:pPr>
              <w:jc w:val="center"/>
              <w:rPr>
                <w:rFonts w:eastAsiaTheme="minorHAnsi"/>
                <w:sz w:val="20"/>
                <w:szCs w:val="20"/>
              </w:rPr>
            </w:pPr>
            <w:r>
              <w:rPr>
                <w:sz w:val="20"/>
                <w:szCs w:val="20"/>
              </w:rPr>
              <w:t>00</w:t>
            </w:r>
          </w:p>
        </w:tc>
        <w:tc>
          <w:tcPr>
            <w:tcW w:w="5508" w:type="dxa"/>
            <w:tcBorders>
              <w:top w:val="single" w:sz="8" w:space="0" w:color="auto"/>
              <w:left w:val="nil"/>
              <w:bottom w:val="nil"/>
              <w:right w:val="single" w:sz="8" w:space="0" w:color="auto"/>
            </w:tcBorders>
            <w:noWrap/>
            <w:tcMar>
              <w:top w:w="0" w:type="dxa"/>
              <w:left w:w="108" w:type="dxa"/>
              <w:bottom w:w="0" w:type="dxa"/>
              <w:right w:w="108" w:type="dxa"/>
            </w:tcMar>
            <w:vAlign w:val="bottom"/>
            <w:hideMark/>
          </w:tcPr>
          <w:p w:rsidR="00504340" w:rsidRDefault="00504340">
            <w:pPr>
              <w:rPr>
                <w:rFonts w:eastAsiaTheme="minorHAnsi"/>
                <w:sz w:val="20"/>
                <w:szCs w:val="20"/>
              </w:rPr>
            </w:pPr>
            <w:r>
              <w:rPr>
                <w:sz w:val="20"/>
                <w:szCs w:val="20"/>
              </w:rPr>
              <w:t>Not Available</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01</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Major Medical</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02</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Medicare Supplement</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03</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Physician, Dental and Drugs</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04</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Physician, Dental</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05</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Physician, Drugs</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06</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Physician</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07</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Dental and Drugs</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08</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Dental</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09</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Drugs</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10</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Hospital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11</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Inpatient Hospital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12</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Outpatient Hospital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13</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Physician, Dental and Drugs</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14</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Physician and Dental</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15</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Physician and Drugs</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16</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Physician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17</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Dental and Drugs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18</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Dental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19</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Drugs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20</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Nursing Home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21</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Cancer Only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22</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CHAMPUS/CHAMPVA</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23</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Veterans Administration</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24</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Transportation</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25</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HMO</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26</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Carrier declared Bankruptcy</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27</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Major Medical without maternity benefits</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28</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HMO/Insurance Premium Paid by Medicaid GHIPP Program</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29</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Skilled Nursing Care</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30</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Medicare HMO (Part C)</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31</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Physician Only HMO</w:t>
            </w:r>
          </w:p>
        </w:tc>
      </w:tr>
      <w:tr w:rsidR="00504340" w:rsidTr="00504340">
        <w:trPr>
          <w:trHeight w:val="255"/>
        </w:trPr>
        <w:tc>
          <w:tcPr>
            <w:tcW w:w="952" w:type="dxa"/>
            <w:tcBorders>
              <w:top w:val="nil"/>
              <w:left w:val="single" w:sz="8" w:space="0" w:color="auto"/>
              <w:bottom w:val="nil"/>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32</w:t>
            </w:r>
          </w:p>
        </w:tc>
        <w:tc>
          <w:tcPr>
            <w:tcW w:w="5508" w:type="dxa"/>
            <w:tcBorders>
              <w:top w:val="nil"/>
              <w:left w:val="nil"/>
              <w:bottom w:val="nil"/>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Pharmacy (PBM)</w:t>
            </w:r>
          </w:p>
        </w:tc>
      </w:tr>
      <w:tr w:rsidR="00504340" w:rsidTr="00504340">
        <w:trPr>
          <w:trHeight w:val="255"/>
        </w:trPr>
        <w:tc>
          <w:tcPr>
            <w:tcW w:w="952" w:type="dxa"/>
            <w:tcBorders>
              <w:top w:val="nil"/>
              <w:left w:val="single" w:sz="8" w:space="0" w:color="auto"/>
              <w:bottom w:val="single" w:sz="8" w:space="0" w:color="auto"/>
              <w:right w:val="nil"/>
            </w:tcBorders>
            <w:tcMar>
              <w:top w:w="0" w:type="dxa"/>
              <w:left w:w="108" w:type="dxa"/>
              <w:bottom w:w="0" w:type="dxa"/>
              <w:right w:w="108" w:type="dxa"/>
            </w:tcMar>
            <w:hideMark/>
          </w:tcPr>
          <w:p w:rsidR="00504340" w:rsidRDefault="00504340">
            <w:pPr>
              <w:jc w:val="center"/>
              <w:rPr>
                <w:rFonts w:eastAsiaTheme="minorHAnsi"/>
                <w:sz w:val="20"/>
                <w:szCs w:val="20"/>
              </w:rPr>
            </w:pPr>
            <w:r>
              <w:rPr>
                <w:sz w:val="20"/>
                <w:szCs w:val="20"/>
              </w:rPr>
              <w:t>33</w:t>
            </w:r>
          </w:p>
        </w:tc>
        <w:tc>
          <w:tcPr>
            <w:tcW w:w="5508" w:type="dxa"/>
            <w:tcBorders>
              <w:top w:val="nil"/>
              <w:left w:val="nil"/>
              <w:bottom w:val="single" w:sz="8" w:space="0" w:color="auto"/>
              <w:right w:val="single" w:sz="8" w:space="0" w:color="auto"/>
            </w:tcBorders>
            <w:tcMar>
              <w:top w:w="0" w:type="dxa"/>
              <w:left w:w="108" w:type="dxa"/>
              <w:bottom w:w="0" w:type="dxa"/>
              <w:right w:w="108" w:type="dxa"/>
            </w:tcMar>
            <w:hideMark/>
          </w:tcPr>
          <w:p w:rsidR="00504340" w:rsidRDefault="00504340">
            <w:pPr>
              <w:rPr>
                <w:rFonts w:eastAsiaTheme="minorHAnsi"/>
                <w:sz w:val="20"/>
                <w:szCs w:val="20"/>
              </w:rPr>
            </w:pPr>
            <w:r>
              <w:rPr>
                <w:sz w:val="20"/>
                <w:szCs w:val="20"/>
              </w:rPr>
              <w:t>HMO No Maternity</w:t>
            </w:r>
          </w:p>
        </w:tc>
      </w:tr>
    </w:tbl>
    <w:p w:rsidR="00504340" w:rsidRDefault="00504340" w:rsidP="00504340">
      <w:pPr>
        <w:rPr>
          <w:rFonts w:ascii="Calibri" w:eastAsiaTheme="minorHAnsi" w:hAnsi="Calibri" w:cs="Calibri"/>
        </w:rPr>
      </w:pPr>
    </w:p>
    <w:p w:rsidR="009F66FF" w:rsidRDefault="009F66FF" w:rsidP="00504340">
      <w:pPr>
        <w:ind w:left="1440" w:hanging="720"/>
        <w:rPr>
          <w:b/>
          <w:color w:val="0000FF"/>
          <w:sz w:val="20"/>
          <w:szCs w:val="20"/>
        </w:rPr>
        <w:sectPr w:rsidR="009F66FF" w:rsidSect="00AD2060">
          <w:pgSz w:w="12240" w:h="15840"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pPr>
    </w:p>
    <w:p w:rsidR="009F66FF" w:rsidRPr="00904CBF" w:rsidRDefault="009F66FF" w:rsidP="009F66FF">
      <w:pPr>
        <w:pStyle w:val="AppendixStart"/>
        <w:numPr>
          <w:ilvl w:val="0"/>
          <w:numId w:val="0"/>
        </w:numPr>
      </w:pPr>
      <w:bookmarkStart w:id="355" w:name="_Toc323018302"/>
      <w:r>
        <w:lastRenderedPageBreak/>
        <w:t>Appendix K</w:t>
      </w:r>
      <w:bookmarkEnd w:id="355"/>
    </w:p>
    <w:p w:rsidR="009F66FF" w:rsidRDefault="00B634AC" w:rsidP="009F66FF">
      <w:pPr>
        <w:pStyle w:val="Heading2"/>
      </w:pPr>
      <w:bookmarkStart w:id="356" w:name="_Toc323018303"/>
      <w:r>
        <w:t>Administrative Fee Payments Crosswalk</w:t>
      </w:r>
      <w:bookmarkEnd w:id="356"/>
    </w:p>
    <w:p w:rsidR="009F66FF" w:rsidRDefault="009F66FF" w:rsidP="009F66FF"/>
    <w:p w:rsidR="009F66FF" w:rsidRDefault="009F66FF" w:rsidP="009F66FF"/>
    <w:tbl>
      <w:tblPr>
        <w:tblW w:w="7281" w:type="dxa"/>
        <w:tblInd w:w="93" w:type="dxa"/>
        <w:tblLook w:val="04A0" w:firstRow="1" w:lastRow="0" w:firstColumn="1" w:lastColumn="0" w:noHBand="0" w:noVBand="1"/>
      </w:tblPr>
      <w:tblGrid>
        <w:gridCol w:w="960"/>
        <w:gridCol w:w="708"/>
        <w:gridCol w:w="1764"/>
        <w:gridCol w:w="689"/>
        <w:gridCol w:w="1100"/>
        <w:gridCol w:w="1100"/>
        <w:gridCol w:w="960"/>
      </w:tblGrid>
      <w:tr w:rsidR="00E47C1F" w:rsidRPr="00E47C1F" w:rsidTr="00E47C1F">
        <w:trPr>
          <w:trHeight w:val="300"/>
        </w:trPr>
        <w:tc>
          <w:tcPr>
            <w:tcW w:w="5221" w:type="dxa"/>
            <w:gridSpan w:val="5"/>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b/>
                <w:bCs/>
                <w:i/>
                <w:iCs/>
                <w:color w:val="0000FF"/>
              </w:rPr>
            </w:pPr>
            <w:r w:rsidRPr="00E47C1F">
              <w:rPr>
                <w:rFonts w:ascii="Calibri" w:hAnsi="Calibri" w:cs="Times New Roman"/>
                <w:b/>
                <w:bCs/>
                <w:i/>
                <w:iCs/>
                <w:color w:val="0000FF"/>
              </w:rPr>
              <w:t>CCN-S (Shared) Administrative Fee Payment Codes</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300"/>
        </w:trPr>
        <w:tc>
          <w:tcPr>
            <w:tcW w:w="3432" w:type="dxa"/>
            <w:gridSpan w:val="3"/>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Publication Date: 10/20/2011</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300"/>
        </w:trPr>
        <w:tc>
          <w:tcPr>
            <w:tcW w:w="3432" w:type="dxa"/>
            <w:gridSpan w:val="3"/>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b/>
                <w:bCs/>
                <w:color w:val="000000"/>
              </w:rPr>
            </w:pPr>
            <w:r w:rsidRPr="00E47C1F">
              <w:rPr>
                <w:rFonts w:ascii="Calibri" w:hAnsi="Calibri" w:cs="Times New Roman"/>
                <w:b/>
                <w:bCs/>
                <w:color w:val="000000"/>
              </w:rPr>
              <w:t>SUBJECT TO CHANGE</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b/>
                <w:bCs/>
                <w:color w:val="000000"/>
              </w:rPr>
            </w:pPr>
          </w:p>
        </w:tc>
        <w:tc>
          <w:tcPr>
            <w:tcW w:w="708"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rPr>
            </w:pP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b/>
                <w:bCs/>
                <w:color w:val="000000"/>
              </w:rPr>
            </w:pPr>
            <w:r w:rsidRPr="00E47C1F">
              <w:rPr>
                <w:rFonts w:ascii="Calibri" w:hAnsi="Calibri" w:cs="Times New Roman"/>
                <w:b/>
                <w:bCs/>
                <w:color w:val="000000"/>
              </w:rPr>
              <w:t>CCNS1</w:t>
            </w:r>
          </w:p>
        </w:tc>
        <w:tc>
          <w:tcPr>
            <w:tcW w:w="2472" w:type="dxa"/>
            <w:gridSpan w:val="2"/>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rPr>
            </w:pPr>
            <w:r w:rsidRPr="00E47C1F">
              <w:rPr>
                <w:rFonts w:ascii="Calibri" w:hAnsi="Calibri" w:cs="Times New Roman"/>
              </w:rPr>
              <w:t>Family and Children</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b/>
                <w:bCs/>
                <w:color w:val="000000"/>
              </w:rPr>
            </w:pPr>
            <w:r w:rsidRPr="00E47C1F">
              <w:rPr>
                <w:rFonts w:ascii="Calibri" w:hAnsi="Calibri" w:cs="Times New Roman"/>
                <w:b/>
                <w:bCs/>
                <w:color w:val="000000"/>
              </w:rPr>
              <w:t>CCNS2</w:t>
            </w:r>
          </w:p>
        </w:tc>
        <w:tc>
          <w:tcPr>
            <w:tcW w:w="2472" w:type="dxa"/>
            <w:gridSpan w:val="2"/>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rPr>
            </w:pPr>
            <w:r w:rsidRPr="00E47C1F">
              <w:rPr>
                <w:rFonts w:ascii="Calibri" w:hAnsi="Calibri" w:cs="Times New Roman"/>
              </w:rPr>
              <w:t>SSI/Foster Care</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c>
          <w:tcPr>
            <w:tcW w:w="708"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rPr>
            </w:pP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c>
          <w:tcPr>
            <w:tcW w:w="708"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rPr>
            </w:pP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p>
        </w:tc>
      </w:tr>
      <w:tr w:rsidR="00E47C1F" w:rsidRPr="00E47C1F" w:rsidTr="00E47C1F">
        <w:trPr>
          <w:trHeight w:val="765"/>
        </w:trPr>
        <w:tc>
          <w:tcPr>
            <w:tcW w:w="960" w:type="dxa"/>
            <w:tcBorders>
              <w:top w:val="single" w:sz="4" w:space="0" w:color="auto"/>
              <w:left w:val="single" w:sz="4" w:space="0" w:color="auto"/>
              <w:bottom w:val="single" w:sz="4" w:space="0" w:color="auto"/>
              <w:right w:val="nil"/>
            </w:tcBorders>
            <w:shd w:val="clear" w:color="000000" w:fill="DBE5F1"/>
            <w:hideMark/>
          </w:tcPr>
          <w:p w:rsidR="00E47C1F" w:rsidRPr="00E47C1F" w:rsidRDefault="00E47C1F" w:rsidP="00E47C1F">
            <w:pPr>
              <w:jc w:val="center"/>
              <w:rPr>
                <w:rFonts w:ascii="Calibri" w:hAnsi="Calibri" w:cs="Times New Roman"/>
                <w:b/>
                <w:bCs/>
                <w:color w:val="000000"/>
                <w:sz w:val="20"/>
                <w:szCs w:val="20"/>
              </w:rPr>
            </w:pPr>
            <w:r w:rsidRPr="00E47C1F">
              <w:rPr>
                <w:rFonts w:ascii="Calibri" w:hAnsi="Calibri" w:cs="Times New Roman"/>
                <w:b/>
                <w:bCs/>
                <w:color w:val="000000"/>
                <w:sz w:val="20"/>
                <w:szCs w:val="20"/>
              </w:rPr>
              <w:t>Aid Category</w:t>
            </w:r>
          </w:p>
        </w:tc>
        <w:tc>
          <w:tcPr>
            <w:tcW w:w="708" w:type="dxa"/>
            <w:tcBorders>
              <w:top w:val="single" w:sz="4" w:space="0" w:color="auto"/>
              <w:left w:val="nil"/>
              <w:bottom w:val="single" w:sz="4" w:space="0" w:color="auto"/>
              <w:right w:val="nil"/>
            </w:tcBorders>
            <w:shd w:val="clear" w:color="000000" w:fill="DBE5F1"/>
            <w:hideMark/>
          </w:tcPr>
          <w:p w:rsidR="00E47C1F" w:rsidRPr="00E47C1F" w:rsidRDefault="00E47C1F" w:rsidP="00E47C1F">
            <w:pPr>
              <w:jc w:val="center"/>
              <w:rPr>
                <w:rFonts w:ascii="Calibri" w:hAnsi="Calibri" w:cs="Times New Roman"/>
                <w:b/>
                <w:bCs/>
                <w:sz w:val="20"/>
                <w:szCs w:val="20"/>
              </w:rPr>
            </w:pPr>
            <w:r w:rsidRPr="00E47C1F">
              <w:rPr>
                <w:rFonts w:ascii="Calibri" w:hAnsi="Calibri" w:cs="Times New Roman"/>
                <w:b/>
                <w:bCs/>
                <w:sz w:val="20"/>
                <w:szCs w:val="20"/>
              </w:rPr>
              <w:t>Type Case</w:t>
            </w:r>
          </w:p>
        </w:tc>
        <w:tc>
          <w:tcPr>
            <w:tcW w:w="1764" w:type="dxa"/>
            <w:tcBorders>
              <w:top w:val="single" w:sz="4" w:space="0" w:color="auto"/>
              <w:left w:val="nil"/>
              <w:bottom w:val="single" w:sz="4" w:space="0" w:color="auto"/>
              <w:right w:val="nil"/>
            </w:tcBorders>
            <w:shd w:val="clear" w:color="000000" w:fill="DBE5F1"/>
            <w:hideMark/>
          </w:tcPr>
          <w:p w:rsidR="00E47C1F" w:rsidRPr="00E47C1F" w:rsidRDefault="00E47C1F" w:rsidP="00E47C1F">
            <w:pPr>
              <w:jc w:val="center"/>
              <w:rPr>
                <w:rFonts w:ascii="Calibri" w:hAnsi="Calibri" w:cs="Times New Roman"/>
                <w:b/>
                <w:bCs/>
                <w:color w:val="000000"/>
                <w:sz w:val="20"/>
                <w:szCs w:val="20"/>
              </w:rPr>
            </w:pPr>
            <w:r w:rsidRPr="00E47C1F">
              <w:rPr>
                <w:rFonts w:ascii="Calibri" w:hAnsi="Calibri" w:cs="Times New Roman"/>
                <w:b/>
                <w:bCs/>
                <w:color w:val="000000"/>
                <w:sz w:val="20"/>
                <w:szCs w:val="20"/>
              </w:rPr>
              <w:t>Age Type (M=months,</w:t>
            </w:r>
            <w:r w:rsidR="00220CCB">
              <w:rPr>
                <w:rFonts w:ascii="Calibri" w:hAnsi="Calibri" w:cs="Times New Roman"/>
                <w:b/>
                <w:bCs/>
                <w:color w:val="000000"/>
                <w:sz w:val="20"/>
                <w:szCs w:val="20"/>
              </w:rPr>
              <w:t xml:space="preserve"> </w:t>
            </w:r>
            <w:r w:rsidRPr="00E47C1F">
              <w:rPr>
                <w:rFonts w:ascii="Calibri" w:hAnsi="Calibri" w:cs="Times New Roman"/>
                <w:b/>
                <w:bCs/>
                <w:color w:val="000000"/>
                <w:sz w:val="20"/>
                <w:szCs w:val="20"/>
              </w:rPr>
              <w:t>Y=years)</w:t>
            </w:r>
          </w:p>
        </w:tc>
        <w:tc>
          <w:tcPr>
            <w:tcW w:w="689" w:type="dxa"/>
            <w:tcBorders>
              <w:top w:val="single" w:sz="4" w:space="0" w:color="auto"/>
              <w:left w:val="nil"/>
              <w:bottom w:val="single" w:sz="4" w:space="0" w:color="auto"/>
              <w:right w:val="nil"/>
            </w:tcBorders>
            <w:shd w:val="clear" w:color="000000" w:fill="DBE5F1"/>
            <w:hideMark/>
          </w:tcPr>
          <w:p w:rsidR="00E47C1F" w:rsidRPr="00E47C1F" w:rsidRDefault="00E47C1F" w:rsidP="00E47C1F">
            <w:pPr>
              <w:jc w:val="center"/>
              <w:rPr>
                <w:rFonts w:ascii="Calibri" w:hAnsi="Calibri" w:cs="Times New Roman"/>
                <w:b/>
                <w:bCs/>
                <w:color w:val="000000"/>
                <w:sz w:val="20"/>
                <w:szCs w:val="20"/>
              </w:rPr>
            </w:pPr>
            <w:r w:rsidRPr="00E47C1F">
              <w:rPr>
                <w:rFonts w:ascii="Calibri" w:hAnsi="Calibri" w:cs="Times New Roman"/>
                <w:b/>
                <w:bCs/>
                <w:color w:val="000000"/>
                <w:sz w:val="20"/>
                <w:szCs w:val="20"/>
              </w:rPr>
              <w:t>Start Age</w:t>
            </w:r>
          </w:p>
        </w:tc>
        <w:tc>
          <w:tcPr>
            <w:tcW w:w="1100" w:type="dxa"/>
            <w:tcBorders>
              <w:top w:val="single" w:sz="4" w:space="0" w:color="auto"/>
              <w:left w:val="nil"/>
              <w:bottom w:val="single" w:sz="4" w:space="0" w:color="auto"/>
              <w:right w:val="nil"/>
            </w:tcBorders>
            <w:shd w:val="clear" w:color="000000" w:fill="DBE5F1"/>
            <w:hideMark/>
          </w:tcPr>
          <w:p w:rsidR="00E47C1F" w:rsidRPr="00E47C1F" w:rsidRDefault="00E47C1F" w:rsidP="00E47C1F">
            <w:pPr>
              <w:jc w:val="center"/>
              <w:rPr>
                <w:rFonts w:ascii="Calibri" w:hAnsi="Calibri" w:cs="Times New Roman"/>
                <w:b/>
                <w:bCs/>
                <w:color w:val="000000"/>
                <w:sz w:val="20"/>
                <w:szCs w:val="20"/>
              </w:rPr>
            </w:pPr>
            <w:r w:rsidRPr="00E47C1F">
              <w:rPr>
                <w:rFonts w:ascii="Calibri" w:hAnsi="Calibri" w:cs="Times New Roman"/>
                <w:b/>
                <w:bCs/>
                <w:color w:val="000000"/>
                <w:sz w:val="20"/>
                <w:szCs w:val="20"/>
              </w:rPr>
              <w:t>End Age (inclusive)</w:t>
            </w:r>
          </w:p>
        </w:tc>
        <w:tc>
          <w:tcPr>
            <w:tcW w:w="1100" w:type="dxa"/>
            <w:tcBorders>
              <w:top w:val="single" w:sz="4" w:space="0" w:color="auto"/>
              <w:left w:val="nil"/>
              <w:bottom w:val="single" w:sz="4" w:space="0" w:color="auto"/>
              <w:right w:val="nil"/>
            </w:tcBorders>
            <w:shd w:val="clear" w:color="000000" w:fill="DBE5F1"/>
            <w:hideMark/>
          </w:tcPr>
          <w:p w:rsidR="00E47C1F" w:rsidRPr="00E47C1F" w:rsidRDefault="00E47C1F" w:rsidP="00E47C1F">
            <w:pPr>
              <w:jc w:val="center"/>
              <w:rPr>
                <w:rFonts w:ascii="Calibri" w:hAnsi="Calibri" w:cs="Times New Roman"/>
                <w:b/>
                <w:bCs/>
                <w:color w:val="000000"/>
                <w:sz w:val="20"/>
                <w:szCs w:val="20"/>
              </w:rPr>
            </w:pPr>
            <w:r w:rsidRPr="00E47C1F">
              <w:rPr>
                <w:rFonts w:ascii="Calibri" w:hAnsi="Calibri" w:cs="Times New Roman"/>
                <w:b/>
                <w:bCs/>
                <w:color w:val="000000"/>
                <w:sz w:val="20"/>
                <w:szCs w:val="20"/>
              </w:rPr>
              <w:t>Sex (1=M, 2=F)</w:t>
            </w:r>
          </w:p>
        </w:tc>
        <w:tc>
          <w:tcPr>
            <w:tcW w:w="960" w:type="dxa"/>
            <w:tcBorders>
              <w:top w:val="single" w:sz="4" w:space="0" w:color="auto"/>
              <w:left w:val="nil"/>
              <w:bottom w:val="single" w:sz="4" w:space="0" w:color="auto"/>
              <w:right w:val="single" w:sz="4" w:space="0" w:color="auto"/>
            </w:tcBorders>
            <w:shd w:val="clear" w:color="000000" w:fill="DBE5F1"/>
            <w:hideMark/>
          </w:tcPr>
          <w:p w:rsidR="00E47C1F" w:rsidRPr="00E47C1F" w:rsidRDefault="00E47C1F" w:rsidP="00E47C1F">
            <w:pPr>
              <w:rPr>
                <w:rFonts w:ascii="Calibri" w:hAnsi="Calibri" w:cs="Times New Roman"/>
                <w:b/>
                <w:bCs/>
                <w:color w:val="000000"/>
                <w:sz w:val="20"/>
                <w:szCs w:val="20"/>
              </w:rPr>
            </w:pPr>
            <w:r w:rsidRPr="00E47C1F">
              <w:rPr>
                <w:rFonts w:ascii="Calibri" w:hAnsi="Calibri" w:cs="Times New Roman"/>
                <w:b/>
                <w:bCs/>
                <w:color w:val="000000"/>
                <w:sz w:val="20"/>
                <w:szCs w:val="20"/>
              </w:rPr>
              <w:t>CCNS Code</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104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148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148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151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056</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059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061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125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133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030</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06</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029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08</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009</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071</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lastRenderedPageBreak/>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13</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085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CCNS1</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007</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014</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032</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033</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035</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002</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M</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001</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006</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013</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018</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019</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044</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r w:rsidR="00E47C1F" w:rsidRPr="00E47C1F" w:rsidTr="00E47C1F">
        <w:trPr>
          <w:trHeight w:val="300"/>
        </w:trPr>
        <w:tc>
          <w:tcPr>
            <w:tcW w:w="96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22</w:t>
            </w:r>
          </w:p>
        </w:tc>
        <w:tc>
          <w:tcPr>
            <w:tcW w:w="708"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rPr>
            </w:pPr>
            <w:r w:rsidRPr="00E47C1F">
              <w:rPr>
                <w:rFonts w:ascii="Calibri" w:hAnsi="Calibri" w:cs="Times New Roman"/>
              </w:rPr>
              <w:t>078</w:t>
            </w:r>
          </w:p>
        </w:tc>
        <w:tc>
          <w:tcPr>
            <w:tcW w:w="1764"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Y</w:t>
            </w:r>
          </w:p>
        </w:tc>
        <w:tc>
          <w:tcPr>
            <w:tcW w:w="689"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045</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150</w:t>
            </w:r>
          </w:p>
        </w:tc>
        <w:tc>
          <w:tcPr>
            <w:tcW w:w="1100" w:type="dxa"/>
            <w:tcBorders>
              <w:top w:val="nil"/>
              <w:left w:val="nil"/>
              <w:bottom w:val="nil"/>
              <w:right w:val="nil"/>
            </w:tcBorders>
            <w:shd w:val="clear" w:color="auto" w:fill="auto"/>
            <w:noWrap/>
            <w:vAlign w:val="bottom"/>
            <w:hideMark/>
          </w:tcPr>
          <w:p w:rsidR="00E47C1F" w:rsidRPr="00E47C1F" w:rsidRDefault="00E47C1F" w:rsidP="00E47C1F">
            <w:pPr>
              <w:jc w:val="center"/>
              <w:rPr>
                <w:rFonts w:ascii="Calibri" w:hAnsi="Calibri" w:cs="Times New Roman"/>
                <w:color w:val="000000"/>
              </w:rPr>
            </w:pPr>
            <w:r w:rsidRPr="00E47C1F">
              <w:rPr>
                <w:rFonts w:ascii="Calibri" w:hAnsi="Calibri" w:cs="Times New Roman"/>
                <w:color w:val="000000"/>
              </w:rPr>
              <w:t>2</w:t>
            </w:r>
          </w:p>
        </w:tc>
        <w:tc>
          <w:tcPr>
            <w:tcW w:w="960" w:type="dxa"/>
            <w:tcBorders>
              <w:top w:val="nil"/>
              <w:left w:val="nil"/>
              <w:bottom w:val="nil"/>
              <w:right w:val="nil"/>
            </w:tcBorders>
            <w:shd w:val="clear" w:color="auto" w:fill="auto"/>
            <w:noWrap/>
            <w:vAlign w:val="bottom"/>
            <w:hideMark/>
          </w:tcPr>
          <w:p w:rsidR="00E47C1F" w:rsidRPr="00E47C1F" w:rsidRDefault="00E47C1F" w:rsidP="00E47C1F">
            <w:pPr>
              <w:rPr>
                <w:rFonts w:ascii="Calibri" w:hAnsi="Calibri" w:cs="Times New Roman"/>
                <w:color w:val="000000"/>
              </w:rPr>
            </w:pPr>
            <w:r w:rsidRPr="00E47C1F">
              <w:rPr>
                <w:rFonts w:ascii="Calibri" w:hAnsi="Calibri" w:cs="Times New Roman"/>
                <w:color w:val="000000"/>
              </w:rPr>
              <w:t>CCNS2</w:t>
            </w:r>
          </w:p>
        </w:tc>
      </w:tr>
    </w:tbl>
    <w:p w:rsidR="00E47C1F" w:rsidRDefault="00E47C1F" w:rsidP="009F66FF"/>
    <w:p w:rsidR="00E47C1F" w:rsidRDefault="00E47C1F" w:rsidP="009F66FF"/>
    <w:p w:rsidR="00E47C1F" w:rsidRDefault="00E47C1F" w:rsidP="009F66FF"/>
    <w:p w:rsidR="00E47C1F" w:rsidRDefault="00E47C1F" w:rsidP="009F66FF"/>
    <w:p w:rsidR="001660B3" w:rsidRDefault="001660B3">
      <w:r>
        <w:br w:type="page"/>
      </w:r>
    </w:p>
    <w:p w:rsidR="00E47C1F" w:rsidRDefault="00E47C1F" w:rsidP="009F66FF"/>
    <w:tbl>
      <w:tblPr>
        <w:tblW w:w="10297" w:type="dxa"/>
        <w:tblInd w:w="108" w:type="dxa"/>
        <w:tblLook w:val="04A0" w:firstRow="1" w:lastRow="0" w:firstColumn="1" w:lastColumn="0" w:noHBand="0" w:noVBand="1"/>
      </w:tblPr>
      <w:tblGrid>
        <w:gridCol w:w="1158"/>
        <w:gridCol w:w="2394"/>
        <w:gridCol w:w="6745"/>
      </w:tblGrid>
      <w:tr w:rsidR="00E47C1F" w:rsidRPr="00E47C1F" w:rsidTr="00E47C1F">
        <w:trPr>
          <w:trHeight w:val="300"/>
        </w:trPr>
        <w:tc>
          <w:tcPr>
            <w:tcW w:w="10297" w:type="dxa"/>
            <w:gridSpan w:val="3"/>
            <w:tcBorders>
              <w:top w:val="nil"/>
              <w:left w:val="nil"/>
              <w:bottom w:val="nil"/>
              <w:right w:val="nil"/>
            </w:tcBorders>
            <w:shd w:val="clear" w:color="000000" w:fill="FFFFFF"/>
            <w:noWrap/>
            <w:hideMark/>
          </w:tcPr>
          <w:p w:rsidR="00E47C1F" w:rsidRPr="00E47C1F" w:rsidRDefault="00E47C1F" w:rsidP="00E47C1F">
            <w:pPr>
              <w:rPr>
                <w:b/>
                <w:bCs/>
                <w:i/>
                <w:iCs/>
                <w:color w:val="800000"/>
                <w:sz w:val="24"/>
                <w:szCs w:val="24"/>
              </w:rPr>
            </w:pPr>
            <w:bookmarkStart w:id="357" w:name="RANGE!A1:C21"/>
            <w:bookmarkStart w:id="358" w:name="RANGE!A1"/>
            <w:bookmarkEnd w:id="357"/>
            <w:r w:rsidRPr="00E47C1F">
              <w:rPr>
                <w:b/>
                <w:bCs/>
                <w:i/>
                <w:iCs/>
                <w:color w:val="800000"/>
                <w:sz w:val="24"/>
                <w:szCs w:val="24"/>
              </w:rPr>
              <w:t>Louisiana Medicaid Recipient Aid Category Codes</w:t>
            </w:r>
            <w:bookmarkEnd w:id="358"/>
          </w:p>
        </w:tc>
      </w:tr>
      <w:tr w:rsidR="00E47C1F" w:rsidRPr="00E47C1F" w:rsidTr="00E47C1F">
        <w:trPr>
          <w:trHeight w:val="255"/>
        </w:trPr>
        <w:tc>
          <w:tcPr>
            <w:tcW w:w="10297" w:type="dxa"/>
            <w:gridSpan w:val="3"/>
            <w:tcBorders>
              <w:top w:val="nil"/>
              <w:left w:val="nil"/>
              <w:bottom w:val="nil"/>
              <w:right w:val="nil"/>
            </w:tcBorders>
            <w:shd w:val="clear" w:color="000000" w:fill="FFFFFF"/>
            <w:noWrap/>
            <w:hideMark/>
          </w:tcPr>
          <w:p w:rsidR="00E47C1F" w:rsidRPr="00E47C1F" w:rsidRDefault="00E47C1F" w:rsidP="00E47C1F">
            <w:pPr>
              <w:rPr>
                <w:b/>
                <w:bCs/>
                <w:i/>
                <w:iCs/>
                <w:color w:val="0000FF"/>
                <w:sz w:val="20"/>
                <w:szCs w:val="20"/>
                <w:u w:val="single"/>
              </w:rPr>
            </w:pPr>
          </w:p>
        </w:tc>
      </w:tr>
      <w:tr w:rsidR="00E47C1F" w:rsidRPr="00E47C1F" w:rsidTr="00E47C1F">
        <w:trPr>
          <w:trHeight w:val="480"/>
        </w:trPr>
        <w:tc>
          <w:tcPr>
            <w:tcW w:w="1158" w:type="dxa"/>
            <w:tcBorders>
              <w:top w:val="single" w:sz="4" w:space="0" w:color="auto"/>
              <w:left w:val="single" w:sz="4" w:space="0" w:color="auto"/>
              <w:bottom w:val="single" w:sz="4" w:space="0" w:color="auto"/>
              <w:right w:val="single" w:sz="4" w:space="0" w:color="auto"/>
            </w:tcBorders>
            <w:shd w:val="clear" w:color="000000" w:fill="CCFFCC"/>
            <w:vAlign w:val="bottom"/>
            <w:hideMark/>
          </w:tcPr>
          <w:p w:rsidR="00E47C1F" w:rsidRPr="00E47C1F" w:rsidRDefault="00E47C1F" w:rsidP="00E47C1F">
            <w:pPr>
              <w:jc w:val="center"/>
              <w:rPr>
                <w:b/>
                <w:bCs/>
                <w:sz w:val="18"/>
                <w:szCs w:val="18"/>
              </w:rPr>
            </w:pPr>
            <w:r w:rsidRPr="00E47C1F">
              <w:rPr>
                <w:b/>
                <w:bCs/>
                <w:sz w:val="18"/>
                <w:szCs w:val="18"/>
              </w:rPr>
              <w:t>Aid Category</w:t>
            </w:r>
          </w:p>
        </w:tc>
        <w:tc>
          <w:tcPr>
            <w:tcW w:w="2394" w:type="dxa"/>
            <w:tcBorders>
              <w:top w:val="single" w:sz="4" w:space="0" w:color="auto"/>
              <w:left w:val="nil"/>
              <w:bottom w:val="single" w:sz="4" w:space="0" w:color="auto"/>
              <w:right w:val="single" w:sz="4" w:space="0" w:color="auto"/>
            </w:tcBorders>
            <w:shd w:val="clear" w:color="000000" w:fill="CCFFCC"/>
            <w:vAlign w:val="bottom"/>
            <w:hideMark/>
          </w:tcPr>
          <w:p w:rsidR="00E47C1F" w:rsidRPr="00E47C1F" w:rsidRDefault="00E47C1F" w:rsidP="00E47C1F">
            <w:pPr>
              <w:rPr>
                <w:b/>
                <w:bCs/>
                <w:sz w:val="18"/>
                <w:szCs w:val="18"/>
              </w:rPr>
            </w:pPr>
            <w:r w:rsidRPr="00E47C1F">
              <w:rPr>
                <w:b/>
                <w:bCs/>
                <w:sz w:val="18"/>
                <w:szCs w:val="18"/>
              </w:rPr>
              <w:t>Short Description</w:t>
            </w:r>
          </w:p>
        </w:tc>
        <w:tc>
          <w:tcPr>
            <w:tcW w:w="6745" w:type="dxa"/>
            <w:tcBorders>
              <w:top w:val="single" w:sz="4" w:space="0" w:color="auto"/>
              <w:left w:val="nil"/>
              <w:bottom w:val="single" w:sz="4" w:space="0" w:color="auto"/>
              <w:right w:val="single" w:sz="4" w:space="0" w:color="auto"/>
            </w:tcBorders>
            <w:shd w:val="clear" w:color="000000" w:fill="CCFFCC"/>
            <w:noWrap/>
            <w:vAlign w:val="bottom"/>
            <w:hideMark/>
          </w:tcPr>
          <w:p w:rsidR="00E47C1F" w:rsidRPr="00E47C1F" w:rsidRDefault="00E47C1F" w:rsidP="00E47C1F">
            <w:pPr>
              <w:rPr>
                <w:b/>
                <w:bCs/>
                <w:sz w:val="18"/>
                <w:szCs w:val="18"/>
              </w:rPr>
            </w:pPr>
            <w:r w:rsidRPr="00E47C1F">
              <w:rPr>
                <w:b/>
                <w:bCs/>
                <w:sz w:val="18"/>
                <w:szCs w:val="18"/>
              </w:rPr>
              <w:t>Long Description</w:t>
            </w:r>
          </w:p>
        </w:tc>
      </w:tr>
      <w:tr w:rsidR="00E47C1F" w:rsidRPr="00E47C1F" w:rsidTr="00E47C1F">
        <w:trPr>
          <w:trHeight w:val="24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01</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Aged</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Persons who are age 65 or older.</w:t>
            </w:r>
          </w:p>
        </w:tc>
      </w:tr>
      <w:tr w:rsidR="00E47C1F" w:rsidRPr="00E47C1F" w:rsidTr="00E47C1F">
        <w:trPr>
          <w:trHeight w:val="24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02</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Blind</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Persons who meet the SSA definition of blindness.</w:t>
            </w:r>
          </w:p>
        </w:tc>
      </w:tr>
      <w:tr w:rsidR="00E47C1F" w:rsidRPr="00E47C1F" w:rsidTr="00E47C1F">
        <w:trPr>
          <w:trHeight w:val="24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03</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Families and Children</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Families with minor or unborn children.</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04</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Disabled</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Persons who receive disability-based SSI or who meet SSA defined disability requirements.</w:t>
            </w:r>
          </w:p>
        </w:tc>
      </w:tr>
      <w:tr w:rsidR="00E47C1F" w:rsidRPr="00E47C1F" w:rsidTr="00E47C1F">
        <w:trPr>
          <w:trHeight w:val="72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05</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Refugee Asst</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Refugee medical assistance administered by DHH 11/24/2008 retroactive to 10/01/2008. Funded through Title !V of the Immigration and Nationality Act (not the Social Security Act - not Medicaid funds)</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06</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OCS Foster Care</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Foster children and state adoption subsidy children who are directly served by and determined Medicaid eligible by OCS.</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08</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IV-E OCS/OYD</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Children eligible under Title IV-E (OCS and OYD whose eligibility is determined by OCS using Title IV-E eligibility policy).</w:t>
            </w:r>
          </w:p>
        </w:tc>
      </w:tr>
      <w:tr w:rsidR="00E47C1F" w:rsidRPr="00E47C1F" w:rsidTr="00E47C1F">
        <w:trPr>
          <w:trHeight w:val="255"/>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11</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Hurricane Evacuees</w:t>
            </w:r>
          </w:p>
        </w:tc>
        <w:tc>
          <w:tcPr>
            <w:tcW w:w="6745" w:type="dxa"/>
            <w:tcBorders>
              <w:top w:val="nil"/>
              <w:left w:val="nil"/>
              <w:bottom w:val="single" w:sz="4" w:space="0" w:color="808080"/>
              <w:right w:val="single" w:sz="4" w:space="0" w:color="auto"/>
            </w:tcBorders>
            <w:shd w:val="clear" w:color="auto" w:fill="auto"/>
            <w:noWrap/>
            <w:hideMark/>
          </w:tcPr>
          <w:p w:rsidR="00E47C1F" w:rsidRPr="00E47C1F" w:rsidRDefault="00E47C1F" w:rsidP="00E47C1F">
            <w:pPr>
              <w:rPr>
                <w:color w:val="000000"/>
                <w:sz w:val="20"/>
                <w:szCs w:val="20"/>
              </w:rPr>
            </w:pPr>
            <w:r w:rsidRPr="00E47C1F">
              <w:rPr>
                <w:color w:val="000000"/>
                <w:sz w:val="20"/>
                <w:szCs w:val="20"/>
              </w:rPr>
              <w:t xml:space="preserve">Hurricane Katrina Evacuees </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13</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LIFC</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Individuals who meet all eligibility requirements for LIFC under the AFDC State Plan in effect 7/16/1996.</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14</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Med Asst/Appeal</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Individuals eligible for state-funded medical benefits as a result of loss of SSI benefits and Medicaid due to a cost-of-living increase in State or local retirement.</w:t>
            </w:r>
          </w:p>
        </w:tc>
      </w:tr>
      <w:tr w:rsidR="00E47C1F" w:rsidRPr="00E47C1F" w:rsidTr="00E47C1F">
        <w:trPr>
          <w:trHeight w:val="72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15</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OCS/OYD Child</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OCS and OYD children whose medical assistance benefits are state-funded.  OCS has responsibility for determining eligibility for these cases.  These children are not Title XIX Medicaid eligible.</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16</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Presumptive Eligible</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Women medically verified to be pregnant and presumed eligible for Medicaid CHAMP Pregnant Woman benefits by a Qualified Provider.</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17</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QMB</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Persons who meet the categorical requirement of enrollment in Medicare Part A including conditional enrollment.</w:t>
            </w:r>
          </w:p>
        </w:tc>
      </w:tr>
      <w:tr w:rsidR="00E47C1F" w:rsidRPr="00E47C1F" w:rsidTr="00E47C1F">
        <w:trPr>
          <w:trHeight w:val="48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20</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TB</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Individuals who have been diagnosed as or are suspected of being infected with Tuberculosis.</w:t>
            </w:r>
          </w:p>
        </w:tc>
      </w:tr>
      <w:tr w:rsidR="00E47C1F" w:rsidRPr="00E47C1F" w:rsidTr="00E47C1F">
        <w:trPr>
          <w:trHeight w:val="1200"/>
        </w:trPr>
        <w:tc>
          <w:tcPr>
            <w:tcW w:w="1158" w:type="dxa"/>
            <w:tcBorders>
              <w:top w:val="nil"/>
              <w:left w:val="single" w:sz="4" w:space="0" w:color="auto"/>
              <w:bottom w:val="single" w:sz="4" w:space="0" w:color="808080"/>
              <w:right w:val="single" w:sz="4" w:space="0" w:color="808080"/>
            </w:tcBorders>
            <w:shd w:val="clear" w:color="auto" w:fill="auto"/>
            <w:vAlign w:val="center"/>
            <w:hideMark/>
          </w:tcPr>
          <w:p w:rsidR="00E47C1F" w:rsidRPr="00E47C1F" w:rsidRDefault="00E47C1F" w:rsidP="00E47C1F">
            <w:pPr>
              <w:jc w:val="center"/>
              <w:rPr>
                <w:b/>
                <w:bCs/>
                <w:sz w:val="18"/>
                <w:szCs w:val="18"/>
              </w:rPr>
            </w:pPr>
            <w:r w:rsidRPr="00E47C1F">
              <w:rPr>
                <w:b/>
                <w:bCs/>
                <w:sz w:val="18"/>
                <w:szCs w:val="18"/>
              </w:rPr>
              <w:t>22</w:t>
            </w:r>
          </w:p>
        </w:tc>
        <w:tc>
          <w:tcPr>
            <w:tcW w:w="2394" w:type="dxa"/>
            <w:tcBorders>
              <w:top w:val="nil"/>
              <w:left w:val="nil"/>
              <w:bottom w:val="single" w:sz="4" w:space="0" w:color="808080"/>
              <w:right w:val="single" w:sz="4" w:space="0" w:color="808080"/>
            </w:tcBorders>
            <w:shd w:val="clear" w:color="auto" w:fill="auto"/>
            <w:vAlign w:val="center"/>
            <w:hideMark/>
          </w:tcPr>
          <w:p w:rsidR="00E47C1F" w:rsidRPr="00E47C1F" w:rsidRDefault="00E47C1F" w:rsidP="00E47C1F">
            <w:pPr>
              <w:rPr>
                <w:sz w:val="18"/>
                <w:szCs w:val="18"/>
              </w:rPr>
            </w:pPr>
            <w:r w:rsidRPr="00E47C1F">
              <w:rPr>
                <w:sz w:val="18"/>
                <w:szCs w:val="18"/>
              </w:rPr>
              <w:t>OCS/OYD (XIX)</w:t>
            </w:r>
          </w:p>
        </w:tc>
        <w:tc>
          <w:tcPr>
            <w:tcW w:w="6745" w:type="dxa"/>
            <w:tcBorders>
              <w:top w:val="nil"/>
              <w:left w:val="nil"/>
              <w:bottom w:val="single" w:sz="4" w:space="0" w:color="808080"/>
              <w:right w:val="single" w:sz="4" w:space="0" w:color="auto"/>
            </w:tcBorders>
            <w:shd w:val="clear" w:color="auto" w:fill="auto"/>
            <w:vAlign w:val="center"/>
            <w:hideMark/>
          </w:tcPr>
          <w:p w:rsidR="00E47C1F" w:rsidRPr="00E47C1F" w:rsidRDefault="00E47C1F" w:rsidP="00E47C1F">
            <w:pPr>
              <w:rPr>
                <w:sz w:val="18"/>
                <w:szCs w:val="18"/>
              </w:rPr>
            </w:pPr>
            <w:r w:rsidRPr="00E47C1F">
              <w:rPr>
                <w:sz w:val="18"/>
                <w:szCs w:val="18"/>
              </w:rPr>
              <w:t>Includes the following children in the custody of OCS: those whose income and resources are at or below the LIFC standard but are not IV-E eligible because deprivation is not met; those whose income and resources are at or below the standards for Regular MNP; those who meet the standards of CHAMP Child or CHAMP PW; and children aged 18-21 who enter the Young Adult Program.</w:t>
            </w:r>
          </w:p>
        </w:tc>
      </w:tr>
      <w:tr w:rsidR="00E47C1F" w:rsidRPr="00E47C1F" w:rsidTr="00E47C1F">
        <w:trPr>
          <w:trHeight w:val="255"/>
        </w:trPr>
        <w:tc>
          <w:tcPr>
            <w:tcW w:w="1158" w:type="dxa"/>
            <w:tcBorders>
              <w:top w:val="nil"/>
              <w:left w:val="single" w:sz="4" w:space="0" w:color="auto"/>
              <w:bottom w:val="single" w:sz="4" w:space="0" w:color="808080"/>
              <w:right w:val="single" w:sz="4" w:space="0" w:color="808080"/>
            </w:tcBorders>
            <w:shd w:val="clear" w:color="000000" w:fill="FFFFFF"/>
            <w:noWrap/>
            <w:hideMark/>
          </w:tcPr>
          <w:p w:rsidR="00E47C1F" w:rsidRPr="00E47C1F" w:rsidRDefault="00E47C1F" w:rsidP="00E47C1F">
            <w:pPr>
              <w:jc w:val="center"/>
              <w:rPr>
                <w:b/>
                <w:bCs/>
                <w:sz w:val="18"/>
                <w:szCs w:val="18"/>
              </w:rPr>
            </w:pPr>
            <w:r w:rsidRPr="00E47C1F">
              <w:rPr>
                <w:b/>
                <w:bCs/>
                <w:sz w:val="18"/>
                <w:szCs w:val="18"/>
              </w:rPr>
              <w:t>30</w:t>
            </w:r>
          </w:p>
        </w:tc>
        <w:tc>
          <w:tcPr>
            <w:tcW w:w="2394" w:type="dxa"/>
            <w:tcBorders>
              <w:top w:val="nil"/>
              <w:left w:val="nil"/>
              <w:bottom w:val="single" w:sz="4" w:space="0" w:color="808080"/>
              <w:right w:val="single" w:sz="4" w:space="0" w:color="808080"/>
            </w:tcBorders>
            <w:shd w:val="clear" w:color="000000" w:fill="FFFFFF"/>
            <w:noWrap/>
            <w:hideMark/>
          </w:tcPr>
          <w:p w:rsidR="00E47C1F" w:rsidRPr="00E47C1F" w:rsidRDefault="00E47C1F" w:rsidP="00E47C1F">
            <w:pPr>
              <w:rPr>
                <w:sz w:val="18"/>
                <w:szCs w:val="18"/>
              </w:rPr>
            </w:pPr>
            <w:r w:rsidRPr="00E47C1F">
              <w:rPr>
                <w:sz w:val="18"/>
                <w:szCs w:val="18"/>
              </w:rPr>
              <w:t>1115 HIFA Waiver</w:t>
            </w:r>
          </w:p>
        </w:tc>
        <w:tc>
          <w:tcPr>
            <w:tcW w:w="6745" w:type="dxa"/>
            <w:tcBorders>
              <w:top w:val="nil"/>
              <w:left w:val="nil"/>
              <w:bottom w:val="single" w:sz="4" w:space="0" w:color="808080"/>
              <w:right w:val="single" w:sz="4" w:space="0" w:color="auto"/>
            </w:tcBorders>
            <w:shd w:val="clear" w:color="000000" w:fill="FFFFFF"/>
            <w:noWrap/>
            <w:hideMark/>
          </w:tcPr>
          <w:p w:rsidR="00E47C1F" w:rsidRPr="00E47C1F" w:rsidRDefault="00E47C1F" w:rsidP="00E47C1F">
            <w:pPr>
              <w:rPr>
                <w:sz w:val="20"/>
                <w:szCs w:val="20"/>
              </w:rPr>
            </w:pPr>
            <w:r w:rsidRPr="00E47C1F">
              <w:rPr>
                <w:sz w:val="20"/>
                <w:szCs w:val="20"/>
              </w:rPr>
              <w:t>LaChoice and LHP and GNOCHC</w:t>
            </w:r>
          </w:p>
        </w:tc>
      </w:tr>
      <w:tr w:rsidR="00E47C1F" w:rsidRPr="00E47C1F" w:rsidTr="00E47C1F">
        <w:trPr>
          <w:trHeight w:val="255"/>
        </w:trPr>
        <w:tc>
          <w:tcPr>
            <w:tcW w:w="1158" w:type="dxa"/>
            <w:tcBorders>
              <w:top w:val="nil"/>
              <w:left w:val="single" w:sz="4" w:space="0" w:color="auto"/>
              <w:bottom w:val="single" w:sz="4" w:space="0" w:color="auto"/>
              <w:right w:val="single" w:sz="4" w:space="0" w:color="808080"/>
            </w:tcBorders>
            <w:shd w:val="clear" w:color="000000" w:fill="FFFFFF"/>
            <w:noWrap/>
            <w:hideMark/>
          </w:tcPr>
          <w:p w:rsidR="00E47C1F" w:rsidRPr="00E47C1F" w:rsidRDefault="00E47C1F" w:rsidP="00E47C1F">
            <w:pPr>
              <w:jc w:val="center"/>
              <w:rPr>
                <w:b/>
                <w:bCs/>
                <w:sz w:val="18"/>
                <w:szCs w:val="18"/>
              </w:rPr>
            </w:pPr>
            <w:r w:rsidRPr="00E47C1F">
              <w:rPr>
                <w:b/>
                <w:bCs/>
                <w:sz w:val="18"/>
                <w:szCs w:val="18"/>
              </w:rPr>
              <w:t>40</w:t>
            </w:r>
          </w:p>
        </w:tc>
        <w:tc>
          <w:tcPr>
            <w:tcW w:w="2394" w:type="dxa"/>
            <w:tcBorders>
              <w:top w:val="nil"/>
              <w:left w:val="nil"/>
              <w:bottom w:val="single" w:sz="4" w:space="0" w:color="auto"/>
              <w:right w:val="single" w:sz="4" w:space="0" w:color="808080"/>
            </w:tcBorders>
            <w:shd w:val="clear" w:color="000000" w:fill="FFFFFF"/>
            <w:noWrap/>
            <w:hideMark/>
          </w:tcPr>
          <w:p w:rsidR="00E47C1F" w:rsidRPr="00E47C1F" w:rsidRDefault="00E47C1F" w:rsidP="00E47C1F">
            <w:pPr>
              <w:rPr>
                <w:sz w:val="18"/>
                <w:szCs w:val="18"/>
              </w:rPr>
            </w:pPr>
            <w:r w:rsidRPr="00E47C1F">
              <w:rPr>
                <w:sz w:val="18"/>
                <w:szCs w:val="18"/>
              </w:rPr>
              <w:t>Family Planning</w:t>
            </w:r>
          </w:p>
        </w:tc>
        <w:tc>
          <w:tcPr>
            <w:tcW w:w="6745" w:type="dxa"/>
            <w:tcBorders>
              <w:top w:val="nil"/>
              <w:left w:val="nil"/>
              <w:bottom w:val="single" w:sz="4" w:space="0" w:color="auto"/>
              <w:right w:val="single" w:sz="4" w:space="0" w:color="auto"/>
            </w:tcBorders>
            <w:shd w:val="clear" w:color="000000" w:fill="FFFFFF"/>
            <w:noWrap/>
            <w:hideMark/>
          </w:tcPr>
          <w:p w:rsidR="00E47C1F" w:rsidRPr="00E47C1F" w:rsidRDefault="00E47C1F" w:rsidP="00E47C1F">
            <w:pPr>
              <w:rPr>
                <w:sz w:val="18"/>
                <w:szCs w:val="18"/>
              </w:rPr>
            </w:pPr>
            <w:r w:rsidRPr="00E47C1F">
              <w:rPr>
                <w:sz w:val="18"/>
                <w:szCs w:val="18"/>
              </w:rPr>
              <w:t>Family Planning Waiver</w:t>
            </w:r>
          </w:p>
        </w:tc>
      </w:tr>
    </w:tbl>
    <w:p w:rsidR="00E47C1F" w:rsidRDefault="00E47C1F" w:rsidP="009F66FF"/>
    <w:p w:rsidR="003B123F" w:rsidRDefault="003B123F">
      <w:pPr>
        <w:rPr>
          <w:b/>
          <w:color w:val="0000FF"/>
          <w:sz w:val="20"/>
          <w:szCs w:val="20"/>
        </w:rPr>
      </w:pPr>
      <w:r>
        <w:rPr>
          <w:b/>
          <w:color w:val="0000FF"/>
          <w:sz w:val="20"/>
          <w:szCs w:val="20"/>
        </w:rPr>
        <w:br w:type="page"/>
      </w:r>
    </w:p>
    <w:tbl>
      <w:tblPr>
        <w:tblW w:w="7274" w:type="dxa"/>
        <w:tblInd w:w="103" w:type="dxa"/>
        <w:tblLook w:val="04A0" w:firstRow="1" w:lastRow="0" w:firstColumn="1" w:lastColumn="0" w:noHBand="0" w:noVBand="1"/>
      </w:tblPr>
      <w:tblGrid>
        <w:gridCol w:w="848"/>
        <w:gridCol w:w="5625"/>
        <w:gridCol w:w="801"/>
      </w:tblGrid>
      <w:tr w:rsidR="0040226A" w:rsidRPr="0040226A" w:rsidTr="00AD2060">
        <w:trPr>
          <w:trHeight w:val="300"/>
        </w:trPr>
        <w:tc>
          <w:tcPr>
            <w:tcW w:w="6473" w:type="dxa"/>
            <w:gridSpan w:val="2"/>
            <w:tcBorders>
              <w:top w:val="nil"/>
              <w:left w:val="nil"/>
              <w:bottom w:val="nil"/>
              <w:right w:val="nil"/>
            </w:tcBorders>
            <w:shd w:val="clear" w:color="000000" w:fill="FFFFFF"/>
            <w:noWrap/>
            <w:vAlign w:val="bottom"/>
            <w:hideMark/>
          </w:tcPr>
          <w:p w:rsidR="0040226A" w:rsidRPr="0040226A" w:rsidRDefault="0040226A" w:rsidP="0040226A">
            <w:pPr>
              <w:rPr>
                <w:b/>
                <w:bCs/>
                <w:i/>
                <w:iCs/>
                <w:color w:val="800000"/>
                <w:sz w:val="24"/>
                <w:szCs w:val="24"/>
              </w:rPr>
            </w:pPr>
            <w:r w:rsidRPr="0040226A">
              <w:rPr>
                <w:b/>
                <w:bCs/>
                <w:i/>
                <w:iCs/>
                <w:color w:val="800000"/>
                <w:sz w:val="24"/>
                <w:szCs w:val="24"/>
              </w:rPr>
              <w:lastRenderedPageBreak/>
              <w:t>Louisiana Medicaid Recipient Type Case Codes</w:t>
            </w:r>
          </w:p>
        </w:tc>
        <w:tc>
          <w:tcPr>
            <w:tcW w:w="801" w:type="dxa"/>
            <w:tcBorders>
              <w:top w:val="nil"/>
              <w:left w:val="nil"/>
              <w:bottom w:val="nil"/>
              <w:right w:val="nil"/>
            </w:tcBorders>
            <w:shd w:val="clear" w:color="000000" w:fill="FFFFFF"/>
            <w:noWrap/>
            <w:hideMark/>
          </w:tcPr>
          <w:p w:rsidR="0040226A" w:rsidRPr="0040226A" w:rsidRDefault="0040226A" w:rsidP="0040226A">
            <w:pPr>
              <w:jc w:val="center"/>
              <w:rPr>
                <w:sz w:val="20"/>
                <w:szCs w:val="20"/>
              </w:rPr>
            </w:pPr>
            <w:r w:rsidRPr="0040226A">
              <w:rPr>
                <w:sz w:val="20"/>
                <w:szCs w:val="20"/>
              </w:rPr>
              <w:t> </w:t>
            </w:r>
          </w:p>
        </w:tc>
      </w:tr>
      <w:tr w:rsidR="0040226A" w:rsidRPr="0040226A" w:rsidTr="00AD2060">
        <w:trPr>
          <w:trHeight w:val="300"/>
        </w:trPr>
        <w:tc>
          <w:tcPr>
            <w:tcW w:w="6473" w:type="dxa"/>
            <w:gridSpan w:val="2"/>
            <w:tcBorders>
              <w:top w:val="nil"/>
              <w:left w:val="nil"/>
              <w:bottom w:val="nil"/>
              <w:right w:val="nil"/>
            </w:tcBorders>
            <w:shd w:val="clear" w:color="000000" w:fill="FFFFFF"/>
            <w:noWrap/>
            <w:vAlign w:val="bottom"/>
            <w:hideMark/>
          </w:tcPr>
          <w:p w:rsidR="0040226A" w:rsidRPr="0040226A" w:rsidRDefault="0040226A" w:rsidP="0040226A">
            <w:pPr>
              <w:rPr>
                <w:b/>
                <w:bCs/>
                <w:i/>
                <w:iCs/>
                <w:color w:val="800000"/>
                <w:sz w:val="24"/>
                <w:szCs w:val="24"/>
              </w:rPr>
            </w:pPr>
          </w:p>
        </w:tc>
        <w:tc>
          <w:tcPr>
            <w:tcW w:w="801" w:type="dxa"/>
            <w:tcBorders>
              <w:top w:val="nil"/>
              <w:left w:val="nil"/>
              <w:bottom w:val="nil"/>
              <w:right w:val="nil"/>
            </w:tcBorders>
            <w:shd w:val="clear" w:color="000000" w:fill="FFFFFF"/>
            <w:noWrap/>
            <w:hideMark/>
          </w:tcPr>
          <w:p w:rsidR="0040226A" w:rsidRPr="0040226A" w:rsidRDefault="0040226A" w:rsidP="0040226A">
            <w:pPr>
              <w:jc w:val="center"/>
              <w:rPr>
                <w:sz w:val="20"/>
                <w:szCs w:val="20"/>
              </w:rPr>
            </w:pPr>
          </w:p>
        </w:tc>
      </w:tr>
      <w:tr w:rsidR="0040226A" w:rsidRPr="0040226A" w:rsidTr="00AD2060">
        <w:trPr>
          <w:trHeight w:val="1320"/>
        </w:trPr>
        <w:tc>
          <w:tcPr>
            <w:tcW w:w="848" w:type="dxa"/>
            <w:tcBorders>
              <w:top w:val="single" w:sz="4" w:space="0" w:color="auto"/>
              <w:left w:val="single" w:sz="4" w:space="0" w:color="auto"/>
              <w:bottom w:val="single" w:sz="4" w:space="0" w:color="auto"/>
              <w:right w:val="single" w:sz="4" w:space="0" w:color="auto"/>
            </w:tcBorders>
            <w:shd w:val="clear" w:color="000000" w:fill="CCFFCC"/>
            <w:vAlign w:val="bottom"/>
            <w:hideMark/>
          </w:tcPr>
          <w:p w:rsidR="0040226A" w:rsidRPr="0040226A" w:rsidRDefault="0040226A" w:rsidP="0040226A">
            <w:pPr>
              <w:jc w:val="center"/>
              <w:rPr>
                <w:b/>
                <w:bCs/>
                <w:color w:val="000000"/>
                <w:sz w:val="16"/>
                <w:szCs w:val="16"/>
              </w:rPr>
            </w:pPr>
            <w:r w:rsidRPr="0040226A">
              <w:rPr>
                <w:b/>
                <w:bCs/>
                <w:color w:val="000000"/>
                <w:sz w:val="16"/>
                <w:szCs w:val="16"/>
              </w:rPr>
              <w:t>LAMMIS Type Case</w:t>
            </w:r>
          </w:p>
        </w:tc>
        <w:tc>
          <w:tcPr>
            <w:tcW w:w="5625" w:type="dxa"/>
            <w:tcBorders>
              <w:top w:val="single" w:sz="4" w:space="0" w:color="auto"/>
              <w:left w:val="nil"/>
              <w:bottom w:val="single" w:sz="4" w:space="0" w:color="auto"/>
              <w:right w:val="single" w:sz="4" w:space="0" w:color="auto"/>
            </w:tcBorders>
            <w:shd w:val="clear" w:color="000000" w:fill="CCFFCC"/>
            <w:vAlign w:val="bottom"/>
            <w:hideMark/>
          </w:tcPr>
          <w:p w:rsidR="0040226A" w:rsidRPr="0040226A" w:rsidRDefault="0040226A" w:rsidP="0040226A">
            <w:pPr>
              <w:rPr>
                <w:b/>
                <w:bCs/>
                <w:color w:val="000000"/>
                <w:sz w:val="16"/>
                <w:szCs w:val="16"/>
              </w:rPr>
            </w:pPr>
            <w:r w:rsidRPr="0040226A">
              <w:rPr>
                <w:b/>
                <w:bCs/>
                <w:color w:val="000000"/>
                <w:sz w:val="16"/>
                <w:szCs w:val="16"/>
              </w:rPr>
              <w:t>Description                                                                                                                                           (see the worksheet TYPE CASE MEANINGS for detailed descriptions)</w:t>
            </w:r>
          </w:p>
        </w:tc>
        <w:tc>
          <w:tcPr>
            <w:tcW w:w="801" w:type="dxa"/>
            <w:tcBorders>
              <w:top w:val="single" w:sz="4" w:space="0" w:color="auto"/>
              <w:left w:val="nil"/>
              <w:bottom w:val="single" w:sz="4" w:space="0" w:color="auto"/>
              <w:right w:val="single" w:sz="4" w:space="0" w:color="auto"/>
            </w:tcBorders>
            <w:shd w:val="clear" w:color="000000" w:fill="CCFFCC"/>
            <w:vAlign w:val="bottom"/>
            <w:hideMark/>
          </w:tcPr>
          <w:p w:rsidR="0040226A" w:rsidRPr="0040226A" w:rsidRDefault="0040226A" w:rsidP="0040226A">
            <w:pPr>
              <w:jc w:val="center"/>
              <w:rPr>
                <w:b/>
                <w:bCs/>
                <w:color w:val="000000"/>
                <w:sz w:val="16"/>
                <w:szCs w:val="16"/>
              </w:rPr>
            </w:pPr>
            <w:r w:rsidRPr="0040226A">
              <w:rPr>
                <w:b/>
                <w:bCs/>
                <w:color w:val="000000"/>
                <w:sz w:val="16"/>
                <w:szCs w:val="16"/>
              </w:rPr>
              <w:t xml:space="preserve">SSI Status </w:t>
            </w:r>
            <w:r w:rsidRPr="0040226A">
              <w:rPr>
                <w:color w:val="000000"/>
                <w:sz w:val="16"/>
                <w:szCs w:val="16"/>
              </w:rPr>
              <w:t>(1=SSI, 0=Non-SSI)</w:t>
            </w:r>
          </w:p>
        </w:tc>
      </w:tr>
      <w:tr w:rsidR="0040226A" w:rsidRPr="0040226A" w:rsidTr="00AD2060">
        <w:trPr>
          <w:trHeight w:val="45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Conversion / Refugee Cash Assistance (RCA) / LIFC Basic</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Deemed Eligible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Conversion</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SNF</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SSI/LTC</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12 Months Continuous Eligibility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LACHIP Phase 1</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PAP - Prohibited AFDC Provisions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009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LIFC - Unemployed Parent / CHAMP</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in ICF (II)- Medical</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Villa SNF</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Presumptive Eligibility, Pregnant Woman</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CHAMP Pregnant Woman (to 133% of FPIG)</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CHAMP Child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LACHIP Phase 2</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Deceased Recipient - LTC</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Deceased Recipient - LTC (Not Auto)</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ADHC (Adult Day Health Services Waiver)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019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SSI/ADHC</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Regular MNP (Medically Needy Program)</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45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Spend-Down MNP</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67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LTC Spend-Down MNP (Income &gt; Facility Fee)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Transfer of Resource(s)/LTC</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Transfer of Resource(s)/LTC</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LTC Spend-Down MNP</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SSI/EDA Waiver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EDA Waiver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45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Tuberculosis (TB)</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029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Foster Care IV-E - Suspended SSI</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Regular Foster Care Child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IV-E Foster Care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YAP (Young Adult Program)</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OYD - V Category Child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MNP - Regular Foster Care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YAP/OYD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YAP (Young Adult Program)</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OYD (Office of Youth Development)</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lastRenderedPageBreak/>
              <w:t>038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OCS Child Under Age 18 (State Funded)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039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State Retirees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45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SLMB (Specified Low-Income Medicare Beneficiary)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OAA, ANB or DA (GERI HP-ICF(I) SSI-No)</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OAA, ANB or DA (GERI HP-ICF(I) SSI Pay)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New Opportunities Waiver - SSI</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OAA, ANB or DA (GERI HP-ICF(2) SSI-Pay)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PCA Waiver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PCA Waiver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Illegal/Ineligible Aliens Emergency Services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45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QI-1 (Qualified Individual - 1)</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67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049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QI-2 (Qualified Individual - 2) (Program terminated 12/31/2002)</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PICKLE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051</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20"/>
                <w:szCs w:val="20"/>
              </w:rPr>
            </w:pPr>
            <w:r w:rsidRPr="0040226A">
              <w:rPr>
                <w:sz w:val="20"/>
                <w:szCs w:val="20"/>
              </w:rPr>
              <w:t>LTC MNP/Transfer of Resources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20"/>
                <w:szCs w:val="20"/>
              </w:rPr>
            </w:pPr>
            <w:r w:rsidRPr="0040226A">
              <w:rPr>
                <w:sz w:val="20"/>
                <w:szCs w:val="20"/>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Breast and/or Cervical Cancer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CHAMP Pregnant Woman Expansion (to 185% FPIG)</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Reinstated Section 4913 Children</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LACHIP Phase 3</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Disabled Widow/Widower (DW/W)</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BPL (Walker vs. Bayer)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Section 4913 Children</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059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Disabled Adult Child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Early Widow/Widowers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SGA Disabled W/W/DS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SSI/Public ICF/DD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LTC Co-Insurance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SSI/Private ICF/DD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Private ICF/DD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AFDC- Private ICF DD - 3 Month Limit</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AFDC or IV-E(1) Private ICF DD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SSI-M (Determination of disability for Medicaid Eligibility)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069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Roll-Down</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070</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20"/>
                <w:szCs w:val="20"/>
              </w:rPr>
            </w:pPr>
            <w:r w:rsidRPr="0040226A">
              <w:rPr>
                <w:sz w:val="20"/>
                <w:szCs w:val="20"/>
              </w:rPr>
              <w:t>New Opportunities Waiver, non-SSI</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20"/>
                <w:szCs w:val="20"/>
              </w:rPr>
            </w:pPr>
            <w:r w:rsidRPr="0040226A">
              <w:rPr>
                <w:sz w:val="20"/>
                <w:szCs w:val="20"/>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Transitional Medicaid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LAMI Psuedo Income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Recipient (65 Plus) Eligible SSI/Ven Pay Hospital</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Description not available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TEFRA</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Children's Waiver - Louisiana Children's Choice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Children's Waiver - Louisiana Children's Choice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(Supplemental Security Income)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079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Denied SSI Prior Period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Terminated SSI Prior Period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Former SSI</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SSI DD Waiver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lastRenderedPageBreak/>
              <w:t>083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Acute Care Hospitals (LOS &gt; 30 days)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LaCHIP Pregnant Woman Expansion (185-200%)</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Grant Review</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45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086</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Forced Benefits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CHAMP Parents</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Medicaid Buy-In Working Disabled (Medicaid Purchase Plan)</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089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Recipient Eligible for Pay-Habitation and Other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LTC (Long Term Care)</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A, B, D Recipient in Geriatric SNF; No SSI Pay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AFCD, GA, A, B, D in SNF; No AFDC Pay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DD Waiver</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45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QDWI (Qualified Disabled/Working Individual)</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095</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QMB (Qualified Medicare Beneficiary)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097</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Qualified Child Psychiatric</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098</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AFDC, GA, A, B, D ICF(2) No AFDC/Other Pay</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099</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Public ICF/DD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100</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PACE SSI</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101</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PACE SSI-related</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102</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GNOCHC Adult Parent</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103</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GNOCHC Childless Adult</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480"/>
        </w:trPr>
        <w:tc>
          <w:tcPr>
            <w:tcW w:w="848" w:type="dxa"/>
            <w:tcBorders>
              <w:top w:val="nil"/>
              <w:left w:val="single" w:sz="4" w:space="0" w:color="auto"/>
              <w:bottom w:val="single" w:sz="4" w:space="0" w:color="99CCFF"/>
              <w:right w:val="single" w:sz="4" w:space="0" w:color="99CCFF"/>
            </w:tcBorders>
            <w:shd w:val="clear" w:color="auto" w:fill="auto"/>
            <w:hideMark/>
          </w:tcPr>
          <w:p w:rsidR="0040226A" w:rsidRPr="0040226A" w:rsidRDefault="0040226A" w:rsidP="0040226A">
            <w:pPr>
              <w:jc w:val="center"/>
              <w:rPr>
                <w:b/>
                <w:bCs/>
                <w:color w:val="000000"/>
                <w:sz w:val="18"/>
                <w:szCs w:val="18"/>
              </w:rPr>
            </w:pPr>
            <w:r w:rsidRPr="0040226A">
              <w:rPr>
                <w:b/>
                <w:bCs/>
                <w:color w:val="000000"/>
                <w:sz w:val="18"/>
                <w:szCs w:val="18"/>
              </w:rPr>
              <w:t>104</w:t>
            </w:r>
          </w:p>
        </w:tc>
        <w:tc>
          <w:tcPr>
            <w:tcW w:w="5625" w:type="dxa"/>
            <w:tcBorders>
              <w:top w:val="nil"/>
              <w:left w:val="nil"/>
              <w:bottom w:val="single" w:sz="4" w:space="0" w:color="99CCFF"/>
              <w:right w:val="single" w:sz="4" w:space="0" w:color="99CCFF"/>
            </w:tcBorders>
            <w:shd w:val="clear" w:color="auto" w:fill="auto"/>
            <w:hideMark/>
          </w:tcPr>
          <w:p w:rsidR="0040226A" w:rsidRPr="0040226A" w:rsidRDefault="0040226A" w:rsidP="0040226A">
            <w:pPr>
              <w:rPr>
                <w:color w:val="000000"/>
                <w:sz w:val="18"/>
                <w:szCs w:val="18"/>
              </w:rPr>
            </w:pPr>
            <w:r w:rsidRPr="0040226A">
              <w:rPr>
                <w:color w:val="000000"/>
                <w:sz w:val="18"/>
                <w:szCs w:val="18"/>
              </w:rPr>
              <w:t>Pregnant women with income greater than 118% of FPL and less than or equal to 133% of FPL</w:t>
            </w:r>
          </w:p>
        </w:tc>
        <w:tc>
          <w:tcPr>
            <w:tcW w:w="801" w:type="dxa"/>
            <w:tcBorders>
              <w:top w:val="nil"/>
              <w:left w:val="nil"/>
              <w:bottom w:val="single" w:sz="4" w:space="0" w:color="99CCFF"/>
              <w:right w:val="single" w:sz="4" w:space="0" w:color="99CCFF"/>
            </w:tcBorders>
            <w:shd w:val="clear" w:color="000000" w:fill="FFFF99"/>
            <w:hideMark/>
          </w:tcPr>
          <w:p w:rsidR="0040226A" w:rsidRPr="0040226A" w:rsidRDefault="0040226A" w:rsidP="0040226A">
            <w:pPr>
              <w:jc w:val="center"/>
              <w:rPr>
                <w:color w:val="000000"/>
                <w:sz w:val="18"/>
                <w:szCs w:val="18"/>
              </w:rPr>
            </w:pPr>
            <w:r w:rsidRPr="0040226A">
              <w:rPr>
                <w:color w:val="000000"/>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109</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LaChoice, Childless Adults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110</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LaChoice, Parents with Children</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111</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LHP, Childless Adults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112</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LHP, Parents with Children</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113</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LHP, Children</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115</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Family Planning, Previous LAMOMS eligibility</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116</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Family Planning, New eligibility / Non LaMOM</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117</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Supports Waiver SSI</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118</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 xml:space="preserve">Supports Waiver </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119</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Residential Options Waiver - SSI</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120</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Residential Options Waiver - NON-SSI</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121</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SSI/LTC Excess Equity</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122</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LTC Excess Equity</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123</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LTC Spend Down MNP Excess Equity</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124</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LTC Spend Down MNP Excess Equity(Income over facility fee)</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125</w:t>
            </w:r>
          </w:p>
        </w:tc>
        <w:tc>
          <w:tcPr>
            <w:tcW w:w="5625" w:type="dxa"/>
            <w:tcBorders>
              <w:top w:val="nil"/>
              <w:left w:val="nil"/>
              <w:bottom w:val="single" w:sz="4" w:space="0" w:color="99CCFF"/>
              <w:right w:val="single" w:sz="4" w:space="0" w:color="99CCFF"/>
            </w:tcBorders>
            <w:shd w:val="clear" w:color="000000" w:fill="FFFFFF"/>
            <w:noWrap/>
            <w:hideMark/>
          </w:tcPr>
          <w:p w:rsidR="0040226A" w:rsidRPr="0040226A" w:rsidRDefault="0040226A" w:rsidP="0040226A">
            <w:pPr>
              <w:rPr>
                <w:sz w:val="18"/>
                <w:szCs w:val="18"/>
              </w:rPr>
            </w:pPr>
            <w:r w:rsidRPr="0040226A">
              <w:rPr>
                <w:sz w:val="18"/>
                <w:szCs w:val="18"/>
              </w:rPr>
              <w:t>Disability Medicaid</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127</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LaChip Phase IV: Non-Citizen Pregnant Women Expansion</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130</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LTC Payment Denial/Late Admission Packet</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131</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SSI Payment Denial/Late Admission</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132</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Spendown Denial of Payment/Late Packet</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40"/>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133</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Family Opportunity Program</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40"/>
        </w:trPr>
        <w:tc>
          <w:tcPr>
            <w:tcW w:w="848" w:type="dxa"/>
            <w:tcBorders>
              <w:top w:val="nil"/>
              <w:left w:val="single" w:sz="4" w:space="0" w:color="auto"/>
              <w:bottom w:val="single" w:sz="4" w:space="0" w:color="99CCFF"/>
              <w:right w:val="single" w:sz="4" w:space="0" w:color="99CCFF"/>
            </w:tcBorders>
            <w:shd w:val="clear" w:color="000000" w:fill="FFFFFF"/>
            <w:noWrap/>
            <w:hideMark/>
          </w:tcPr>
          <w:p w:rsidR="0040226A" w:rsidRPr="0040226A" w:rsidRDefault="0040226A" w:rsidP="0040226A">
            <w:pPr>
              <w:jc w:val="center"/>
              <w:rPr>
                <w:b/>
                <w:bCs/>
                <w:sz w:val="18"/>
                <w:szCs w:val="18"/>
              </w:rPr>
            </w:pPr>
            <w:r w:rsidRPr="0040226A">
              <w:rPr>
                <w:b/>
                <w:bCs/>
                <w:sz w:val="18"/>
                <w:szCs w:val="18"/>
              </w:rPr>
              <w:t>134</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LaCHIP Affordable Plan</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136</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Private ICF/DD Spendown Medically Needy Program</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137</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Public ICF/DD Spendown Medically Needy Program</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138</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Private ICF/DD Spendown MNP/Income Over Facility Fee</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lastRenderedPageBreak/>
              <w:t>139</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Public ICF/DD Spendown MNP/Income Over Facility Fee</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140</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SSI Private ICF/DD Transfer of Resources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141</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Private ICF/DD Transfer of Resources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142</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SSI Public ICF/DD Transfer of Resources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143</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Public ICF/DD Transfer of Resources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144</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Public ICF/DD MNP Transfer of Resources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145</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Private ICF/DD MNP Transfer of Resources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146</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Adult Residential Care/SSI</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147</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 xml:space="preserve">Adult Residential Care </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148</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Youth Aging Out of Foster Care (Chaffee Option)</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149</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New Opportunities Waiver Fund</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150</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SSI New Opportunities Waiver Fund</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151</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ELE - Food Stamps (Express Lane Eligibility-Food Stamps)</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single" w:sz="4" w:space="0" w:color="99CCFF"/>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152</w:t>
            </w:r>
          </w:p>
        </w:tc>
        <w:tc>
          <w:tcPr>
            <w:tcW w:w="5625" w:type="dxa"/>
            <w:tcBorders>
              <w:top w:val="nil"/>
              <w:left w:val="nil"/>
              <w:bottom w:val="single" w:sz="4" w:space="0" w:color="99CCFF"/>
              <w:right w:val="single" w:sz="4" w:space="0" w:color="99CCFF"/>
            </w:tcBorders>
            <w:shd w:val="clear" w:color="auto" w:fill="auto"/>
            <w:noWrap/>
            <w:hideMark/>
          </w:tcPr>
          <w:p w:rsidR="0040226A" w:rsidRPr="0040226A" w:rsidRDefault="0040226A" w:rsidP="0040226A">
            <w:pPr>
              <w:rPr>
                <w:sz w:val="18"/>
                <w:szCs w:val="18"/>
              </w:rPr>
            </w:pPr>
            <w:r w:rsidRPr="0040226A">
              <w:rPr>
                <w:sz w:val="18"/>
                <w:szCs w:val="18"/>
              </w:rPr>
              <w:t>ELE School Lunch (Express Lane Eligibility -School Lunch)</w:t>
            </w:r>
          </w:p>
        </w:tc>
        <w:tc>
          <w:tcPr>
            <w:tcW w:w="801" w:type="dxa"/>
            <w:tcBorders>
              <w:top w:val="nil"/>
              <w:left w:val="nil"/>
              <w:bottom w:val="single" w:sz="4" w:space="0" w:color="99CCFF"/>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255"/>
        </w:trPr>
        <w:tc>
          <w:tcPr>
            <w:tcW w:w="848" w:type="dxa"/>
            <w:tcBorders>
              <w:top w:val="nil"/>
              <w:left w:val="single" w:sz="4" w:space="0" w:color="auto"/>
              <w:bottom w:val="nil"/>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153</w:t>
            </w:r>
          </w:p>
        </w:tc>
        <w:tc>
          <w:tcPr>
            <w:tcW w:w="5625" w:type="dxa"/>
            <w:tcBorders>
              <w:top w:val="nil"/>
              <w:left w:val="nil"/>
              <w:bottom w:val="nil"/>
              <w:right w:val="nil"/>
            </w:tcBorders>
            <w:shd w:val="clear" w:color="auto" w:fill="auto"/>
            <w:noWrap/>
            <w:hideMark/>
          </w:tcPr>
          <w:p w:rsidR="0040226A" w:rsidRPr="0040226A" w:rsidRDefault="0040226A" w:rsidP="0040226A">
            <w:pPr>
              <w:rPr>
                <w:sz w:val="18"/>
                <w:szCs w:val="18"/>
              </w:rPr>
            </w:pPr>
            <w:r w:rsidRPr="0040226A">
              <w:rPr>
                <w:sz w:val="18"/>
                <w:szCs w:val="18"/>
              </w:rPr>
              <w:t>SSI - Community Choices Waiver</w:t>
            </w:r>
          </w:p>
        </w:tc>
        <w:tc>
          <w:tcPr>
            <w:tcW w:w="801" w:type="dxa"/>
            <w:tcBorders>
              <w:top w:val="nil"/>
              <w:left w:val="single" w:sz="4" w:space="0" w:color="99CCFF"/>
              <w:bottom w:val="nil"/>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1</w:t>
            </w:r>
          </w:p>
        </w:tc>
      </w:tr>
      <w:tr w:rsidR="0040226A" w:rsidRPr="0040226A" w:rsidTr="00AD2060">
        <w:trPr>
          <w:trHeight w:val="255"/>
        </w:trPr>
        <w:tc>
          <w:tcPr>
            <w:tcW w:w="848" w:type="dxa"/>
            <w:tcBorders>
              <w:top w:val="single" w:sz="4" w:space="0" w:color="99CCFF"/>
              <w:left w:val="single" w:sz="4" w:space="0" w:color="auto"/>
              <w:bottom w:val="nil"/>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154</w:t>
            </w:r>
          </w:p>
        </w:tc>
        <w:tc>
          <w:tcPr>
            <w:tcW w:w="5625" w:type="dxa"/>
            <w:tcBorders>
              <w:top w:val="nil"/>
              <w:left w:val="nil"/>
              <w:bottom w:val="nil"/>
              <w:right w:val="nil"/>
            </w:tcBorders>
            <w:shd w:val="clear" w:color="auto" w:fill="auto"/>
            <w:noWrap/>
            <w:hideMark/>
          </w:tcPr>
          <w:p w:rsidR="0040226A" w:rsidRPr="0040226A" w:rsidRDefault="0040226A" w:rsidP="0040226A">
            <w:pPr>
              <w:rPr>
                <w:sz w:val="18"/>
                <w:szCs w:val="18"/>
              </w:rPr>
            </w:pPr>
            <w:r w:rsidRPr="0040226A">
              <w:rPr>
                <w:sz w:val="18"/>
                <w:szCs w:val="18"/>
              </w:rPr>
              <w:t>Community Choices Waiver</w:t>
            </w:r>
          </w:p>
        </w:tc>
        <w:tc>
          <w:tcPr>
            <w:tcW w:w="801" w:type="dxa"/>
            <w:tcBorders>
              <w:top w:val="single" w:sz="4" w:space="0" w:color="99CCFF"/>
              <w:left w:val="single" w:sz="4" w:space="0" w:color="99CCFF"/>
              <w:bottom w:val="nil"/>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450"/>
        </w:trPr>
        <w:tc>
          <w:tcPr>
            <w:tcW w:w="848" w:type="dxa"/>
            <w:tcBorders>
              <w:top w:val="single" w:sz="4" w:space="0" w:color="99CCFF"/>
              <w:left w:val="single" w:sz="4" w:space="0" w:color="auto"/>
              <w:bottom w:val="nil"/>
              <w:right w:val="single" w:sz="4" w:space="0" w:color="99CCFF"/>
            </w:tcBorders>
            <w:shd w:val="clear" w:color="auto" w:fill="auto"/>
            <w:noWrap/>
            <w:hideMark/>
          </w:tcPr>
          <w:p w:rsidR="0040226A" w:rsidRPr="0040226A" w:rsidRDefault="0040226A" w:rsidP="0040226A">
            <w:pPr>
              <w:jc w:val="center"/>
              <w:rPr>
                <w:b/>
                <w:bCs/>
                <w:sz w:val="18"/>
                <w:szCs w:val="18"/>
              </w:rPr>
            </w:pPr>
            <w:r w:rsidRPr="0040226A">
              <w:rPr>
                <w:b/>
                <w:bCs/>
                <w:sz w:val="18"/>
                <w:szCs w:val="18"/>
              </w:rPr>
              <w:t>155</w:t>
            </w:r>
          </w:p>
        </w:tc>
        <w:tc>
          <w:tcPr>
            <w:tcW w:w="5625" w:type="dxa"/>
            <w:tcBorders>
              <w:top w:val="nil"/>
              <w:left w:val="nil"/>
              <w:bottom w:val="nil"/>
              <w:right w:val="nil"/>
            </w:tcBorders>
            <w:shd w:val="clear" w:color="auto" w:fill="auto"/>
            <w:noWrap/>
            <w:hideMark/>
          </w:tcPr>
          <w:p w:rsidR="0040226A" w:rsidRPr="0040226A" w:rsidRDefault="0040226A" w:rsidP="0040226A">
            <w:pPr>
              <w:rPr>
                <w:sz w:val="20"/>
                <w:szCs w:val="20"/>
              </w:rPr>
            </w:pPr>
            <w:r w:rsidRPr="0040226A">
              <w:rPr>
                <w:sz w:val="20"/>
                <w:szCs w:val="20"/>
              </w:rPr>
              <w:t>HCBS MNP Spend down</w:t>
            </w:r>
          </w:p>
        </w:tc>
        <w:tc>
          <w:tcPr>
            <w:tcW w:w="801" w:type="dxa"/>
            <w:tcBorders>
              <w:top w:val="single" w:sz="4" w:space="0" w:color="99CCFF"/>
              <w:left w:val="single" w:sz="4" w:space="0" w:color="99CCFF"/>
              <w:bottom w:val="nil"/>
              <w:right w:val="single" w:sz="4" w:space="0" w:color="99CCFF"/>
            </w:tcBorders>
            <w:shd w:val="clear" w:color="000000" w:fill="FFFF99"/>
            <w:noWrap/>
            <w:hideMark/>
          </w:tcPr>
          <w:p w:rsidR="0040226A" w:rsidRPr="0040226A" w:rsidRDefault="0040226A" w:rsidP="0040226A">
            <w:pPr>
              <w:jc w:val="center"/>
              <w:rPr>
                <w:sz w:val="18"/>
                <w:szCs w:val="18"/>
              </w:rPr>
            </w:pPr>
            <w:r w:rsidRPr="0040226A">
              <w:rPr>
                <w:sz w:val="18"/>
                <w:szCs w:val="18"/>
              </w:rPr>
              <w:t>0</w:t>
            </w:r>
          </w:p>
        </w:tc>
      </w:tr>
      <w:tr w:rsidR="0040226A" w:rsidRPr="0040226A" w:rsidTr="00AD2060">
        <w:trPr>
          <w:trHeight w:val="480"/>
        </w:trPr>
        <w:tc>
          <w:tcPr>
            <w:tcW w:w="848" w:type="dxa"/>
            <w:tcBorders>
              <w:top w:val="single" w:sz="4" w:space="0" w:color="99CCFF"/>
              <w:left w:val="single" w:sz="4" w:space="0" w:color="auto"/>
              <w:bottom w:val="nil"/>
              <w:right w:val="single" w:sz="4" w:space="0" w:color="99CCFF"/>
            </w:tcBorders>
            <w:shd w:val="clear" w:color="auto" w:fill="auto"/>
            <w:hideMark/>
          </w:tcPr>
          <w:p w:rsidR="0040226A" w:rsidRPr="0040226A" w:rsidRDefault="0040226A" w:rsidP="0040226A">
            <w:pPr>
              <w:jc w:val="center"/>
              <w:rPr>
                <w:b/>
                <w:bCs/>
                <w:sz w:val="18"/>
                <w:szCs w:val="18"/>
              </w:rPr>
            </w:pPr>
            <w:r w:rsidRPr="0040226A">
              <w:rPr>
                <w:b/>
                <w:bCs/>
                <w:sz w:val="18"/>
                <w:szCs w:val="18"/>
              </w:rPr>
              <w:t>178</w:t>
            </w:r>
          </w:p>
        </w:tc>
        <w:tc>
          <w:tcPr>
            <w:tcW w:w="5625" w:type="dxa"/>
            <w:tcBorders>
              <w:top w:val="nil"/>
              <w:left w:val="nil"/>
              <w:bottom w:val="nil"/>
              <w:right w:val="nil"/>
            </w:tcBorders>
            <w:shd w:val="clear" w:color="auto" w:fill="auto"/>
            <w:hideMark/>
          </w:tcPr>
          <w:p w:rsidR="0040226A" w:rsidRPr="0040226A" w:rsidRDefault="0040226A" w:rsidP="0040226A">
            <w:pPr>
              <w:rPr>
                <w:sz w:val="18"/>
                <w:szCs w:val="18"/>
              </w:rPr>
            </w:pPr>
            <w:r w:rsidRPr="0040226A">
              <w:rPr>
                <w:sz w:val="18"/>
                <w:szCs w:val="18"/>
              </w:rPr>
              <w:t>Disabled Adults authorized for special hurricane Katrina assistance</w:t>
            </w:r>
          </w:p>
        </w:tc>
        <w:tc>
          <w:tcPr>
            <w:tcW w:w="801" w:type="dxa"/>
            <w:tcBorders>
              <w:top w:val="single" w:sz="4" w:space="0" w:color="99CCFF"/>
              <w:left w:val="single" w:sz="4" w:space="0" w:color="99CCFF"/>
              <w:bottom w:val="nil"/>
              <w:right w:val="single" w:sz="4" w:space="0" w:color="99CCFF"/>
            </w:tcBorders>
            <w:shd w:val="clear" w:color="000000" w:fill="FFFF99"/>
            <w:hideMark/>
          </w:tcPr>
          <w:p w:rsidR="0040226A" w:rsidRPr="0040226A" w:rsidRDefault="0040226A" w:rsidP="0040226A">
            <w:pPr>
              <w:jc w:val="center"/>
              <w:rPr>
                <w:sz w:val="18"/>
                <w:szCs w:val="18"/>
              </w:rPr>
            </w:pPr>
            <w:r w:rsidRPr="0040226A">
              <w:rPr>
                <w:sz w:val="18"/>
                <w:szCs w:val="18"/>
              </w:rPr>
              <w:t>0</w:t>
            </w:r>
          </w:p>
        </w:tc>
      </w:tr>
      <w:tr w:rsidR="006F78A6" w:rsidTr="00FA3F11">
        <w:trPr>
          <w:trHeight w:val="1800"/>
        </w:trPr>
        <w:tc>
          <w:tcPr>
            <w:tcW w:w="848" w:type="dxa"/>
            <w:tcBorders>
              <w:top w:val="single" w:sz="4" w:space="0" w:color="95B3D7"/>
              <w:left w:val="single" w:sz="4" w:space="0" w:color="auto"/>
              <w:bottom w:val="single" w:sz="4" w:space="0" w:color="95B3D7"/>
              <w:right w:val="single" w:sz="4" w:space="0" w:color="95B3D7"/>
            </w:tcBorders>
            <w:shd w:val="clear" w:color="auto" w:fill="auto"/>
            <w:hideMark/>
          </w:tcPr>
          <w:p w:rsidR="006F78A6" w:rsidRDefault="006F78A6">
            <w:pPr>
              <w:jc w:val="center"/>
              <w:rPr>
                <w:b/>
                <w:bCs/>
                <w:sz w:val="18"/>
                <w:szCs w:val="18"/>
              </w:rPr>
            </w:pPr>
            <w:r>
              <w:rPr>
                <w:b/>
                <w:bCs/>
                <w:sz w:val="18"/>
                <w:szCs w:val="18"/>
              </w:rPr>
              <w:t>200</w:t>
            </w:r>
          </w:p>
        </w:tc>
        <w:tc>
          <w:tcPr>
            <w:tcW w:w="5625" w:type="dxa"/>
            <w:tcBorders>
              <w:top w:val="single" w:sz="4" w:space="0" w:color="95B3D7"/>
              <w:left w:val="nil"/>
              <w:bottom w:val="single" w:sz="4" w:space="0" w:color="95B3D7"/>
              <w:right w:val="single" w:sz="4" w:space="0" w:color="95B3D7"/>
            </w:tcBorders>
            <w:shd w:val="clear" w:color="auto" w:fill="auto"/>
            <w:hideMark/>
          </w:tcPr>
          <w:p w:rsidR="006F78A6" w:rsidRDefault="006F78A6">
            <w:pPr>
              <w:rPr>
                <w:sz w:val="18"/>
                <w:szCs w:val="18"/>
              </w:rPr>
            </w:pPr>
            <w:r>
              <w:rPr>
                <w:sz w:val="18"/>
                <w:szCs w:val="18"/>
              </w:rPr>
              <w:t>CsoC-SED MEDICAID CHILD -MEDS TC and sgmt TC</w:t>
            </w:r>
            <w:r>
              <w:rPr>
                <w:sz w:val="18"/>
                <w:szCs w:val="18"/>
              </w:rPr>
              <w:br/>
            </w:r>
            <w:r>
              <w:rPr>
                <w:sz w:val="18"/>
                <w:szCs w:val="18"/>
              </w:rPr>
              <w:br/>
              <w:t>CSoC Waiver Children - 1915(c) waiver.</w:t>
            </w:r>
            <w:r>
              <w:rPr>
                <w:sz w:val="18"/>
                <w:szCs w:val="18"/>
              </w:rPr>
              <w:br/>
              <w:t>Children under age 22, meeting a hospital and nursing facility LOC of CSoC will be eligibile up to 300% of FBR, using institutional eligibility criteria.</w:t>
            </w:r>
            <w:r>
              <w:rPr>
                <w:sz w:val="18"/>
                <w:szCs w:val="18"/>
              </w:rPr>
              <w:br/>
              <w:t>LOC 60=hospital, 61=NF.</w:t>
            </w:r>
          </w:p>
        </w:tc>
        <w:tc>
          <w:tcPr>
            <w:tcW w:w="801" w:type="dxa"/>
            <w:tcBorders>
              <w:top w:val="single" w:sz="4" w:space="0" w:color="95B3D7"/>
              <w:left w:val="nil"/>
              <w:bottom w:val="single" w:sz="4" w:space="0" w:color="95B3D7"/>
              <w:right w:val="single" w:sz="4" w:space="0" w:color="95B3D7"/>
            </w:tcBorders>
            <w:shd w:val="clear" w:color="000000" w:fill="FFFF99"/>
            <w:hideMark/>
          </w:tcPr>
          <w:p w:rsidR="006F78A6" w:rsidRDefault="006F78A6">
            <w:pPr>
              <w:jc w:val="center"/>
              <w:rPr>
                <w:sz w:val="18"/>
                <w:szCs w:val="18"/>
              </w:rPr>
            </w:pPr>
            <w:r>
              <w:rPr>
                <w:sz w:val="18"/>
                <w:szCs w:val="18"/>
              </w:rPr>
              <w:t>0</w:t>
            </w:r>
          </w:p>
        </w:tc>
      </w:tr>
      <w:tr w:rsidR="006F78A6" w:rsidTr="00FA3F11">
        <w:trPr>
          <w:trHeight w:val="1230"/>
        </w:trPr>
        <w:tc>
          <w:tcPr>
            <w:tcW w:w="848" w:type="dxa"/>
            <w:tcBorders>
              <w:top w:val="nil"/>
              <w:left w:val="single" w:sz="4" w:space="0" w:color="auto"/>
              <w:bottom w:val="single" w:sz="4" w:space="0" w:color="95B3D7"/>
              <w:right w:val="single" w:sz="4" w:space="0" w:color="95B3D7"/>
            </w:tcBorders>
            <w:shd w:val="clear" w:color="auto" w:fill="auto"/>
            <w:hideMark/>
          </w:tcPr>
          <w:p w:rsidR="006F78A6" w:rsidRDefault="006F78A6">
            <w:pPr>
              <w:jc w:val="center"/>
              <w:rPr>
                <w:b/>
                <w:bCs/>
                <w:sz w:val="18"/>
                <w:szCs w:val="18"/>
              </w:rPr>
            </w:pPr>
            <w:r>
              <w:rPr>
                <w:b/>
                <w:bCs/>
                <w:sz w:val="18"/>
                <w:szCs w:val="18"/>
              </w:rPr>
              <w:t>201</w:t>
            </w:r>
          </w:p>
        </w:tc>
        <w:tc>
          <w:tcPr>
            <w:tcW w:w="5625" w:type="dxa"/>
            <w:tcBorders>
              <w:top w:val="nil"/>
              <w:left w:val="nil"/>
              <w:bottom w:val="single" w:sz="4" w:space="0" w:color="95B3D7"/>
              <w:right w:val="single" w:sz="4" w:space="0" w:color="95B3D7"/>
            </w:tcBorders>
            <w:shd w:val="clear" w:color="auto" w:fill="auto"/>
            <w:hideMark/>
          </w:tcPr>
          <w:p w:rsidR="006F78A6" w:rsidRDefault="006F78A6">
            <w:pPr>
              <w:rPr>
                <w:sz w:val="18"/>
                <w:szCs w:val="18"/>
              </w:rPr>
            </w:pPr>
            <w:r>
              <w:rPr>
                <w:sz w:val="18"/>
                <w:szCs w:val="18"/>
              </w:rPr>
              <w:t>LBHP1915(i) NON MEDICAID ADULT 19 &amp;OLDER</w:t>
            </w:r>
            <w:r>
              <w:rPr>
                <w:sz w:val="18"/>
                <w:szCs w:val="18"/>
              </w:rPr>
              <w:br/>
            </w:r>
            <w:r>
              <w:rPr>
                <w:sz w:val="18"/>
                <w:szCs w:val="18"/>
              </w:rPr>
              <w:br/>
              <w:t>CSoC Waiver Adults - 1915(i) only; non-Medicaid.</w:t>
            </w:r>
            <w:r>
              <w:rPr>
                <w:sz w:val="18"/>
                <w:szCs w:val="18"/>
              </w:rPr>
              <w:br/>
              <w:t>Adults over the age of 18, not otherwise eligible for Medicaid, meeting the 1915(i) LON criteria up to 150% of FPL.</w:t>
            </w:r>
          </w:p>
        </w:tc>
        <w:tc>
          <w:tcPr>
            <w:tcW w:w="801" w:type="dxa"/>
            <w:tcBorders>
              <w:top w:val="nil"/>
              <w:left w:val="nil"/>
              <w:bottom w:val="single" w:sz="4" w:space="0" w:color="95B3D7"/>
              <w:right w:val="single" w:sz="4" w:space="0" w:color="95B3D7"/>
            </w:tcBorders>
            <w:shd w:val="clear" w:color="000000" w:fill="FFFF99"/>
            <w:hideMark/>
          </w:tcPr>
          <w:p w:rsidR="006F78A6" w:rsidRDefault="006F78A6">
            <w:pPr>
              <w:jc w:val="center"/>
              <w:rPr>
                <w:sz w:val="18"/>
                <w:szCs w:val="18"/>
              </w:rPr>
            </w:pPr>
            <w:r>
              <w:rPr>
                <w:sz w:val="18"/>
                <w:szCs w:val="18"/>
              </w:rPr>
              <w:t>0</w:t>
            </w:r>
          </w:p>
        </w:tc>
      </w:tr>
      <w:tr w:rsidR="006F78A6" w:rsidTr="00FA3F11">
        <w:trPr>
          <w:trHeight w:val="1680"/>
        </w:trPr>
        <w:tc>
          <w:tcPr>
            <w:tcW w:w="848" w:type="dxa"/>
            <w:tcBorders>
              <w:top w:val="nil"/>
              <w:left w:val="single" w:sz="4" w:space="0" w:color="auto"/>
              <w:bottom w:val="single" w:sz="4" w:space="0" w:color="95B3D7"/>
              <w:right w:val="single" w:sz="4" w:space="0" w:color="95B3D7"/>
            </w:tcBorders>
            <w:shd w:val="clear" w:color="auto" w:fill="auto"/>
            <w:hideMark/>
          </w:tcPr>
          <w:p w:rsidR="006F78A6" w:rsidRDefault="006F78A6">
            <w:pPr>
              <w:jc w:val="center"/>
              <w:rPr>
                <w:b/>
                <w:bCs/>
                <w:sz w:val="18"/>
                <w:szCs w:val="18"/>
              </w:rPr>
            </w:pPr>
            <w:r>
              <w:rPr>
                <w:b/>
                <w:bCs/>
                <w:sz w:val="18"/>
                <w:szCs w:val="18"/>
              </w:rPr>
              <w:t>202</w:t>
            </w:r>
          </w:p>
        </w:tc>
        <w:tc>
          <w:tcPr>
            <w:tcW w:w="5625" w:type="dxa"/>
            <w:tcBorders>
              <w:top w:val="nil"/>
              <w:left w:val="nil"/>
              <w:bottom w:val="single" w:sz="4" w:space="0" w:color="95B3D7"/>
              <w:right w:val="single" w:sz="4" w:space="0" w:color="95B3D7"/>
            </w:tcBorders>
            <w:shd w:val="clear" w:color="auto" w:fill="auto"/>
            <w:hideMark/>
          </w:tcPr>
          <w:p w:rsidR="006F78A6" w:rsidRDefault="006F78A6">
            <w:pPr>
              <w:rPr>
                <w:sz w:val="18"/>
                <w:szCs w:val="18"/>
              </w:rPr>
            </w:pPr>
            <w:r>
              <w:rPr>
                <w:sz w:val="18"/>
                <w:szCs w:val="18"/>
              </w:rPr>
              <w:t>CSoC 1915(i)-LIKE MEDICAID CHILD sgmt</w:t>
            </w:r>
            <w:r>
              <w:rPr>
                <w:sz w:val="18"/>
                <w:szCs w:val="18"/>
              </w:rPr>
              <w:br/>
            </w:r>
            <w:r>
              <w:rPr>
                <w:sz w:val="18"/>
                <w:szCs w:val="18"/>
              </w:rPr>
              <w:br/>
              <w:t>1915(i)-like Children (aka 1915(b)(3) children): temp type case on LTC segment if recipient is in LTC/NH/ICF.</w:t>
            </w:r>
            <w:r>
              <w:rPr>
                <w:sz w:val="18"/>
                <w:szCs w:val="18"/>
              </w:rPr>
              <w:br/>
              <w:t>Otherwise Medicaid eligible children under age 22, meeting a LON of CSoC and eligible for additional services under 1915(b)(3) savings.</w:t>
            </w:r>
          </w:p>
        </w:tc>
        <w:tc>
          <w:tcPr>
            <w:tcW w:w="801" w:type="dxa"/>
            <w:tcBorders>
              <w:top w:val="nil"/>
              <w:left w:val="nil"/>
              <w:bottom w:val="single" w:sz="4" w:space="0" w:color="95B3D7"/>
              <w:right w:val="single" w:sz="4" w:space="0" w:color="95B3D7"/>
            </w:tcBorders>
            <w:shd w:val="clear" w:color="000000" w:fill="FFFF99"/>
            <w:hideMark/>
          </w:tcPr>
          <w:p w:rsidR="006F78A6" w:rsidRDefault="006F78A6">
            <w:pPr>
              <w:jc w:val="center"/>
              <w:rPr>
                <w:sz w:val="18"/>
                <w:szCs w:val="18"/>
              </w:rPr>
            </w:pPr>
            <w:r>
              <w:rPr>
                <w:sz w:val="18"/>
                <w:szCs w:val="18"/>
              </w:rPr>
              <w:t>0</w:t>
            </w:r>
          </w:p>
        </w:tc>
      </w:tr>
      <w:tr w:rsidR="006F78A6" w:rsidTr="00FA3F11">
        <w:trPr>
          <w:trHeight w:val="1440"/>
        </w:trPr>
        <w:tc>
          <w:tcPr>
            <w:tcW w:w="848" w:type="dxa"/>
            <w:tcBorders>
              <w:top w:val="nil"/>
              <w:left w:val="single" w:sz="4" w:space="0" w:color="auto"/>
              <w:bottom w:val="single" w:sz="4" w:space="0" w:color="95B3D7"/>
              <w:right w:val="single" w:sz="4" w:space="0" w:color="95B3D7"/>
            </w:tcBorders>
            <w:shd w:val="clear" w:color="auto" w:fill="auto"/>
            <w:hideMark/>
          </w:tcPr>
          <w:p w:rsidR="006F78A6" w:rsidRDefault="006F78A6">
            <w:pPr>
              <w:jc w:val="center"/>
              <w:rPr>
                <w:b/>
                <w:bCs/>
                <w:sz w:val="18"/>
                <w:szCs w:val="18"/>
              </w:rPr>
            </w:pPr>
            <w:r>
              <w:rPr>
                <w:b/>
                <w:bCs/>
                <w:sz w:val="18"/>
                <w:szCs w:val="18"/>
              </w:rPr>
              <w:t>203</w:t>
            </w:r>
          </w:p>
        </w:tc>
        <w:tc>
          <w:tcPr>
            <w:tcW w:w="5625" w:type="dxa"/>
            <w:tcBorders>
              <w:top w:val="nil"/>
              <w:left w:val="nil"/>
              <w:bottom w:val="single" w:sz="4" w:space="0" w:color="95B3D7"/>
              <w:right w:val="single" w:sz="4" w:space="0" w:color="95B3D7"/>
            </w:tcBorders>
            <w:shd w:val="clear" w:color="auto" w:fill="auto"/>
            <w:hideMark/>
          </w:tcPr>
          <w:p w:rsidR="006F78A6" w:rsidRDefault="006F78A6">
            <w:pPr>
              <w:rPr>
                <w:sz w:val="18"/>
                <w:szCs w:val="18"/>
              </w:rPr>
            </w:pPr>
            <w:r>
              <w:rPr>
                <w:sz w:val="18"/>
                <w:szCs w:val="18"/>
              </w:rPr>
              <w:t>LBHP1915(i) MEDICAID ADULT 19 &amp;OLDER sgmt</w:t>
            </w:r>
            <w:r>
              <w:rPr>
                <w:sz w:val="18"/>
                <w:szCs w:val="18"/>
              </w:rPr>
              <w:br/>
            </w:r>
            <w:r>
              <w:rPr>
                <w:sz w:val="18"/>
                <w:szCs w:val="18"/>
              </w:rPr>
              <w:br/>
              <w:t>CSoC Waiver Adults - 1915(i): temp type case on LTC segment if recipient is in LTC/NH/ICF.</w:t>
            </w:r>
            <w:r>
              <w:rPr>
                <w:sz w:val="18"/>
                <w:szCs w:val="18"/>
              </w:rPr>
              <w:br/>
              <w:t>Adults over the age of 21, otherwise eligible for Medicaid, meeting the 1915(i) LON criteria.</w:t>
            </w:r>
          </w:p>
        </w:tc>
        <w:tc>
          <w:tcPr>
            <w:tcW w:w="801" w:type="dxa"/>
            <w:tcBorders>
              <w:top w:val="nil"/>
              <w:left w:val="nil"/>
              <w:bottom w:val="single" w:sz="4" w:space="0" w:color="95B3D7"/>
              <w:right w:val="single" w:sz="4" w:space="0" w:color="95B3D7"/>
            </w:tcBorders>
            <w:shd w:val="clear" w:color="000000" w:fill="FFFF99"/>
            <w:hideMark/>
          </w:tcPr>
          <w:p w:rsidR="006F78A6" w:rsidRDefault="006F78A6">
            <w:pPr>
              <w:jc w:val="center"/>
              <w:rPr>
                <w:sz w:val="18"/>
                <w:szCs w:val="18"/>
              </w:rPr>
            </w:pPr>
            <w:r>
              <w:rPr>
                <w:sz w:val="18"/>
                <w:szCs w:val="18"/>
              </w:rPr>
              <w:t>0</w:t>
            </w:r>
          </w:p>
        </w:tc>
      </w:tr>
      <w:tr w:rsidR="006F78A6" w:rsidTr="00FA3F11">
        <w:trPr>
          <w:trHeight w:val="1755"/>
        </w:trPr>
        <w:tc>
          <w:tcPr>
            <w:tcW w:w="848" w:type="dxa"/>
            <w:tcBorders>
              <w:top w:val="nil"/>
              <w:left w:val="single" w:sz="4" w:space="0" w:color="auto"/>
              <w:bottom w:val="single" w:sz="4" w:space="0" w:color="95B3D7"/>
              <w:right w:val="single" w:sz="4" w:space="0" w:color="95B3D7"/>
            </w:tcBorders>
            <w:shd w:val="clear" w:color="000000" w:fill="FFFFFF"/>
            <w:hideMark/>
          </w:tcPr>
          <w:p w:rsidR="006F78A6" w:rsidRDefault="006F78A6">
            <w:pPr>
              <w:jc w:val="center"/>
              <w:rPr>
                <w:b/>
                <w:bCs/>
                <w:sz w:val="18"/>
                <w:szCs w:val="18"/>
              </w:rPr>
            </w:pPr>
            <w:r>
              <w:rPr>
                <w:b/>
                <w:bCs/>
                <w:sz w:val="18"/>
                <w:szCs w:val="18"/>
              </w:rPr>
              <w:lastRenderedPageBreak/>
              <w:t>204</w:t>
            </w:r>
          </w:p>
        </w:tc>
        <w:tc>
          <w:tcPr>
            <w:tcW w:w="5625" w:type="dxa"/>
            <w:tcBorders>
              <w:top w:val="nil"/>
              <w:left w:val="nil"/>
              <w:bottom w:val="single" w:sz="4" w:space="0" w:color="95B3D7"/>
              <w:right w:val="single" w:sz="4" w:space="0" w:color="95B3D7"/>
            </w:tcBorders>
            <w:shd w:val="clear" w:color="000000" w:fill="FFFFFF"/>
            <w:hideMark/>
          </w:tcPr>
          <w:p w:rsidR="006F78A6" w:rsidRDefault="006F78A6">
            <w:pPr>
              <w:rPr>
                <w:sz w:val="18"/>
                <w:szCs w:val="18"/>
              </w:rPr>
            </w:pPr>
            <w:r>
              <w:rPr>
                <w:sz w:val="18"/>
                <w:szCs w:val="18"/>
              </w:rPr>
              <w:t>LBHP1115-NON-MEDICAID ADULTS 19 &amp; OLDER</w:t>
            </w:r>
            <w:r>
              <w:rPr>
                <w:sz w:val="18"/>
                <w:szCs w:val="18"/>
              </w:rPr>
              <w:br/>
            </w:r>
            <w:r>
              <w:rPr>
                <w:sz w:val="18"/>
                <w:szCs w:val="18"/>
              </w:rPr>
              <w:br/>
              <w:t>1115 waiver for 1915(i) persons whose income is below 150% of FTPL and meeting the LON criteria.  These individuals do not have to meet a category of assistance.  The new aid cat/type case combination will be 40/204 and the segment temp type case will be 204.</w:t>
            </w:r>
          </w:p>
        </w:tc>
        <w:tc>
          <w:tcPr>
            <w:tcW w:w="801" w:type="dxa"/>
            <w:tcBorders>
              <w:top w:val="nil"/>
              <w:left w:val="nil"/>
              <w:bottom w:val="single" w:sz="4" w:space="0" w:color="95B3D7"/>
              <w:right w:val="single" w:sz="4" w:space="0" w:color="95B3D7"/>
            </w:tcBorders>
            <w:shd w:val="clear" w:color="000000" w:fill="FFFF99"/>
            <w:hideMark/>
          </w:tcPr>
          <w:p w:rsidR="006F78A6" w:rsidRDefault="006F78A6">
            <w:pPr>
              <w:jc w:val="center"/>
              <w:rPr>
                <w:sz w:val="18"/>
                <w:szCs w:val="18"/>
              </w:rPr>
            </w:pPr>
            <w:r>
              <w:rPr>
                <w:sz w:val="18"/>
                <w:szCs w:val="18"/>
              </w:rPr>
              <w:t>0</w:t>
            </w:r>
          </w:p>
        </w:tc>
      </w:tr>
      <w:tr w:rsidR="006F78A6" w:rsidTr="00FA3F11">
        <w:trPr>
          <w:trHeight w:val="1350"/>
        </w:trPr>
        <w:tc>
          <w:tcPr>
            <w:tcW w:w="848" w:type="dxa"/>
            <w:tcBorders>
              <w:top w:val="nil"/>
              <w:left w:val="single" w:sz="4" w:space="0" w:color="auto"/>
              <w:bottom w:val="single" w:sz="4" w:space="0" w:color="auto"/>
              <w:right w:val="single" w:sz="4" w:space="0" w:color="95B3D7"/>
            </w:tcBorders>
            <w:shd w:val="clear" w:color="auto" w:fill="auto"/>
            <w:hideMark/>
          </w:tcPr>
          <w:p w:rsidR="006F78A6" w:rsidRDefault="006F78A6">
            <w:pPr>
              <w:jc w:val="center"/>
              <w:rPr>
                <w:b/>
                <w:bCs/>
                <w:sz w:val="18"/>
                <w:szCs w:val="18"/>
              </w:rPr>
            </w:pPr>
            <w:r>
              <w:rPr>
                <w:b/>
                <w:bCs/>
                <w:sz w:val="18"/>
                <w:szCs w:val="18"/>
              </w:rPr>
              <w:t>205</w:t>
            </w:r>
          </w:p>
        </w:tc>
        <w:tc>
          <w:tcPr>
            <w:tcW w:w="5625" w:type="dxa"/>
            <w:tcBorders>
              <w:top w:val="nil"/>
              <w:left w:val="nil"/>
              <w:bottom w:val="single" w:sz="4" w:space="0" w:color="auto"/>
              <w:right w:val="single" w:sz="4" w:space="0" w:color="95B3D7"/>
            </w:tcBorders>
            <w:shd w:val="clear" w:color="auto" w:fill="auto"/>
            <w:noWrap/>
            <w:hideMark/>
          </w:tcPr>
          <w:p w:rsidR="006F78A6" w:rsidRDefault="006F78A6">
            <w:pPr>
              <w:rPr>
                <w:sz w:val="18"/>
                <w:szCs w:val="18"/>
              </w:rPr>
            </w:pPr>
            <w:r>
              <w:rPr>
                <w:sz w:val="18"/>
                <w:szCs w:val="18"/>
              </w:rPr>
              <w:t>LBHP Spenddown (Adult)</w:t>
            </w:r>
          </w:p>
        </w:tc>
        <w:tc>
          <w:tcPr>
            <w:tcW w:w="801" w:type="dxa"/>
            <w:tcBorders>
              <w:top w:val="nil"/>
              <w:left w:val="nil"/>
              <w:bottom w:val="single" w:sz="4" w:space="0" w:color="auto"/>
              <w:right w:val="single" w:sz="4" w:space="0" w:color="95B3D7"/>
            </w:tcBorders>
            <w:shd w:val="clear" w:color="000000" w:fill="FFFF99"/>
            <w:hideMark/>
          </w:tcPr>
          <w:p w:rsidR="006F78A6" w:rsidRDefault="006F78A6">
            <w:pPr>
              <w:jc w:val="center"/>
              <w:rPr>
                <w:sz w:val="18"/>
                <w:szCs w:val="18"/>
              </w:rPr>
            </w:pPr>
            <w:r>
              <w:rPr>
                <w:sz w:val="18"/>
                <w:szCs w:val="18"/>
              </w:rPr>
              <w:t> </w:t>
            </w:r>
          </w:p>
        </w:tc>
      </w:tr>
    </w:tbl>
    <w:p w:rsidR="00504340" w:rsidRPr="0079181F" w:rsidRDefault="00504340" w:rsidP="00504340">
      <w:pPr>
        <w:ind w:left="1440" w:hanging="720"/>
        <w:rPr>
          <w:b/>
          <w:color w:val="0000FF"/>
          <w:sz w:val="20"/>
          <w:szCs w:val="20"/>
        </w:rPr>
      </w:pPr>
    </w:p>
    <w:sectPr w:rsidR="00504340" w:rsidRPr="0079181F" w:rsidSect="00D5382C">
      <w:pgSz w:w="12240" w:h="15840" w:code="1"/>
      <w:pgMar w:top="1440" w:right="1440" w:bottom="1440" w:left="1440" w:header="576" w:footer="720" w:gutter="0"/>
      <w:pgBorders w:offsetFrom="page">
        <w:top w:val="single" w:sz="4" w:space="0" w:color="99CCFF"/>
        <w:left w:val="single" w:sz="4" w:space="0" w:color="99CCFF"/>
        <w:bottom w:val="single" w:sz="4" w:space="0" w:color="99CCFF"/>
        <w:right w:val="single" w:sz="4" w:space="0" w:color="99CCFF"/>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CE0" w:rsidRDefault="00170CE0">
      <w:r>
        <w:separator/>
      </w:r>
    </w:p>
  </w:endnote>
  <w:endnote w:type="continuationSeparator" w:id="0">
    <w:p w:rsidR="00170CE0" w:rsidRDefault="00170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imes N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60"/>
    </w:tblGrid>
    <w:tr w:rsidR="00C56AA6">
      <w:trPr>
        <w:trHeight w:val="547"/>
      </w:trPr>
      <w:tc>
        <w:tcPr>
          <w:tcW w:w="5760" w:type="dxa"/>
          <w:tcBorders>
            <w:top w:val="nil"/>
            <w:left w:val="nil"/>
            <w:bottom w:val="nil"/>
            <w:right w:val="nil"/>
          </w:tcBorders>
          <w:vAlign w:val="bottom"/>
        </w:tcPr>
        <w:p w:rsidR="00C56AA6" w:rsidRDefault="00C56AA6" w:rsidP="00B41AA9">
          <w:pPr>
            <w:pStyle w:val="Legalcopy"/>
            <w:framePr w:hSpace="0" w:vSpace="0" w:wrap="auto" w:yAlign="inline"/>
            <w:ind w:right="360"/>
          </w:pPr>
        </w:p>
      </w:tc>
    </w:tr>
  </w:tbl>
  <w:p w:rsidR="00C56AA6" w:rsidRDefault="00C56AA6" w:rsidP="00F94BC3">
    <w:pPr>
      <w:pStyle w:val="Footer"/>
      <w:tabs>
        <w:tab w:val="clear" w:pos="4320"/>
        <w:tab w:val="clear" w:pos="8640"/>
        <w:tab w:val="left" w:pos="416"/>
        <w:tab w:val="center" w:pos="4680"/>
      </w:tabs>
    </w:pPr>
    <w:r w:rsidRPr="001E6A9C">
      <w:rPr>
        <w:sz w:val="18"/>
        <w:szCs w:val="18"/>
      </w:rPr>
      <w:t xml:space="preserve">Version </w:t>
    </w:r>
    <w:r>
      <w:rPr>
        <w:sz w:val="18"/>
        <w:szCs w:val="18"/>
      </w:rPr>
      <w:t>3.0</w:t>
    </w:r>
    <w:r w:rsidRPr="001E6A9C">
      <w:rPr>
        <w:sz w:val="18"/>
        <w:szCs w:val="18"/>
      </w:rPr>
      <w:t xml:space="preserve">:  </w:t>
    </w:r>
    <w:r>
      <w:rPr>
        <w:sz w:val="18"/>
        <w:szCs w:val="18"/>
      </w:rPr>
      <w:t>April 2012</w:t>
    </w:r>
    <w:r>
      <w:rPr>
        <w:sz w:val="18"/>
        <w:szCs w:val="18"/>
      </w:rPr>
      <w:tab/>
    </w:r>
    <w:r>
      <w:fldChar w:fldCharType="begin"/>
    </w:r>
    <w:r>
      <w:instrText xml:space="preserve"> PAGE   \* MERGEFORMAT </w:instrText>
    </w:r>
    <w:r>
      <w:fldChar w:fldCharType="separate"/>
    </w:r>
    <w:r w:rsidR="003C417A">
      <w:rPr>
        <w:noProof/>
      </w:rPr>
      <w:t>185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CE0" w:rsidRDefault="00170CE0">
      <w:r>
        <w:separator/>
      </w:r>
    </w:p>
  </w:footnote>
  <w:footnote w:type="continuationSeparator" w:id="0">
    <w:p w:rsidR="00170CE0" w:rsidRDefault="00170CE0">
      <w:r>
        <w:continuationSeparator/>
      </w:r>
    </w:p>
  </w:footnote>
  <w:footnote w:id="1">
    <w:p w:rsidR="00C56AA6" w:rsidRDefault="00C56AA6">
      <w:pPr>
        <w:pStyle w:val="FootnoteText"/>
      </w:pPr>
      <w:r>
        <w:rPr>
          <w:rStyle w:val="FootnoteReference"/>
        </w:rPr>
        <w:footnoteRef/>
      </w:r>
      <w:r>
        <w:t xml:space="preserve"> 9-digit Postal Code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B12A2C8"/>
    <w:lvl w:ilvl="0">
      <w:start w:val="1"/>
      <w:numFmt w:val="decimal"/>
      <w:lvlText w:val="%1."/>
      <w:lvlJc w:val="left"/>
      <w:pPr>
        <w:tabs>
          <w:tab w:val="num" w:pos="360"/>
        </w:tabs>
        <w:ind w:left="360" w:hanging="360"/>
      </w:pPr>
      <w:rPr>
        <w:rFonts w:cs="Times New Roman"/>
      </w:rPr>
    </w:lvl>
  </w:abstractNum>
  <w:abstractNum w:abstractNumId="1">
    <w:nsid w:val="00000003"/>
    <w:multiLevelType w:val="singleLevel"/>
    <w:tmpl w:val="00000000"/>
    <w:lvl w:ilvl="0">
      <w:start w:val="1"/>
      <w:numFmt w:val="decimal"/>
      <w:pStyle w:val="Quick1"/>
      <w:lvlText w:val="%1)"/>
      <w:lvlJc w:val="left"/>
      <w:pPr>
        <w:tabs>
          <w:tab w:val="num" w:pos="3600"/>
        </w:tabs>
      </w:pPr>
      <w:rPr>
        <w:rFonts w:ascii="Times New Roman" w:hAnsi="Times New Roman" w:cs="Times New Roman"/>
        <w:sz w:val="24"/>
        <w:szCs w:val="24"/>
      </w:rPr>
    </w:lvl>
  </w:abstractNum>
  <w:abstractNum w:abstractNumId="2">
    <w:nsid w:val="00F275CD"/>
    <w:multiLevelType w:val="multilevel"/>
    <w:tmpl w:val="335A8CE0"/>
    <w:lvl w:ilvl="0">
      <w:start w:val="1"/>
      <w:numFmt w:val="bullet"/>
      <w:lvlText w:val=""/>
      <w:lvlJc w:val="left"/>
      <w:pPr>
        <w:tabs>
          <w:tab w:val="num" w:pos="547"/>
        </w:tabs>
        <w:ind w:left="547" w:hanging="360"/>
      </w:pPr>
      <w:rPr>
        <w:rFonts w:ascii="Wingdings" w:hAnsi="Wingdings" w:hint="default"/>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1164DFE"/>
    <w:multiLevelType w:val="hybridMultilevel"/>
    <w:tmpl w:val="99AE1C1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1FC415E"/>
    <w:multiLevelType w:val="hybridMultilevel"/>
    <w:tmpl w:val="CCBCF9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28F55A4"/>
    <w:multiLevelType w:val="multilevel"/>
    <w:tmpl w:val="791E0196"/>
    <w:lvl w:ilvl="0">
      <w:start w:val="1"/>
      <w:numFmt w:val="upperLetter"/>
      <w:lvlText w:val="%1."/>
      <w:lvlJc w:val="left"/>
      <w:pPr>
        <w:tabs>
          <w:tab w:val="num" w:pos="360"/>
        </w:tabs>
        <w:ind w:left="360" w:hanging="360"/>
      </w:pPr>
      <w:rPr>
        <w:rFonts w:ascii="Times New Roman" w:eastAsia="Times New Roman" w:hAnsi="Times New Roman" w:cs="Times New Roman" w:hint="default"/>
        <w:b w:val="0"/>
        <w:i w:val="0"/>
        <w:sz w:val="20"/>
        <w:szCs w:val="20"/>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none"/>
      <w:lvlText w:val=""/>
      <w:lvlJc w:val="left"/>
      <w:pPr>
        <w:tabs>
          <w:tab w:val="num" w:pos="216"/>
        </w:tabs>
        <w:ind w:left="216" w:hanging="216"/>
      </w:pPr>
      <w:rPr>
        <w:rFonts w:ascii="Wingdings" w:hAnsi="Wingdings" w:hint="default"/>
      </w:rPr>
    </w:lvl>
    <w:lvl w:ilvl="5">
      <w:start w:val="1"/>
      <w:numFmt w:val="bullet"/>
      <w:lvlText w:val=""/>
      <w:lvlJc w:val="left"/>
      <w:pPr>
        <w:tabs>
          <w:tab w:val="num" w:pos="720"/>
        </w:tabs>
        <w:ind w:left="720" w:hanging="360"/>
      </w:pPr>
      <w:rPr>
        <w:rFonts w:ascii="Wingdings" w:hAnsi="Wingdings" w:hint="default"/>
        <w:b w:val="0"/>
        <w:i w:val="0"/>
        <w:sz w:val="20"/>
        <w:szCs w:val="20"/>
      </w:rPr>
    </w:lvl>
    <w:lvl w:ilvl="6">
      <w:start w:val="1"/>
      <w:numFmt w:val="decimal"/>
      <w:lvlText w:val=""/>
      <w:lvlJc w:val="left"/>
      <w:pPr>
        <w:tabs>
          <w:tab w:val="num" w:pos="1080"/>
        </w:tabs>
        <w:ind w:left="1080" w:hanging="360"/>
      </w:pPr>
      <w:rPr>
        <w:rFonts w:ascii="Wingdings" w:hAnsi="Wingdings" w:hint="default"/>
      </w:rPr>
    </w:lvl>
    <w:lvl w:ilvl="7">
      <w:start w:val="1"/>
      <w:numFmt w:val="lowerLetter"/>
      <w:lvlText w:val="-"/>
      <w:lvlJc w:val="left"/>
      <w:pPr>
        <w:tabs>
          <w:tab w:val="num" w:pos="1440"/>
        </w:tabs>
        <w:ind w:left="1440" w:hanging="360"/>
      </w:pPr>
      <w:rPr>
        <w:rFonts w:ascii="Times NR" w:hAnsi="Times NR" w:hint="default"/>
      </w:rPr>
    </w:lvl>
    <w:lvl w:ilvl="8">
      <w:start w:val="1"/>
      <w:numFmt w:val="lowerRoman"/>
      <w:lvlText w:val="%9."/>
      <w:lvlJc w:val="left"/>
      <w:pPr>
        <w:tabs>
          <w:tab w:val="num" w:pos="3240"/>
        </w:tabs>
        <w:ind w:left="3240" w:hanging="360"/>
      </w:pPr>
      <w:rPr>
        <w:rFonts w:hint="default"/>
      </w:rPr>
    </w:lvl>
  </w:abstractNum>
  <w:abstractNum w:abstractNumId="6">
    <w:nsid w:val="02E8398C"/>
    <w:multiLevelType w:val="hybridMultilevel"/>
    <w:tmpl w:val="C1F4371A"/>
    <w:lvl w:ilvl="0" w:tplc="0409000F">
      <w:start w:val="1"/>
      <w:numFmt w:val="decimal"/>
      <w:lvlText w:val="%1."/>
      <w:lvlJc w:val="left"/>
      <w:pPr>
        <w:tabs>
          <w:tab w:val="num" w:pos="2160"/>
        </w:tabs>
        <w:ind w:left="2160" w:hanging="360"/>
      </w:pPr>
      <w:rPr>
        <w:rFonts w:cs="Times New Roman"/>
      </w:rPr>
    </w:lvl>
    <w:lvl w:ilvl="1" w:tplc="04090019" w:tentative="1">
      <w:start w:val="1"/>
      <w:numFmt w:val="lowerLetter"/>
      <w:lvlText w:val="%2."/>
      <w:lvlJc w:val="left"/>
      <w:pPr>
        <w:tabs>
          <w:tab w:val="num" w:pos="2880"/>
        </w:tabs>
        <w:ind w:left="2880" w:hanging="360"/>
      </w:pPr>
      <w:rPr>
        <w:rFonts w:cs="Times New Roman"/>
      </w:rPr>
    </w:lvl>
    <w:lvl w:ilvl="2" w:tplc="0409001B" w:tentative="1">
      <w:start w:val="1"/>
      <w:numFmt w:val="lowerRoman"/>
      <w:lvlText w:val="%3."/>
      <w:lvlJc w:val="right"/>
      <w:pPr>
        <w:tabs>
          <w:tab w:val="num" w:pos="3600"/>
        </w:tabs>
        <w:ind w:left="3600" w:hanging="180"/>
      </w:pPr>
      <w:rPr>
        <w:rFonts w:cs="Times New Roman"/>
      </w:rPr>
    </w:lvl>
    <w:lvl w:ilvl="3" w:tplc="0409000F" w:tentative="1">
      <w:start w:val="1"/>
      <w:numFmt w:val="decimal"/>
      <w:lvlText w:val="%4."/>
      <w:lvlJc w:val="left"/>
      <w:pPr>
        <w:tabs>
          <w:tab w:val="num" w:pos="4320"/>
        </w:tabs>
        <w:ind w:left="4320" w:hanging="360"/>
      </w:pPr>
      <w:rPr>
        <w:rFonts w:cs="Times New Roman"/>
      </w:rPr>
    </w:lvl>
    <w:lvl w:ilvl="4" w:tplc="04090019" w:tentative="1">
      <w:start w:val="1"/>
      <w:numFmt w:val="lowerLetter"/>
      <w:lvlText w:val="%5."/>
      <w:lvlJc w:val="left"/>
      <w:pPr>
        <w:tabs>
          <w:tab w:val="num" w:pos="5040"/>
        </w:tabs>
        <w:ind w:left="5040" w:hanging="360"/>
      </w:pPr>
      <w:rPr>
        <w:rFonts w:cs="Times New Roman"/>
      </w:rPr>
    </w:lvl>
    <w:lvl w:ilvl="5" w:tplc="0409001B" w:tentative="1">
      <w:start w:val="1"/>
      <w:numFmt w:val="lowerRoman"/>
      <w:lvlText w:val="%6."/>
      <w:lvlJc w:val="right"/>
      <w:pPr>
        <w:tabs>
          <w:tab w:val="num" w:pos="5760"/>
        </w:tabs>
        <w:ind w:left="5760" w:hanging="180"/>
      </w:pPr>
      <w:rPr>
        <w:rFonts w:cs="Times New Roman"/>
      </w:rPr>
    </w:lvl>
    <w:lvl w:ilvl="6" w:tplc="0409000F" w:tentative="1">
      <w:start w:val="1"/>
      <w:numFmt w:val="decimal"/>
      <w:lvlText w:val="%7."/>
      <w:lvlJc w:val="left"/>
      <w:pPr>
        <w:tabs>
          <w:tab w:val="num" w:pos="6480"/>
        </w:tabs>
        <w:ind w:left="6480" w:hanging="360"/>
      </w:pPr>
      <w:rPr>
        <w:rFonts w:cs="Times New Roman"/>
      </w:rPr>
    </w:lvl>
    <w:lvl w:ilvl="7" w:tplc="04090019" w:tentative="1">
      <w:start w:val="1"/>
      <w:numFmt w:val="lowerLetter"/>
      <w:lvlText w:val="%8."/>
      <w:lvlJc w:val="left"/>
      <w:pPr>
        <w:tabs>
          <w:tab w:val="num" w:pos="7200"/>
        </w:tabs>
        <w:ind w:left="7200" w:hanging="360"/>
      </w:pPr>
      <w:rPr>
        <w:rFonts w:cs="Times New Roman"/>
      </w:rPr>
    </w:lvl>
    <w:lvl w:ilvl="8" w:tplc="0409001B" w:tentative="1">
      <w:start w:val="1"/>
      <w:numFmt w:val="lowerRoman"/>
      <w:lvlText w:val="%9."/>
      <w:lvlJc w:val="right"/>
      <w:pPr>
        <w:tabs>
          <w:tab w:val="num" w:pos="7920"/>
        </w:tabs>
        <w:ind w:left="7920" w:hanging="180"/>
      </w:pPr>
      <w:rPr>
        <w:rFonts w:cs="Times New Roman"/>
      </w:rPr>
    </w:lvl>
  </w:abstractNum>
  <w:abstractNum w:abstractNumId="7">
    <w:nsid w:val="035B73D4"/>
    <w:multiLevelType w:val="multilevel"/>
    <w:tmpl w:val="94449FF6"/>
    <w:lvl w:ilvl="0">
      <w:start w:val="1"/>
      <w:numFmt w:val="decimal"/>
      <w:lvlText w:val="%1."/>
      <w:lvlJc w:val="left"/>
      <w:pPr>
        <w:ind w:left="360" w:hanging="360"/>
      </w:pPr>
      <w:rPr>
        <w:rFonts w:cs="Times New Roman"/>
        <w:strike w:val="0"/>
        <w:dstrike w:val="0"/>
        <w:color w:val="auto"/>
        <w:u w:val="none"/>
        <w:effect w:val="none"/>
      </w:rPr>
    </w:lvl>
    <w:lvl w:ilvl="1">
      <w:start w:val="1"/>
      <w:numFmt w:val="decimal"/>
      <w:pStyle w:val="Style1"/>
      <w:lvlText w:val="%1.%2."/>
      <w:lvlJc w:val="left"/>
      <w:pPr>
        <w:ind w:left="792" w:hanging="432"/>
      </w:pPr>
      <w:rPr>
        <w:rFonts w:cs="Times New Roman"/>
        <w:b/>
        <w:color w:val="auto"/>
      </w:rPr>
    </w:lvl>
    <w:lvl w:ilvl="2">
      <w:start w:val="1"/>
      <w:numFmt w:val="decimal"/>
      <w:lvlText w:val="%1.%2.%3."/>
      <w:lvlJc w:val="left"/>
      <w:pPr>
        <w:ind w:left="1224" w:hanging="504"/>
      </w:pPr>
      <w:rPr>
        <w:rFonts w:cs="Times New Roman"/>
        <w:b/>
        <w:color w:val="auto"/>
      </w:rPr>
    </w:lvl>
    <w:lvl w:ilvl="3">
      <w:start w:val="1"/>
      <w:numFmt w:val="decimal"/>
      <w:lvlText w:val="%1.%2.%3.%4."/>
      <w:lvlJc w:val="left"/>
      <w:pPr>
        <w:ind w:left="2538" w:hanging="648"/>
      </w:pPr>
      <w:rPr>
        <w:rFonts w:ascii="Arial" w:hAnsi="Arial" w:cs="Arial" w:hint="default"/>
        <w:b/>
        <w:color w:val="auto"/>
      </w:rPr>
    </w:lvl>
    <w:lvl w:ilvl="4">
      <w:start w:val="1"/>
      <w:numFmt w:val="bullet"/>
      <w:lvlText w:val=""/>
      <w:lvlJc w:val="left"/>
      <w:pPr>
        <w:ind w:left="2232" w:hanging="792"/>
      </w:pPr>
      <w:rPr>
        <w:rFonts w:ascii="Symbol" w:hAnsi="Symbol" w:hint="default"/>
        <w:b/>
        <w:color w:val="auto"/>
        <w:sz w:val="22"/>
      </w:rPr>
    </w:lvl>
    <w:lvl w:ilvl="5">
      <w:start w:val="1"/>
      <w:numFmt w:val="lowerLetter"/>
      <w:lvlText w:val="%6)"/>
      <w:lvlJc w:val="left"/>
      <w:pPr>
        <w:ind w:left="2736" w:hanging="936"/>
      </w:pPr>
      <w:rPr>
        <w:rFonts w:cs="Times New Roman"/>
        <w:b/>
        <w:color w:val="auto"/>
      </w:rPr>
    </w:lvl>
    <w:lvl w:ilvl="6">
      <w:start w:val="1"/>
      <w:numFmt w:val="lowerLetter"/>
      <w:lvlText w:val="%7)"/>
      <w:lvlJc w:val="left"/>
      <w:pPr>
        <w:ind w:left="3240" w:hanging="1080"/>
      </w:pPr>
      <w:rPr>
        <w:rFonts w:cs="Times New Roman"/>
        <w:b/>
        <w:color w:val="auto"/>
      </w:rPr>
    </w:lvl>
    <w:lvl w:ilvl="7">
      <w:start w:val="1"/>
      <w:numFmt w:val="decimal"/>
      <w:lvlText w:val="%1.%2.%3.%4.%5.%6.%7.%8."/>
      <w:lvlJc w:val="left"/>
      <w:pPr>
        <w:ind w:left="3744" w:hanging="1224"/>
      </w:pPr>
      <w:rPr>
        <w:rFonts w:cs="Times New Roman"/>
        <w:b/>
      </w:rPr>
    </w:lvl>
    <w:lvl w:ilvl="8">
      <w:start w:val="1"/>
      <w:numFmt w:val="decimal"/>
      <w:lvlText w:val="%1.%2.%3.%4.%5.%6.%7.%8.%9."/>
      <w:lvlJc w:val="left"/>
      <w:pPr>
        <w:ind w:left="4320" w:hanging="1440"/>
      </w:pPr>
      <w:rPr>
        <w:rFonts w:cs="Times New Roman"/>
      </w:rPr>
    </w:lvl>
  </w:abstractNum>
  <w:abstractNum w:abstractNumId="8">
    <w:nsid w:val="03AB653C"/>
    <w:multiLevelType w:val="multilevel"/>
    <w:tmpl w:val="B11AA752"/>
    <w:lvl w:ilvl="0">
      <w:start w:val="1"/>
      <w:numFmt w:val="decimal"/>
      <w:isLgl/>
      <w:lvlText w:val="%1.0"/>
      <w:lvlJc w:val="left"/>
      <w:pPr>
        <w:tabs>
          <w:tab w:val="num" w:pos="1152"/>
        </w:tabs>
        <w:ind w:left="1152" w:hanging="432"/>
      </w:pPr>
      <w:rPr>
        <w:rFonts w:cs="Times New Roman" w:hint="default"/>
      </w:rPr>
    </w:lvl>
    <w:lvl w:ilvl="1">
      <w:start w:val="1"/>
      <w:numFmt w:val="decimal"/>
      <w:lvlText w:val="%1.%2"/>
      <w:lvlJc w:val="left"/>
      <w:pPr>
        <w:tabs>
          <w:tab w:val="num" w:pos="1296"/>
        </w:tabs>
        <w:ind w:left="1296" w:hanging="576"/>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isLg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9">
    <w:nsid w:val="060070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88A47B3"/>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1">
    <w:nsid w:val="0ADB1550"/>
    <w:multiLevelType w:val="multilevel"/>
    <w:tmpl w:val="9504439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pStyle w:val="HeadingNumber1"/>
      <w:lvlText w:val="%5."/>
      <w:lvlJc w:val="left"/>
      <w:pPr>
        <w:tabs>
          <w:tab w:val="num" w:pos="720"/>
        </w:tabs>
        <w:ind w:left="720" w:hanging="720"/>
      </w:pPr>
    </w:lvl>
    <w:lvl w:ilvl="5">
      <w:start w:val="1"/>
      <w:numFmt w:val="decimal"/>
      <w:pStyle w:val="HeadingNumber2"/>
      <w:lvlText w:val="%5.%6."/>
      <w:lvlJc w:val="left"/>
      <w:pPr>
        <w:tabs>
          <w:tab w:val="num" w:pos="720"/>
        </w:tabs>
        <w:ind w:left="720" w:hanging="720"/>
      </w:pPr>
    </w:lvl>
    <w:lvl w:ilvl="6">
      <w:start w:val="1"/>
      <w:numFmt w:val="decimal"/>
      <w:pStyle w:val="HeadingNumber3"/>
      <w:lvlText w:val="%5.%6.%7."/>
      <w:lvlJc w:val="left"/>
      <w:pPr>
        <w:tabs>
          <w:tab w:val="num" w:pos="720"/>
        </w:tabs>
        <w:ind w:left="720" w:hanging="720"/>
      </w:pPr>
    </w:lvl>
    <w:lvl w:ilvl="7">
      <w:start w:val="1"/>
      <w:numFmt w:val="decimal"/>
      <w:pStyle w:val="HeadingNumber4"/>
      <w:lvlText w:val="%5.%6.%7.%8."/>
      <w:lvlJc w:val="left"/>
      <w:pPr>
        <w:tabs>
          <w:tab w:val="num" w:pos="720"/>
        </w:tabs>
        <w:ind w:left="720" w:hanging="720"/>
      </w:pPr>
    </w:lvl>
    <w:lvl w:ilvl="8">
      <w:start w:val="1"/>
      <w:numFmt w:val="lowerRoman"/>
      <w:lvlText w:val="%9."/>
      <w:lvlJc w:val="left"/>
      <w:pPr>
        <w:tabs>
          <w:tab w:val="num" w:pos="3240"/>
        </w:tabs>
        <w:ind w:left="3240" w:hanging="360"/>
      </w:pPr>
    </w:lvl>
  </w:abstractNum>
  <w:abstractNum w:abstractNumId="12">
    <w:nsid w:val="0B270CB5"/>
    <w:multiLevelType w:val="hybridMultilevel"/>
    <w:tmpl w:val="1BB2C594"/>
    <w:lvl w:ilvl="0" w:tplc="81609CC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nsid w:val="0BD236C8"/>
    <w:multiLevelType w:val="hybridMultilevel"/>
    <w:tmpl w:val="78746E3A"/>
    <w:lvl w:ilvl="0" w:tplc="43381058">
      <w:start w:val="1"/>
      <w:numFmt w:val="lowerLetter"/>
      <w:lvlText w:val="%1."/>
      <w:lvlJc w:val="left"/>
      <w:pPr>
        <w:ind w:left="3300" w:hanging="600"/>
      </w:pPr>
      <w:rPr>
        <w:rFonts w:cs="Times New Roman" w:hint="default"/>
      </w:rPr>
    </w:lvl>
    <w:lvl w:ilvl="1" w:tplc="04090019" w:tentative="1">
      <w:start w:val="1"/>
      <w:numFmt w:val="lowerLetter"/>
      <w:lvlText w:val="%2."/>
      <w:lvlJc w:val="left"/>
      <w:pPr>
        <w:ind w:left="3780" w:hanging="360"/>
      </w:pPr>
      <w:rPr>
        <w:rFonts w:cs="Times New Roman"/>
      </w:rPr>
    </w:lvl>
    <w:lvl w:ilvl="2" w:tplc="0409001B" w:tentative="1">
      <w:start w:val="1"/>
      <w:numFmt w:val="lowerRoman"/>
      <w:lvlText w:val="%3."/>
      <w:lvlJc w:val="right"/>
      <w:pPr>
        <w:ind w:left="4500" w:hanging="180"/>
      </w:pPr>
      <w:rPr>
        <w:rFonts w:cs="Times New Roman"/>
      </w:rPr>
    </w:lvl>
    <w:lvl w:ilvl="3" w:tplc="0409000F" w:tentative="1">
      <w:start w:val="1"/>
      <w:numFmt w:val="decimal"/>
      <w:lvlText w:val="%4."/>
      <w:lvlJc w:val="left"/>
      <w:pPr>
        <w:ind w:left="5220" w:hanging="360"/>
      </w:pPr>
      <w:rPr>
        <w:rFonts w:cs="Times New Roman"/>
      </w:rPr>
    </w:lvl>
    <w:lvl w:ilvl="4" w:tplc="04090019" w:tentative="1">
      <w:start w:val="1"/>
      <w:numFmt w:val="lowerLetter"/>
      <w:lvlText w:val="%5."/>
      <w:lvlJc w:val="left"/>
      <w:pPr>
        <w:ind w:left="5940" w:hanging="360"/>
      </w:pPr>
      <w:rPr>
        <w:rFonts w:cs="Times New Roman"/>
      </w:rPr>
    </w:lvl>
    <w:lvl w:ilvl="5" w:tplc="0409001B" w:tentative="1">
      <w:start w:val="1"/>
      <w:numFmt w:val="lowerRoman"/>
      <w:lvlText w:val="%6."/>
      <w:lvlJc w:val="right"/>
      <w:pPr>
        <w:ind w:left="6660" w:hanging="180"/>
      </w:pPr>
      <w:rPr>
        <w:rFonts w:cs="Times New Roman"/>
      </w:rPr>
    </w:lvl>
    <w:lvl w:ilvl="6" w:tplc="0409000F" w:tentative="1">
      <w:start w:val="1"/>
      <w:numFmt w:val="decimal"/>
      <w:lvlText w:val="%7."/>
      <w:lvlJc w:val="left"/>
      <w:pPr>
        <w:ind w:left="7380" w:hanging="360"/>
      </w:pPr>
      <w:rPr>
        <w:rFonts w:cs="Times New Roman"/>
      </w:rPr>
    </w:lvl>
    <w:lvl w:ilvl="7" w:tplc="04090019" w:tentative="1">
      <w:start w:val="1"/>
      <w:numFmt w:val="lowerLetter"/>
      <w:lvlText w:val="%8."/>
      <w:lvlJc w:val="left"/>
      <w:pPr>
        <w:ind w:left="8100" w:hanging="360"/>
      </w:pPr>
      <w:rPr>
        <w:rFonts w:cs="Times New Roman"/>
      </w:rPr>
    </w:lvl>
    <w:lvl w:ilvl="8" w:tplc="0409001B" w:tentative="1">
      <w:start w:val="1"/>
      <w:numFmt w:val="lowerRoman"/>
      <w:lvlText w:val="%9."/>
      <w:lvlJc w:val="right"/>
      <w:pPr>
        <w:ind w:left="8820" w:hanging="180"/>
      </w:pPr>
      <w:rPr>
        <w:rFonts w:cs="Times New Roman"/>
      </w:rPr>
    </w:lvl>
  </w:abstractNum>
  <w:abstractNum w:abstractNumId="14">
    <w:nsid w:val="0DFD51B6"/>
    <w:multiLevelType w:val="multilevel"/>
    <w:tmpl w:val="FA1A612A"/>
    <w:lvl w:ilvl="0">
      <w:start w:val="1"/>
      <w:numFmt w:val="upperLetter"/>
      <w:pStyle w:val="Heading3"/>
      <w:lvlText w:val="%1."/>
      <w:lvlJc w:val="left"/>
      <w:pPr>
        <w:tabs>
          <w:tab w:val="num" w:pos="360"/>
        </w:tabs>
        <w:ind w:left="360" w:hanging="360"/>
      </w:pPr>
      <w:rPr>
        <w:rFonts w:ascii="Arial" w:hAnsi="Arial" w:cs="Times New Roman" w:hint="default"/>
        <w:b/>
        <w:i w:val="0"/>
        <w:sz w:val="24"/>
      </w:rPr>
    </w:lvl>
    <w:lvl w:ilvl="1">
      <w:start w:val="1"/>
      <w:numFmt w:val="decimal"/>
      <w:pStyle w:val="Heading4"/>
      <w:lvlText w:val="%2."/>
      <w:lvlJc w:val="left"/>
      <w:pPr>
        <w:tabs>
          <w:tab w:val="num" w:pos="720"/>
        </w:tabs>
        <w:ind w:left="720" w:hanging="360"/>
      </w:pPr>
      <w:rPr>
        <w:rFonts w:ascii="Arial" w:hAnsi="Arial" w:cs="Times New Roman" w:hint="default"/>
        <w:b w:val="0"/>
        <w:i w:val="0"/>
        <w:caps w:val="0"/>
        <w:sz w:val="24"/>
      </w:rPr>
    </w:lvl>
    <w:lvl w:ilvl="2">
      <w:start w:val="1"/>
      <w:numFmt w:val="lowerLetter"/>
      <w:lvlText w:val="%3."/>
      <w:lvlJc w:val="left"/>
      <w:pPr>
        <w:tabs>
          <w:tab w:val="num" w:pos="1080"/>
        </w:tabs>
        <w:ind w:left="1080" w:hanging="360"/>
      </w:pPr>
      <w:rPr>
        <w:rFonts w:ascii="Arial" w:hAnsi="Arial" w:cs="Times New Roman" w:hint="default"/>
        <w:b w:val="0"/>
        <w:i w:val="0"/>
        <w:caps w:val="0"/>
        <w:strike w:val="0"/>
        <w:dstrike w:val="0"/>
        <w:vanish w:val="0"/>
        <w:color w:val="auto"/>
        <w:sz w:val="24"/>
        <w:vertAlign w:val="baseline"/>
      </w:rPr>
    </w:lvl>
    <w:lvl w:ilvl="3">
      <w:start w:val="1"/>
      <w:numFmt w:val="lowerRoman"/>
      <w:pStyle w:val="arial"/>
      <w:lvlText w:val="%4."/>
      <w:lvlJc w:val="left"/>
      <w:pPr>
        <w:tabs>
          <w:tab w:val="num" w:pos="1800"/>
        </w:tabs>
        <w:ind w:left="1440" w:hanging="360"/>
      </w:pPr>
      <w:rPr>
        <w:rFonts w:ascii="Arial" w:hAnsi="Arial" w:cs="Times New Roman" w:hint="default"/>
        <w:b w:val="0"/>
        <w:i w:val="0"/>
        <w:sz w:val="24"/>
      </w:rPr>
    </w:lvl>
    <w:lvl w:ilvl="4">
      <w:start w:val="1"/>
      <w:numFmt w:val="lowerLetter"/>
      <w:pStyle w:val="norm"/>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5">
    <w:nsid w:val="0E673F54"/>
    <w:multiLevelType w:val="multilevel"/>
    <w:tmpl w:val="776E427C"/>
    <w:lvl w:ilvl="0">
      <w:start w:val="1"/>
      <w:numFmt w:val="upperLetter"/>
      <w:lvlText w:val="%1."/>
      <w:lvlJc w:val="left"/>
      <w:pPr>
        <w:tabs>
          <w:tab w:val="num" w:pos="360"/>
        </w:tabs>
        <w:ind w:left="360" w:hanging="360"/>
      </w:pPr>
      <w:rPr>
        <w:rFonts w:ascii="Times New Roman" w:eastAsia="Times New Roman" w:hAnsi="Times New Roman" w:cs="Times New Roman" w:hint="default"/>
        <w:b w:val="0"/>
        <w:i w:val="0"/>
        <w:sz w:val="20"/>
        <w:szCs w:val="20"/>
      </w:rPr>
    </w:lvl>
    <w:lvl w:ilvl="1">
      <w:start w:val="1"/>
      <w:numFmt w:val="bullet"/>
      <w:lvlText w:val=""/>
      <w:lvlJc w:val="left"/>
      <w:pPr>
        <w:tabs>
          <w:tab w:val="num" w:pos="720"/>
        </w:tabs>
        <w:ind w:left="720" w:hanging="360"/>
      </w:pPr>
      <w:rPr>
        <w:rFonts w:ascii="Wingdings" w:hAnsi="Wingdings" w:hint="default"/>
        <w:b w:val="0"/>
        <w:i w:val="0"/>
        <w:sz w:val="20"/>
        <w:szCs w:val="2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none"/>
      <w:lvlText w:val=""/>
      <w:lvlJc w:val="left"/>
      <w:pPr>
        <w:tabs>
          <w:tab w:val="num" w:pos="216"/>
        </w:tabs>
        <w:ind w:left="216" w:hanging="216"/>
      </w:pPr>
      <w:rPr>
        <w:rFonts w:ascii="Wingdings" w:hAnsi="Wingdings" w:hint="default"/>
      </w:rPr>
    </w:lvl>
    <w:lvl w:ilvl="5">
      <w:start w:val="1"/>
      <w:numFmt w:val="lowerRoman"/>
      <w:lvlText w:val="–"/>
      <w:lvlJc w:val="left"/>
      <w:pPr>
        <w:tabs>
          <w:tab w:val="num" w:pos="720"/>
        </w:tabs>
        <w:ind w:left="720" w:hanging="360"/>
      </w:pPr>
      <w:rPr>
        <w:rFonts w:ascii="Times NR" w:hAnsi="Times NR" w:hint="default"/>
      </w:rPr>
    </w:lvl>
    <w:lvl w:ilvl="6">
      <w:start w:val="1"/>
      <w:numFmt w:val="decimal"/>
      <w:lvlText w:val=""/>
      <w:lvlJc w:val="left"/>
      <w:pPr>
        <w:tabs>
          <w:tab w:val="num" w:pos="1080"/>
        </w:tabs>
        <w:ind w:left="1080" w:hanging="360"/>
      </w:pPr>
      <w:rPr>
        <w:rFonts w:ascii="Wingdings" w:hAnsi="Wingdings" w:hint="default"/>
      </w:rPr>
    </w:lvl>
    <w:lvl w:ilvl="7">
      <w:start w:val="1"/>
      <w:numFmt w:val="lowerLetter"/>
      <w:lvlText w:val="-"/>
      <w:lvlJc w:val="left"/>
      <w:pPr>
        <w:tabs>
          <w:tab w:val="num" w:pos="1440"/>
        </w:tabs>
        <w:ind w:left="1440" w:hanging="360"/>
      </w:pPr>
      <w:rPr>
        <w:rFonts w:ascii="Times NR" w:hAnsi="Times NR" w:hint="default"/>
      </w:rPr>
    </w:lvl>
    <w:lvl w:ilvl="8">
      <w:start w:val="1"/>
      <w:numFmt w:val="lowerRoman"/>
      <w:lvlText w:val="%9."/>
      <w:lvlJc w:val="left"/>
      <w:pPr>
        <w:tabs>
          <w:tab w:val="num" w:pos="3240"/>
        </w:tabs>
        <w:ind w:left="3240" w:hanging="360"/>
      </w:pPr>
      <w:rPr>
        <w:rFonts w:hint="default"/>
      </w:rPr>
    </w:lvl>
  </w:abstractNum>
  <w:abstractNum w:abstractNumId="16">
    <w:nsid w:val="0F875EFE"/>
    <w:multiLevelType w:val="multilevel"/>
    <w:tmpl w:val="17E02F98"/>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17">
    <w:nsid w:val="13781D45"/>
    <w:multiLevelType w:val="hybridMultilevel"/>
    <w:tmpl w:val="2DDCC692"/>
    <w:lvl w:ilvl="0" w:tplc="EA322510">
      <w:start w:val="1"/>
      <w:numFmt w:val="bullet"/>
      <w:lvlText w:val=""/>
      <w:lvlJc w:val="left"/>
      <w:pPr>
        <w:ind w:left="720" w:hanging="360"/>
      </w:pPr>
      <w:rPr>
        <w:rFonts w:ascii="Symbol" w:hAnsi="Symbol" w:hint="default"/>
      </w:rPr>
    </w:lvl>
    <w:lvl w:ilvl="1" w:tplc="45842418">
      <w:start w:val="1"/>
      <w:numFmt w:val="bullet"/>
      <w:lvlText w:val="o"/>
      <w:lvlJc w:val="left"/>
      <w:pPr>
        <w:ind w:left="1440" w:hanging="360"/>
      </w:pPr>
      <w:rPr>
        <w:rFonts w:ascii="Courier New" w:hAnsi="Courier New" w:hint="default"/>
      </w:rPr>
    </w:lvl>
    <w:lvl w:ilvl="2" w:tplc="207697D2" w:tentative="1">
      <w:start w:val="1"/>
      <w:numFmt w:val="bullet"/>
      <w:lvlText w:val=""/>
      <w:lvlJc w:val="left"/>
      <w:pPr>
        <w:ind w:left="2160" w:hanging="360"/>
      </w:pPr>
      <w:rPr>
        <w:rFonts w:ascii="Wingdings" w:hAnsi="Wingdings" w:hint="default"/>
      </w:rPr>
    </w:lvl>
    <w:lvl w:ilvl="3" w:tplc="EFDA1C56" w:tentative="1">
      <w:start w:val="1"/>
      <w:numFmt w:val="bullet"/>
      <w:lvlText w:val=""/>
      <w:lvlJc w:val="left"/>
      <w:pPr>
        <w:ind w:left="2880" w:hanging="360"/>
      </w:pPr>
      <w:rPr>
        <w:rFonts w:ascii="Symbol" w:hAnsi="Symbol" w:hint="default"/>
      </w:rPr>
    </w:lvl>
    <w:lvl w:ilvl="4" w:tplc="86141944">
      <w:start w:val="1"/>
      <w:numFmt w:val="bullet"/>
      <w:lvlText w:val="o"/>
      <w:lvlJc w:val="left"/>
      <w:pPr>
        <w:ind w:left="3600" w:hanging="360"/>
      </w:pPr>
      <w:rPr>
        <w:rFonts w:ascii="Courier New" w:hAnsi="Courier New" w:hint="default"/>
      </w:rPr>
    </w:lvl>
    <w:lvl w:ilvl="5" w:tplc="930E2EDE" w:tentative="1">
      <w:start w:val="1"/>
      <w:numFmt w:val="bullet"/>
      <w:lvlText w:val=""/>
      <w:lvlJc w:val="left"/>
      <w:pPr>
        <w:ind w:left="4320" w:hanging="360"/>
      </w:pPr>
      <w:rPr>
        <w:rFonts w:ascii="Wingdings" w:hAnsi="Wingdings" w:hint="default"/>
      </w:rPr>
    </w:lvl>
    <w:lvl w:ilvl="6" w:tplc="5DB44746" w:tentative="1">
      <w:start w:val="1"/>
      <w:numFmt w:val="bullet"/>
      <w:lvlText w:val=""/>
      <w:lvlJc w:val="left"/>
      <w:pPr>
        <w:ind w:left="5040" w:hanging="360"/>
      </w:pPr>
      <w:rPr>
        <w:rFonts w:ascii="Symbol" w:hAnsi="Symbol" w:hint="default"/>
      </w:rPr>
    </w:lvl>
    <w:lvl w:ilvl="7" w:tplc="A216CF40" w:tentative="1">
      <w:start w:val="1"/>
      <w:numFmt w:val="bullet"/>
      <w:lvlText w:val="o"/>
      <w:lvlJc w:val="left"/>
      <w:pPr>
        <w:ind w:left="5760" w:hanging="360"/>
      </w:pPr>
      <w:rPr>
        <w:rFonts w:ascii="Courier New" w:hAnsi="Courier New" w:hint="default"/>
      </w:rPr>
    </w:lvl>
    <w:lvl w:ilvl="8" w:tplc="87F40C8A" w:tentative="1">
      <w:start w:val="1"/>
      <w:numFmt w:val="bullet"/>
      <w:lvlText w:val=""/>
      <w:lvlJc w:val="left"/>
      <w:pPr>
        <w:ind w:left="6480" w:hanging="360"/>
      </w:pPr>
      <w:rPr>
        <w:rFonts w:ascii="Wingdings" w:hAnsi="Wingdings" w:hint="default"/>
      </w:rPr>
    </w:lvl>
  </w:abstractNum>
  <w:abstractNum w:abstractNumId="18">
    <w:nsid w:val="188F4FE5"/>
    <w:multiLevelType w:val="hybridMultilevel"/>
    <w:tmpl w:val="8050E5EE"/>
    <w:lvl w:ilvl="0" w:tplc="03D2DE10">
      <w:start w:val="1"/>
      <w:numFmt w:val="bullet"/>
      <w:lvlText w:val=""/>
      <w:lvlJc w:val="left"/>
      <w:pPr>
        <w:tabs>
          <w:tab w:val="num" w:pos="547"/>
        </w:tabs>
        <w:ind w:left="547" w:hanging="360"/>
      </w:pPr>
      <w:rPr>
        <w:rFonts w:ascii="Wingdings" w:hAnsi="Wingdings" w:hint="default"/>
        <w:color w:val="000000"/>
      </w:rPr>
    </w:lvl>
    <w:lvl w:ilvl="1" w:tplc="C58AEEB8" w:tentative="1">
      <w:start w:val="1"/>
      <w:numFmt w:val="bullet"/>
      <w:lvlText w:val="o"/>
      <w:lvlJc w:val="left"/>
      <w:pPr>
        <w:tabs>
          <w:tab w:val="num" w:pos="1440"/>
        </w:tabs>
        <w:ind w:left="1440" w:hanging="360"/>
      </w:pPr>
      <w:rPr>
        <w:rFonts w:ascii="Courier New" w:hAnsi="Courier New" w:cs="Courier New" w:hint="default"/>
      </w:rPr>
    </w:lvl>
    <w:lvl w:ilvl="2" w:tplc="9738E0D4" w:tentative="1">
      <w:start w:val="1"/>
      <w:numFmt w:val="bullet"/>
      <w:lvlText w:val=""/>
      <w:lvlJc w:val="left"/>
      <w:pPr>
        <w:tabs>
          <w:tab w:val="num" w:pos="2160"/>
        </w:tabs>
        <w:ind w:left="2160" w:hanging="360"/>
      </w:pPr>
      <w:rPr>
        <w:rFonts w:ascii="Wingdings" w:hAnsi="Wingdings" w:hint="default"/>
      </w:rPr>
    </w:lvl>
    <w:lvl w:ilvl="3" w:tplc="E5545986" w:tentative="1">
      <w:start w:val="1"/>
      <w:numFmt w:val="bullet"/>
      <w:lvlText w:val=""/>
      <w:lvlJc w:val="left"/>
      <w:pPr>
        <w:tabs>
          <w:tab w:val="num" w:pos="2880"/>
        </w:tabs>
        <w:ind w:left="2880" w:hanging="360"/>
      </w:pPr>
      <w:rPr>
        <w:rFonts w:ascii="Symbol" w:hAnsi="Symbol" w:hint="default"/>
      </w:rPr>
    </w:lvl>
    <w:lvl w:ilvl="4" w:tplc="F33A84A2" w:tentative="1">
      <w:start w:val="1"/>
      <w:numFmt w:val="bullet"/>
      <w:lvlText w:val="o"/>
      <w:lvlJc w:val="left"/>
      <w:pPr>
        <w:tabs>
          <w:tab w:val="num" w:pos="3600"/>
        </w:tabs>
        <w:ind w:left="3600" w:hanging="360"/>
      </w:pPr>
      <w:rPr>
        <w:rFonts w:ascii="Courier New" w:hAnsi="Courier New" w:cs="Courier New" w:hint="default"/>
      </w:rPr>
    </w:lvl>
    <w:lvl w:ilvl="5" w:tplc="AF3C0038" w:tentative="1">
      <w:start w:val="1"/>
      <w:numFmt w:val="bullet"/>
      <w:lvlText w:val=""/>
      <w:lvlJc w:val="left"/>
      <w:pPr>
        <w:tabs>
          <w:tab w:val="num" w:pos="4320"/>
        </w:tabs>
        <w:ind w:left="4320" w:hanging="360"/>
      </w:pPr>
      <w:rPr>
        <w:rFonts w:ascii="Wingdings" w:hAnsi="Wingdings" w:hint="default"/>
      </w:rPr>
    </w:lvl>
    <w:lvl w:ilvl="6" w:tplc="CF46539A" w:tentative="1">
      <w:start w:val="1"/>
      <w:numFmt w:val="bullet"/>
      <w:lvlText w:val=""/>
      <w:lvlJc w:val="left"/>
      <w:pPr>
        <w:tabs>
          <w:tab w:val="num" w:pos="5040"/>
        </w:tabs>
        <w:ind w:left="5040" w:hanging="360"/>
      </w:pPr>
      <w:rPr>
        <w:rFonts w:ascii="Symbol" w:hAnsi="Symbol" w:hint="default"/>
      </w:rPr>
    </w:lvl>
    <w:lvl w:ilvl="7" w:tplc="A8F674E2" w:tentative="1">
      <w:start w:val="1"/>
      <w:numFmt w:val="bullet"/>
      <w:lvlText w:val="o"/>
      <w:lvlJc w:val="left"/>
      <w:pPr>
        <w:tabs>
          <w:tab w:val="num" w:pos="5760"/>
        </w:tabs>
        <w:ind w:left="5760" w:hanging="360"/>
      </w:pPr>
      <w:rPr>
        <w:rFonts w:ascii="Courier New" w:hAnsi="Courier New" w:cs="Courier New" w:hint="default"/>
      </w:rPr>
    </w:lvl>
    <w:lvl w:ilvl="8" w:tplc="90A69E8A" w:tentative="1">
      <w:start w:val="1"/>
      <w:numFmt w:val="bullet"/>
      <w:lvlText w:val=""/>
      <w:lvlJc w:val="left"/>
      <w:pPr>
        <w:tabs>
          <w:tab w:val="num" w:pos="6480"/>
        </w:tabs>
        <w:ind w:left="6480" w:hanging="360"/>
      </w:pPr>
      <w:rPr>
        <w:rFonts w:ascii="Wingdings" w:hAnsi="Wingdings" w:hint="default"/>
      </w:rPr>
    </w:lvl>
  </w:abstractNum>
  <w:abstractNum w:abstractNumId="19">
    <w:nsid w:val="1BE66B5B"/>
    <w:multiLevelType w:val="hybridMultilevel"/>
    <w:tmpl w:val="9DBE2754"/>
    <w:lvl w:ilvl="0" w:tplc="15A80E8E">
      <w:start w:val="1"/>
      <w:numFmt w:val="bullet"/>
      <w:lvlText w:val=""/>
      <w:lvlJc w:val="left"/>
      <w:pPr>
        <w:ind w:left="2160" w:hanging="360"/>
      </w:pPr>
      <w:rPr>
        <w:rFonts w:ascii="Symbol" w:hAnsi="Symbol" w:hint="default"/>
      </w:rPr>
    </w:lvl>
    <w:lvl w:ilvl="1" w:tplc="C4B85F4C" w:tentative="1">
      <w:start w:val="1"/>
      <w:numFmt w:val="bullet"/>
      <w:lvlText w:val="o"/>
      <w:lvlJc w:val="left"/>
      <w:pPr>
        <w:ind w:left="2880" w:hanging="360"/>
      </w:pPr>
      <w:rPr>
        <w:rFonts w:ascii="Courier New" w:hAnsi="Courier New" w:hint="default"/>
      </w:rPr>
    </w:lvl>
    <w:lvl w:ilvl="2" w:tplc="63F62D60" w:tentative="1">
      <w:start w:val="1"/>
      <w:numFmt w:val="bullet"/>
      <w:lvlText w:val=""/>
      <w:lvlJc w:val="left"/>
      <w:pPr>
        <w:ind w:left="3600" w:hanging="360"/>
      </w:pPr>
      <w:rPr>
        <w:rFonts w:ascii="Wingdings" w:hAnsi="Wingdings" w:hint="default"/>
      </w:rPr>
    </w:lvl>
    <w:lvl w:ilvl="3" w:tplc="0EC4F592" w:tentative="1">
      <w:start w:val="1"/>
      <w:numFmt w:val="bullet"/>
      <w:lvlText w:val=""/>
      <w:lvlJc w:val="left"/>
      <w:pPr>
        <w:ind w:left="4320" w:hanging="360"/>
      </w:pPr>
      <w:rPr>
        <w:rFonts w:ascii="Symbol" w:hAnsi="Symbol" w:hint="default"/>
      </w:rPr>
    </w:lvl>
    <w:lvl w:ilvl="4" w:tplc="66BA72F4" w:tentative="1">
      <w:start w:val="1"/>
      <w:numFmt w:val="bullet"/>
      <w:lvlText w:val="o"/>
      <w:lvlJc w:val="left"/>
      <w:pPr>
        <w:ind w:left="5040" w:hanging="360"/>
      </w:pPr>
      <w:rPr>
        <w:rFonts w:ascii="Courier New" w:hAnsi="Courier New" w:hint="default"/>
      </w:rPr>
    </w:lvl>
    <w:lvl w:ilvl="5" w:tplc="8A58E3DE" w:tentative="1">
      <w:start w:val="1"/>
      <w:numFmt w:val="bullet"/>
      <w:lvlText w:val=""/>
      <w:lvlJc w:val="left"/>
      <w:pPr>
        <w:ind w:left="5760" w:hanging="360"/>
      </w:pPr>
      <w:rPr>
        <w:rFonts w:ascii="Wingdings" w:hAnsi="Wingdings" w:hint="default"/>
      </w:rPr>
    </w:lvl>
    <w:lvl w:ilvl="6" w:tplc="76A88854" w:tentative="1">
      <w:start w:val="1"/>
      <w:numFmt w:val="bullet"/>
      <w:lvlText w:val=""/>
      <w:lvlJc w:val="left"/>
      <w:pPr>
        <w:ind w:left="6480" w:hanging="360"/>
      </w:pPr>
      <w:rPr>
        <w:rFonts w:ascii="Symbol" w:hAnsi="Symbol" w:hint="default"/>
      </w:rPr>
    </w:lvl>
    <w:lvl w:ilvl="7" w:tplc="6E74CCDE" w:tentative="1">
      <w:start w:val="1"/>
      <w:numFmt w:val="bullet"/>
      <w:lvlText w:val="o"/>
      <w:lvlJc w:val="left"/>
      <w:pPr>
        <w:ind w:left="7200" w:hanging="360"/>
      </w:pPr>
      <w:rPr>
        <w:rFonts w:ascii="Courier New" w:hAnsi="Courier New" w:hint="default"/>
      </w:rPr>
    </w:lvl>
    <w:lvl w:ilvl="8" w:tplc="1FBE01AC" w:tentative="1">
      <w:start w:val="1"/>
      <w:numFmt w:val="bullet"/>
      <w:lvlText w:val=""/>
      <w:lvlJc w:val="left"/>
      <w:pPr>
        <w:ind w:left="7920" w:hanging="360"/>
      </w:pPr>
      <w:rPr>
        <w:rFonts w:ascii="Wingdings" w:hAnsi="Wingdings" w:hint="default"/>
      </w:rPr>
    </w:lvl>
  </w:abstractNum>
  <w:abstractNum w:abstractNumId="20">
    <w:nsid w:val="1CD83586"/>
    <w:multiLevelType w:val="hybridMultilevel"/>
    <w:tmpl w:val="080276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1DBA0E00"/>
    <w:multiLevelType w:val="multilevel"/>
    <w:tmpl w:val="A8206540"/>
    <w:lvl w:ilvl="0">
      <w:start w:val="1"/>
      <w:numFmt w:val="upperLetter"/>
      <w:lvlText w:val="%1."/>
      <w:lvlJc w:val="left"/>
      <w:pPr>
        <w:tabs>
          <w:tab w:val="num" w:pos="360"/>
        </w:tabs>
        <w:ind w:left="360" w:hanging="360"/>
      </w:pPr>
      <w:rPr>
        <w:rFonts w:ascii="Times New Roman" w:eastAsia="Times New Roman" w:hAnsi="Times New Roman" w:cs="Times New Roman" w:hint="default"/>
        <w:b w:val="0"/>
        <w:i w:val="0"/>
        <w:sz w:val="20"/>
        <w:szCs w:val="20"/>
      </w:rPr>
    </w:lvl>
    <w:lvl w:ilvl="1">
      <w:start w:val="1"/>
      <w:numFmt w:val="bullet"/>
      <w:lvlText w:val=""/>
      <w:lvlJc w:val="left"/>
      <w:pPr>
        <w:tabs>
          <w:tab w:val="num" w:pos="720"/>
        </w:tabs>
        <w:ind w:left="720" w:hanging="360"/>
      </w:pPr>
      <w:rPr>
        <w:rFonts w:ascii="Wingdings" w:hAnsi="Wingdings" w:hint="default"/>
        <w:b w:val="0"/>
        <w:i w:val="0"/>
        <w:sz w:val="20"/>
        <w:szCs w:val="2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none"/>
      <w:lvlText w:val=""/>
      <w:lvlJc w:val="left"/>
      <w:pPr>
        <w:tabs>
          <w:tab w:val="num" w:pos="216"/>
        </w:tabs>
        <w:ind w:left="216" w:hanging="216"/>
      </w:pPr>
      <w:rPr>
        <w:rFonts w:ascii="Wingdings" w:hAnsi="Wingdings" w:hint="default"/>
      </w:rPr>
    </w:lvl>
    <w:lvl w:ilvl="5">
      <w:start w:val="1"/>
      <w:numFmt w:val="lowerRoman"/>
      <w:lvlText w:val="–"/>
      <w:lvlJc w:val="left"/>
      <w:pPr>
        <w:tabs>
          <w:tab w:val="num" w:pos="720"/>
        </w:tabs>
        <w:ind w:left="720" w:hanging="360"/>
      </w:pPr>
      <w:rPr>
        <w:rFonts w:ascii="Times NR" w:hAnsi="Times NR" w:hint="default"/>
      </w:rPr>
    </w:lvl>
    <w:lvl w:ilvl="6">
      <w:start w:val="1"/>
      <w:numFmt w:val="decimal"/>
      <w:lvlText w:val=""/>
      <w:lvlJc w:val="left"/>
      <w:pPr>
        <w:tabs>
          <w:tab w:val="num" w:pos="1080"/>
        </w:tabs>
        <w:ind w:left="1080" w:hanging="360"/>
      </w:pPr>
      <w:rPr>
        <w:rFonts w:ascii="Wingdings" w:hAnsi="Wingdings" w:hint="default"/>
      </w:rPr>
    </w:lvl>
    <w:lvl w:ilvl="7">
      <w:start w:val="1"/>
      <w:numFmt w:val="lowerLetter"/>
      <w:lvlText w:val="-"/>
      <w:lvlJc w:val="left"/>
      <w:pPr>
        <w:tabs>
          <w:tab w:val="num" w:pos="1440"/>
        </w:tabs>
        <w:ind w:left="1440" w:hanging="360"/>
      </w:pPr>
      <w:rPr>
        <w:rFonts w:ascii="Times NR" w:hAnsi="Times NR" w:hint="default"/>
      </w:rPr>
    </w:lvl>
    <w:lvl w:ilvl="8">
      <w:start w:val="1"/>
      <w:numFmt w:val="lowerRoman"/>
      <w:lvlText w:val="%9."/>
      <w:lvlJc w:val="left"/>
      <w:pPr>
        <w:tabs>
          <w:tab w:val="num" w:pos="3240"/>
        </w:tabs>
        <w:ind w:left="3240" w:hanging="360"/>
      </w:pPr>
      <w:rPr>
        <w:rFonts w:hint="default"/>
      </w:rPr>
    </w:lvl>
  </w:abstractNum>
  <w:abstractNum w:abstractNumId="22">
    <w:nsid w:val="1EA254B6"/>
    <w:multiLevelType w:val="hybridMultilevel"/>
    <w:tmpl w:val="86A01426"/>
    <w:lvl w:ilvl="0" w:tplc="81609CC8">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3">
    <w:nsid w:val="208B26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24091320"/>
    <w:multiLevelType w:val="singleLevel"/>
    <w:tmpl w:val="069A86AA"/>
    <w:lvl w:ilvl="0">
      <w:start w:val="1"/>
      <w:numFmt w:val="decimal"/>
      <w:pStyle w:val="TOC1"/>
      <w:lvlText w:val="%1."/>
      <w:lvlJc w:val="left"/>
      <w:pPr>
        <w:tabs>
          <w:tab w:val="num" w:pos="360"/>
        </w:tabs>
        <w:ind w:left="360" w:hanging="360"/>
      </w:pPr>
    </w:lvl>
  </w:abstractNum>
  <w:abstractNum w:abstractNumId="25">
    <w:nsid w:val="24C0087F"/>
    <w:multiLevelType w:val="singleLevel"/>
    <w:tmpl w:val="BC28D92E"/>
    <w:lvl w:ilvl="0">
      <w:start w:val="1"/>
      <w:numFmt w:val="bullet"/>
      <w:pStyle w:val="TOC2"/>
      <w:lvlText w:val=""/>
      <w:lvlJc w:val="left"/>
      <w:pPr>
        <w:tabs>
          <w:tab w:val="num" w:pos="360"/>
        </w:tabs>
        <w:ind w:left="360" w:hanging="360"/>
      </w:pPr>
      <w:rPr>
        <w:rFonts w:ascii="Wingdings" w:hAnsi="Wingdings" w:hint="default"/>
      </w:rPr>
    </w:lvl>
  </w:abstractNum>
  <w:abstractNum w:abstractNumId="26">
    <w:nsid w:val="27220FAC"/>
    <w:multiLevelType w:val="hybridMultilevel"/>
    <w:tmpl w:val="DE18C69A"/>
    <w:lvl w:ilvl="0" w:tplc="58A0688C">
      <w:start w:val="1"/>
      <w:numFmt w:val="bullet"/>
      <w:lvlText w:val=""/>
      <w:lvlJc w:val="left"/>
      <w:pPr>
        <w:tabs>
          <w:tab w:val="num" w:pos="547"/>
        </w:tabs>
        <w:ind w:left="547" w:hanging="360"/>
      </w:pPr>
      <w:rPr>
        <w:rFonts w:ascii="Wingdings" w:hAnsi="Wingdings" w:hint="default"/>
        <w:color w:val="000000"/>
      </w:rPr>
    </w:lvl>
    <w:lvl w:ilvl="1" w:tplc="30069FD2">
      <w:start w:val="1"/>
      <w:numFmt w:val="decimal"/>
      <w:lvlText w:val="%2."/>
      <w:lvlJc w:val="left"/>
      <w:pPr>
        <w:tabs>
          <w:tab w:val="num" w:pos="1440"/>
        </w:tabs>
        <w:ind w:left="1440" w:hanging="360"/>
      </w:pPr>
    </w:lvl>
    <w:lvl w:ilvl="2" w:tplc="BCD24366">
      <w:start w:val="1"/>
      <w:numFmt w:val="decimal"/>
      <w:lvlText w:val="%3."/>
      <w:lvlJc w:val="left"/>
      <w:pPr>
        <w:tabs>
          <w:tab w:val="num" w:pos="2160"/>
        </w:tabs>
        <w:ind w:left="2160" w:hanging="360"/>
      </w:pPr>
    </w:lvl>
    <w:lvl w:ilvl="3" w:tplc="18302EFA">
      <w:start w:val="1"/>
      <w:numFmt w:val="decimal"/>
      <w:lvlText w:val="%4."/>
      <w:lvlJc w:val="left"/>
      <w:pPr>
        <w:tabs>
          <w:tab w:val="num" w:pos="2880"/>
        </w:tabs>
        <w:ind w:left="2880" w:hanging="360"/>
      </w:pPr>
    </w:lvl>
    <w:lvl w:ilvl="4" w:tplc="7842F0AE">
      <w:start w:val="1"/>
      <w:numFmt w:val="decimal"/>
      <w:lvlText w:val="%5."/>
      <w:lvlJc w:val="left"/>
      <w:pPr>
        <w:tabs>
          <w:tab w:val="num" w:pos="3600"/>
        </w:tabs>
        <w:ind w:left="3600" w:hanging="360"/>
      </w:pPr>
    </w:lvl>
    <w:lvl w:ilvl="5" w:tplc="E3A865C2">
      <w:start w:val="1"/>
      <w:numFmt w:val="decimal"/>
      <w:lvlText w:val="%6."/>
      <w:lvlJc w:val="left"/>
      <w:pPr>
        <w:tabs>
          <w:tab w:val="num" w:pos="4320"/>
        </w:tabs>
        <w:ind w:left="4320" w:hanging="360"/>
      </w:pPr>
    </w:lvl>
    <w:lvl w:ilvl="6" w:tplc="3ABA5A40">
      <w:start w:val="1"/>
      <w:numFmt w:val="decimal"/>
      <w:lvlText w:val="%7."/>
      <w:lvlJc w:val="left"/>
      <w:pPr>
        <w:tabs>
          <w:tab w:val="num" w:pos="5040"/>
        </w:tabs>
        <w:ind w:left="5040" w:hanging="360"/>
      </w:pPr>
    </w:lvl>
    <w:lvl w:ilvl="7" w:tplc="9E0A8B42">
      <w:start w:val="1"/>
      <w:numFmt w:val="decimal"/>
      <w:lvlText w:val="%8."/>
      <w:lvlJc w:val="left"/>
      <w:pPr>
        <w:tabs>
          <w:tab w:val="num" w:pos="5760"/>
        </w:tabs>
        <w:ind w:left="5760" w:hanging="360"/>
      </w:pPr>
    </w:lvl>
    <w:lvl w:ilvl="8" w:tplc="F0DE1870">
      <w:start w:val="1"/>
      <w:numFmt w:val="decimal"/>
      <w:lvlText w:val="%9."/>
      <w:lvlJc w:val="left"/>
      <w:pPr>
        <w:tabs>
          <w:tab w:val="num" w:pos="6480"/>
        </w:tabs>
        <w:ind w:left="6480" w:hanging="360"/>
      </w:pPr>
    </w:lvl>
  </w:abstractNum>
  <w:abstractNum w:abstractNumId="27">
    <w:nsid w:val="28673946"/>
    <w:multiLevelType w:val="hybridMultilevel"/>
    <w:tmpl w:val="E2B84972"/>
    <w:lvl w:ilvl="0" w:tplc="0409000F">
      <w:start w:val="1"/>
      <w:numFmt w:val="decimal"/>
      <w:lvlText w:val="%1."/>
      <w:lvlJc w:val="left"/>
      <w:pPr>
        <w:tabs>
          <w:tab w:val="num" w:pos="2160"/>
        </w:tabs>
        <w:ind w:left="2160" w:hanging="360"/>
      </w:pPr>
      <w:rPr>
        <w:rFonts w:cs="Times New Roman"/>
      </w:rPr>
    </w:lvl>
    <w:lvl w:ilvl="1" w:tplc="04090019" w:tentative="1">
      <w:start w:val="1"/>
      <w:numFmt w:val="lowerLetter"/>
      <w:lvlText w:val="%2."/>
      <w:lvlJc w:val="left"/>
      <w:pPr>
        <w:tabs>
          <w:tab w:val="num" w:pos="2880"/>
        </w:tabs>
        <w:ind w:left="2880" w:hanging="360"/>
      </w:pPr>
      <w:rPr>
        <w:rFonts w:cs="Times New Roman"/>
      </w:rPr>
    </w:lvl>
    <w:lvl w:ilvl="2" w:tplc="0409001B" w:tentative="1">
      <w:start w:val="1"/>
      <w:numFmt w:val="lowerRoman"/>
      <w:lvlText w:val="%3."/>
      <w:lvlJc w:val="right"/>
      <w:pPr>
        <w:tabs>
          <w:tab w:val="num" w:pos="3600"/>
        </w:tabs>
        <w:ind w:left="3600" w:hanging="180"/>
      </w:pPr>
      <w:rPr>
        <w:rFonts w:cs="Times New Roman"/>
      </w:rPr>
    </w:lvl>
    <w:lvl w:ilvl="3" w:tplc="0409000F" w:tentative="1">
      <w:start w:val="1"/>
      <w:numFmt w:val="decimal"/>
      <w:lvlText w:val="%4."/>
      <w:lvlJc w:val="left"/>
      <w:pPr>
        <w:tabs>
          <w:tab w:val="num" w:pos="4320"/>
        </w:tabs>
        <w:ind w:left="4320" w:hanging="360"/>
      </w:pPr>
      <w:rPr>
        <w:rFonts w:cs="Times New Roman"/>
      </w:rPr>
    </w:lvl>
    <w:lvl w:ilvl="4" w:tplc="04090019" w:tentative="1">
      <w:start w:val="1"/>
      <w:numFmt w:val="lowerLetter"/>
      <w:lvlText w:val="%5."/>
      <w:lvlJc w:val="left"/>
      <w:pPr>
        <w:tabs>
          <w:tab w:val="num" w:pos="5040"/>
        </w:tabs>
        <w:ind w:left="5040" w:hanging="360"/>
      </w:pPr>
      <w:rPr>
        <w:rFonts w:cs="Times New Roman"/>
      </w:rPr>
    </w:lvl>
    <w:lvl w:ilvl="5" w:tplc="0409001B" w:tentative="1">
      <w:start w:val="1"/>
      <w:numFmt w:val="lowerRoman"/>
      <w:lvlText w:val="%6."/>
      <w:lvlJc w:val="right"/>
      <w:pPr>
        <w:tabs>
          <w:tab w:val="num" w:pos="5760"/>
        </w:tabs>
        <w:ind w:left="5760" w:hanging="180"/>
      </w:pPr>
      <w:rPr>
        <w:rFonts w:cs="Times New Roman"/>
      </w:rPr>
    </w:lvl>
    <w:lvl w:ilvl="6" w:tplc="0409000F" w:tentative="1">
      <w:start w:val="1"/>
      <w:numFmt w:val="decimal"/>
      <w:lvlText w:val="%7."/>
      <w:lvlJc w:val="left"/>
      <w:pPr>
        <w:tabs>
          <w:tab w:val="num" w:pos="6480"/>
        </w:tabs>
        <w:ind w:left="6480" w:hanging="360"/>
      </w:pPr>
      <w:rPr>
        <w:rFonts w:cs="Times New Roman"/>
      </w:rPr>
    </w:lvl>
    <w:lvl w:ilvl="7" w:tplc="04090019" w:tentative="1">
      <w:start w:val="1"/>
      <w:numFmt w:val="lowerLetter"/>
      <w:lvlText w:val="%8."/>
      <w:lvlJc w:val="left"/>
      <w:pPr>
        <w:tabs>
          <w:tab w:val="num" w:pos="7200"/>
        </w:tabs>
        <w:ind w:left="7200" w:hanging="360"/>
      </w:pPr>
      <w:rPr>
        <w:rFonts w:cs="Times New Roman"/>
      </w:rPr>
    </w:lvl>
    <w:lvl w:ilvl="8" w:tplc="0409001B" w:tentative="1">
      <w:start w:val="1"/>
      <w:numFmt w:val="lowerRoman"/>
      <w:lvlText w:val="%9."/>
      <w:lvlJc w:val="right"/>
      <w:pPr>
        <w:tabs>
          <w:tab w:val="num" w:pos="7920"/>
        </w:tabs>
        <w:ind w:left="7920" w:hanging="180"/>
      </w:pPr>
      <w:rPr>
        <w:rFonts w:cs="Times New Roman"/>
      </w:rPr>
    </w:lvl>
  </w:abstractNum>
  <w:abstractNum w:abstractNumId="28">
    <w:nsid w:val="2D623BFB"/>
    <w:multiLevelType w:val="multilevel"/>
    <w:tmpl w:val="E1D06398"/>
    <w:lvl w:ilvl="0">
      <w:start w:val="1"/>
      <w:numFmt w:val="decimal"/>
      <w:pStyle w:val="RFPH1"/>
      <w:lvlText w:val="%1.0."/>
      <w:lvlJc w:val="left"/>
      <w:pPr>
        <w:tabs>
          <w:tab w:val="num" w:pos="1224"/>
        </w:tabs>
        <w:ind w:left="1224" w:hanging="720"/>
      </w:pPr>
      <w:rPr>
        <w:rFonts w:ascii="Arial" w:hAnsi="Arial" w:cs="Arial" w:hint="default"/>
        <w:sz w:val="24"/>
        <w:szCs w:val="24"/>
      </w:rPr>
    </w:lvl>
    <w:lvl w:ilvl="1">
      <w:start w:val="1"/>
      <w:numFmt w:val="decimal"/>
      <w:pStyle w:val="RFPH2"/>
      <w:lvlText w:val="%1.%2."/>
      <w:lvlJc w:val="left"/>
      <w:pPr>
        <w:tabs>
          <w:tab w:val="num" w:pos="1944"/>
        </w:tabs>
        <w:ind w:left="1944" w:hanging="720"/>
      </w:pPr>
      <w:rPr>
        <w:rFonts w:cs="Times New Roman" w:hint="default"/>
        <w:sz w:val="24"/>
        <w:szCs w:val="24"/>
      </w:rPr>
    </w:lvl>
    <w:lvl w:ilvl="2">
      <w:start w:val="1"/>
      <w:numFmt w:val="decimal"/>
      <w:pStyle w:val="rfph3"/>
      <w:lvlText w:val="%1.%2.%3."/>
      <w:lvlJc w:val="left"/>
      <w:pPr>
        <w:tabs>
          <w:tab w:val="num" w:pos="720"/>
        </w:tabs>
        <w:ind w:left="720" w:hanging="720"/>
      </w:pPr>
      <w:rPr>
        <w:rFonts w:ascii="Arial" w:hAnsi="Arial" w:cs="Arial" w:hint="default"/>
        <w:color w:val="auto"/>
        <w:sz w:val="22"/>
        <w:szCs w:val="22"/>
      </w:rPr>
    </w:lvl>
    <w:lvl w:ilvl="3">
      <w:start w:val="1"/>
      <w:numFmt w:val="decimal"/>
      <w:pStyle w:val="rfph4"/>
      <w:lvlText w:val="%1.%2.%3.%4."/>
      <w:lvlJc w:val="left"/>
      <w:pPr>
        <w:tabs>
          <w:tab w:val="num" w:pos="2160"/>
        </w:tabs>
        <w:ind w:left="2160" w:hanging="1080"/>
      </w:pPr>
      <w:rPr>
        <w:rFonts w:ascii="Arial" w:hAnsi="Arial" w:cs="Arial" w:hint="default"/>
        <w:b w:val="0"/>
        <w:i w:val="0"/>
        <w:color w:val="auto"/>
        <w:sz w:val="22"/>
        <w:szCs w:val="22"/>
      </w:rPr>
    </w:lvl>
    <w:lvl w:ilvl="4">
      <w:start w:val="1"/>
      <w:numFmt w:val="decimal"/>
      <w:pStyle w:val="RFPH5"/>
      <w:lvlText w:val="%1.%2.%3.%4.%5."/>
      <w:lvlJc w:val="left"/>
      <w:pPr>
        <w:tabs>
          <w:tab w:val="num" w:pos="3060"/>
        </w:tabs>
        <w:ind w:left="2844" w:hanging="864"/>
      </w:pPr>
      <w:rPr>
        <w:rFonts w:cs="Times New Roman" w:hint="default"/>
        <w:b w:val="0"/>
        <w:color w:val="auto"/>
      </w:rPr>
    </w:lvl>
    <w:lvl w:ilvl="5">
      <w:start w:val="1"/>
      <w:numFmt w:val="decimal"/>
      <w:pStyle w:val="RFPH6"/>
      <w:lvlText w:val="%1.%2.%3.%4.%5.%6."/>
      <w:lvlJc w:val="left"/>
      <w:pPr>
        <w:tabs>
          <w:tab w:val="num" w:pos="3780"/>
        </w:tabs>
        <w:ind w:left="3780" w:hanging="1440"/>
      </w:pPr>
      <w:rPr>
        <w:rFonts w:cs="Times New Roman" w:hint="default"/>
        <w:b w:val="0"/>
        <w:i w:val="0"/>
        <w:color w:val="auto"/>
      </w:rPr>
    </w:lvl>
    <w:lvl w:ilvl="6">
      <w:start w:val="1"/>
      <w:numFmt w:val="decimal"/>
      <w:lvlText w:val="%1.%2.%3.%4.%5.%6.%7."/>
      <w:lvlJc w:val="left"/>
      <w:pPr>
        <w:tabs>
          <w:tab w:val="num" w:pos="6264"/>
        </w:tabs>
        <w:ind w:left="6264" w:hanging="1440"/>
      </w:pPr>
      <w:rPr>
        <w:rFonts w:cs="Times New Roman" w:hint="default"/>
      </w:rPr>
    </w:lvl>
    <w:lvl w:ilvl="7">
      <w:start w:val="1"/>
      <w:numFmt w:val="decimal"/>
      <w:lvlText w:val="%1.%2.%3.%4.%5.%6.%7.%8."/>
      <w:lvlJc w:val="left"/>
      <w:pPr>
        <w:tabs>
          <w:tab w:val="num" w:pos="7344"/>
        </w:tabs>
        <w:ind w:left="7344" w:hanging="1800"/>
      </w:pPr>
      <w:rPr>
        <w:rFonts w:cs="Times New Roman" w:hint="default"/>
      </w:rPr>
    </w:lvl>
    <w:lvl w:ilvl="8">
      <w:start w:val="1"/>
      <w:numFmt w:val="decimal"/>
      <w:lvlText w:val="%1.%2.%3.%4.%5.%6.%7.%8.%9."/>
      <w:lvlJc w:val="left"/>
      <w:pPr>
        <w:tabs>
          <w:tab w:val="num" w:pos="8424"/>
        </w:tabs>
        <w:ind w:left="8424" w:hanging="2160"/>
      </w:pPr>
      <w:rPr>
        <w:rFonts w:cs="Times New Roman" w:hint="default"/>
      </w:rPr>
    </w:lvl>
  </w:abstractNum>
  <w:abstractNum w:abstractNumId="29">
    <w:nsid w:val="2F64410F"/>
    <w:multiLevelType w:val="hybridMultilevel"/>
    <w:tmpl w:val="4E989344"/>
    <w:lvl w:ilvl="0" w:tplc="04090001">
      <w:start w:val="1"/>
      <w:numFmt w:val="bullet"/>
      <w:lvlText w:val=""/>
      <w:lvlJc w:val="left"/>
      <w:pPr>
        <w:ind w:left="800" w:hanging="360"/>
      </w:pPr>
      <w:rPr>
        <w:rFonts w:ascii="Symbol" w:hAnsi="Symbol" w:hint="default"/>
      </w:rPr>
    </w:lvl>
    <w:lvl w:ilvl="1" w:tplc="04090003">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0">
    <w:nsid w:val="315E2E35"/>
    <w:multiLevelType w:val="hybridMultilevel"/>
    <w:tmpl w:val="EC50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9C557C"/>
    <w:multiLevelType w:val="hybridMultilevel"/>
    <w:tmpl w:val="F634B926"/>
    <w:lvl w:ilvl="0" w:tplc="4EE4EFAC">
      <w:start w:val="1"/>
      <w:numFmt w:val="bullet"/>
      <w:lvlText w:val=""/>
      <w:lvlJc w:val="left"/>
      <w:pPr>
        <w:ind w:left="2160" w:hanging="360"/>
      </w:pPr>
      <w:rPr>
        <w:rFonts w:ascii="Symbol" w:hAnsi="Symbol" w:hint="default"/>
      </w:rPr>
    </w:lvl>
    <w:lvl w:ilvl="1" w:tplc="249CE7D8" w:tentative="1">
      <w:start w:val="1"/>
      <w:numFmt w:val="bullet"/>
      <w:lvlText w:val="o"/>
      <w:lvlJc w:val="left"/>
      <w:pPr>
        <w:ind w:left="2880" w:hanging="360"/>
      </w:pPr>
      <w:rPr>
        <w:rFonts w:ascii="Courier New" w:hAnsi="Courier New" w:hint="default"/>
      </w:rPr>
    </w:lvl>
    <w:lvl w:ilvl="2" w:tplc="0E123C26" w:tentative="1">
      <w:start w:val="1"/>
      <w:numFmt w:val="bullet"/>
      <w:lvlText w:val=""/>
      <w:lvlJc w:val="left"/>
      <w:pPr>
        <w:ind w:left="3600" w:hanging="360"/>
      </w:pPr>
      <w:rPr>
        <w:rFonts w:ascii="Wingdings" w:hAnsi="Wingdings" w:hint="default"/>
      </w:rPr>
    </w:lvl>
    <w:lvl w:ilvl="3" w:tplc="0FFA5BCC" w:tentative="1">
      <w:start w:val="1"/>
      <w:numFmt w:val="bullet"/>
      <w:lvlText w:val=""/>
      <w:lvlJc w:val="left"/>
      <w:pPr>
        <w:ind w:left="4320" w:hanging="360"/>
      </w:pPr>
      <w:rPr>
        <w:rFonts w:ascii="Symbol" w:hAnsi="Symbol" w:hint="default"/>
      </w:rPr>
    </w:lvl>
    <w:lvl w:ilvl="4" w:tplc="26B2DAB2" w:tentative="1">
      <w:start w:val="1"/>
      <w:numFmt w:val="bullet"/>
      <w:lvlText w:val="o"/>
      <w:lvlJc w:val="left"/>
      <w:pPr>
        <w:ind w:left="5040" w:hanging="360"/>
      </w:pPr>
      <w:rPr>
        <w:rFonts w:ascii="Courier New" w:hAnsi="Courier New" w:hint="default"/>
      </w:rPr>
    </w:lvl>
    <w:lvl w:ilvl="5" w:tplc="9C6AF60C" w:tentative="1">
      <w:start w:val="1"/>
      <w:numFmt w:val="bullet"/>
      <w:lvlText w:val=""/>
      <w:lvlJc w:val="left"/>
      <w:pPr>
        <w:ind w:left="5760" w:hanging="360"/>
      </w:pPr>
      <w:rPr>
        <w:rFonts w:ascii="Wingdings" w:hAnsi="Wingdings" w:hint="default"/>
      </w:rPr>
    </w:lvl>
    <w:lvl w:ilvl="6" w:tplc="BA2E1F98" w:tentative="1">
      <w:start w:val="1"/>
      <w:numFmt w:val="bullet"/>
      <w:lvlText w:val=""/>
      <w:lvlJc w:val="left"/>
      <w:pPr>
        <w:ind w:left="6480" w:hanging="360"/>
      </w:pPr>
      <w:rPr>
        <w:rFonts w:ascii="Symbol" w:hAnsi="Symbol" w:hint="default"/>
      </w:rPr>
    </w:lvl>
    <w:lvl w:ilvl="7" w:tplc="5956CC76" w:tentative="1">
      <w:start w:val="1"/>
      <w:numFmt w:val="bullet"/>
      <w:lvlText w:val="o"/>
      <w:lvlJc w:val="left"/>
      <w:pPr>
        <w:ind w:left="7200" w:hanging="360"/>
      </w:pPr>
      <w:rPr>
        <w:rFonts w:ascii="Courier New" w:hAnsi="Courier New" w:hint="default"/>
      </w:rPr>
    </w:lvl>
    <w:lvl w:ilvl="8" w:tplc="4C6C55B6" w:tentative="1">
      <w:start w:val="1"/>
      <w:numFmt w:val="bullet"/>
      <w:lvlText w:val=""/>
      <w:lvlJc w:val="left"/>
      <w:pPr>
        <w:ind w:left="7920" w:hanging="360"/>
      </w:pPr>
      <w:rPr>
        <w:rFonts w:ascii="Wingdings" w:hAnsi="Wingdings" w:hint="default"/>
      </w:rPr>
    </w:lvl>
  </w:abstractNum>
  <w:abstractNum w:abstractNumId="32">
    <w:nsid w:val="33C54082"/>
    <w:multiLevelType w:val="multilevel"/>
    <w:tmpl w:val="72D0150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pStyle w:val="ListBullet"/>
      <w:lvlText w:val=""/>
      <w:lvlJc w:val="left"/>
      <w:pPr>
        <w:tabs>
          <w:tab w:val="num" w:pos="360"/>
        </w:tabs>
        <w:ind w:left="360" w:hanging="360"/>
      </w:pPr>
      <w:rPr>
        <w:rFonts w:ascii="Wingdings" w:hAnsi="Wingdings" w:hint="default"/>
      </w:rPr>
    </w:lvl>
    <w:lvl w:ilvl="5">
      <w:start w:val="1"/>
      <w:numFmt w:val="lowerRoman"/>
      <w:pStyle w:val="ListBullet2"/>
      <w:lvlText w:val="–"/>
      <w:lvlJc w:val="left"/>
      <w:pPr>
        <w:tabs>
          <w:tab w:val="num" w:pos="720"/>
        </w:tabs>
        <w:ind w:left="720" w:hanging="360"/>
      </w:pPr>
      <w:rPr>
        <w:rFonts w:ascii="Times NR" w:hAnsi="Times NR"/>
      </w:rPr>
    </w:lvl>
    <w:lvl w:ilvl="6">
      <w:start w:val="1"/>
      <w:numFmt w:val="decimal"/>
      <w:pStyle w:val="ListBullet3"/>
      <w:lvlText w:val=""/>
      <w:lvlJc w:val="left"/>
      <w:pPr>
        <w:tabs>
          <w:tab w:val="num" w:pos="1080"/>
        </w:tabs>
        <w:ind w:left="1080" w:hanging="360"/>
      </w:pPr>
      <w:rPr>
        <w:rFonts w:ascii="Wingdings" w:hAnsi="Wingdings" w:hint="default"/>
      </w:rPr>
    </w:lvl>
    <w:lvl w:ilvl="7">
      <w:start w:val="1"/>
      <w:numFmt w:val="lowerLetter"/>
      <w:pStyle w:val="ListBullet4"/>
      <w:lvlText w:val="-"/>
      <w:lvlJc w:val="left"/>
      <w:pPr>
        <w:tabs>
          <w:tab w:val="num" w:pos="1440"/>
        </w:tabs>
        <w:ind w:left="1440" w:hanging="360"/>
      </w:pPr>
      <w:rPr>
        <w:rFonts w:ascii="Times NR" w:hAnsi="Times NR"/>
      </w:rPr>
    </w:lvl>
    <w:lvl w:ilvl="8">
      <w:start w:val="1"/>
      <w:numFmt w:val="lowerRoman"/>
      <w:lvlText w:val="%9."/>
      <w:lvlJc w:val="left"/>
      <w:pPr>
        <w:tabs>
          <w:tab w:val="num" w:pos="3240"/>
        </w:tabs>
        <w:ind w:left="3240" w:hanging="360"/>
      </w:pPr>
    </w:lvl>
  </w:abstractNum>
  <w:abstractNum w:abstractNumId="33">
    <w:nsid w:val="34990448"/>
    <w:multiLevelType w:val="multilevel"/>
    <w:tmpl w:val="C61A797C"/>
    <w:lvl w:ilvl="0">
      <w:start w:val="1"/>
      <w:numFmt w:val="upperLetter"/>
      <w:lvlText w:val="%1."/>
      <w:lvlJc w:val="left"/>
      <w:pPr>
        <w:tabs>
          <w:tab w:val="num" w:pos="360"/>
        </w:tabs>
        <w:ind w:left="360" w:hanging="360"/>
      </w:pPr>
      <w:rPr>
        <w:rFonts w:ascii="Times New Roman" w:eastAsia="Times New Roman" w:hAnsi="Times New Roman" w:cs="Times New Roman" w:hint="default"/>
        <w:b w:val="0"/>
        <w:i w:val="0"/>
        <w:sz w:val="20"/>
        <w:szCs w:val="20"/>
      </w:rPr>
    </w:lvl>
    <w:lvl w:ilvl="1">
      <w:start w:val="1"/>
      <w:numFmt w:val="bullet"/>
      <w:lvlText w:val=""/>
      <w:lvlJc w:val="left"/>
      <w:pPr>
        <w:tabs>
          <w:tab w:val="num" w:pos="720"/>
        </w:tabs>
        <w:ind w:left="720" w:hanging="360"/>
      </w:pPr>
      <w:rPr>
        <w:rFonts w:ascii="Wingdings" w:hAnsi="Wingdings" w:hint="default"/>
        <w:b w:val="0"/>
        <w:i w:val="0"/>
        <w:sz w:val="20"/>
        <w:szCs w:val="2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none"/>
      <w:lvlText w:val=""/>
      <w:lvlJc w:val="left"/>
      <w:pPr>
        <w:tabs>
          <w:tab w:val="num" w:pos="216"/>
        </w:tabs>
        <w:ind w:left="216" w:hanging="216"/>
      </w:pPr>
      <w:rPr>
        <w:rFonts w:ascii="Wingdings" w:hAnsi="Wingdings" w:hint="default"/>
      </w:rPr>
    </w:lvl>
    <w:lvl w:ilvl="5">
      <w:start w:val="1"/>
      <w:numFmt w:val="lowerRoman"/>
      <w:lvlText w:val="–"/>
      <w:lvlJc w:val="left"/>
      <w:pPr>
        <w:tabs>
          <w:tab w:val="num" w:pos="720"/>
        </w:tabs>
        <w:ind w:left="720" w:hanging="360"/>
      </w:pPr>
      <w:rPr>
        <w:rFonts w:ascii="Times NR" w:hAnsi="Times NR" w:hint="default"/>
      </w:rPr>
    </w:lvl>
    <w:lvl w:ilvl="6">
      <w:start w:val="1"/>
      <w:numFmt w:val="decimal"/>
      <w:lvlText w:val=""/>
      <w:lvlJc w:val="left"/>
      <w:pPr>
        <w:tabs>
          <w:tab w:val="num" w:pos="1080"/>
        </w:tabs>
        <w:ind w:left="1080" w:hanging="360"/>
      </w:pPr>
      <w:rPr>
        <w:rFonts w:ascii="Wingdings" w:hAnsi="Wingdings" w:hint="default"/>
      </w:rPr>
    </w:lvl>
    <w:lvl w:ilvl="7">
      <w:start w:val="1"/>
      <w:numFmt w:val="lowerLetter"/>
      <w:lvlText w:val="-"/>
      <w:lvlJc w:val="left"/>
      <w:pPr>
        <w:tabs>
          <w:tab w:val="num" w:pos="1440"/>
        </w:tabs>
        <w:ind w:left="1440" w:hanging="360"/>
      </w:pPr>
      <w:rPr>
        <w:rFonts w:ascii="Times NR" w:hAnsi="Times NR" w:hint="default"/>
      </w:rPr>
    </w:lvl>
    <w:lvl w:ilvl="8">
      <w:start w:val="1"/>
      <w:numFmt w:val="lowerRoman"/>
      <w:lvlText w:val="%9."/>
      <w:lvlJc w:val="left"/>
      <w:pPr>
        <w:tabs>
          <w:tab w:val="num" w:pos="3240"/>
        </w:tabs>
        <w:ind w:left="3240" w:hanging="360"/>
      </w:pPr>
      <w:rPr>
        <w:rFonts w:hint="default"/>
      </w:rPr>
    </w:lvl>
  </w:abstractNum>
  <w:abstractNum w:abstractNumId="34">
    <w:nsid w:val="352D495C"/>
    <w:multiLevelType w:val="multilevel"/>
    <w:tmpl w:val="95684F1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pStyle w:val="TableBullet1"/>
      <w:lvlText w:val=""/>
      <w:lvlJc w:val="left"/>
      <w:pPr>
        <w:tabs>
          <w:tab w:val="num" w:pos="360"/>
        </w:tabs>
        <w:ind w:left="360" w:hanging="360"/>
      </w:pPr>
      <w:rPr>
        <w:rFonts w:ascii="Wingdings" w:hAnsi="Wingdings" w:hint="default"/>
      </w:rPr>
    </w:lvl>
    <w:lvl w:ilvl="5">
      <w:start w:val="1"/>
      <w:numFmt w:val="lowerRoman"/>
      <w:pStyle w:val="TableBullet2"/>
      <w:lvlText w:val="–"/>
      <w:lvlJc w:val="left"/>
      <w:pPr>
        <w:tabs>
          <w:tab w:val="num" w:pos="720"/>
        </w:tabs>
        <w:ind w:left="720" w:hanging="360"/>
      </w:pPr>
      <w:rPr>
        <w:rFonts w:ascii="Times NR" w:hAnsi="Times NR"/>
      </w:rPr>
    </w:lvl>
    <w:lvl w:ilvl="6">
      <w:start w:val="1"/>
      <w:numFmt w:val="decimal"/>
      <w:pStyle w:val="TableBullet3"/>
      <w:lvlText w:val=""/>
      <w:lvlJc w:val="left"/>
      <w:pPr>
        <w:tabs>
          <w:tab w:val="num" w:pos="1080"/>
        </w:tabs>
        <w:ind w:left="1080" w:hanging="360"/>
      </w:pPr>
      <w:rPr>
        <w:rFonts w:ascii="Wingdings" w:hAnsi="Wingdings" w:hint="default"/>
      </w:rPr>
    </w:lvl>
    <w:lvl w:ilvl="7">
      <w:start w:val="1"/>
      <w:numFmt w:val="lowerLetter"/>
      <w:pStyle w:val="TableBullet4"/>
      <w:lvlText w:val="-"/>
      <w:lvlJc w:val="left"/>
      <w:pPr>
        <w:tabs>
          <w:tab w:val="num" w:pos="1440"/>
        </w:tabs>
        <w:ind w:left="1440" w:hanging="360"/>
      </w:pPr>
      <w:rPr>
        <w:rFonts w:ascii="Times NR" w:hAnsi="Times NR"/>
      </w:rPr>
    </w:lvl>
    <w:lvl w:ilvl="8">
      <w:start w:val="1"/>
      <w:numFmt w:val="lowerRoman"/>
      <w:lvlText w:val="%9."/>
      <w:lvlJc w:val="left"/>
      <w:pPr>
        <w:tabs>
          <w:tab w:val="num" w:pos="3240"/>
        </w:tabs>
        <w:ind w:left="3240" w:hanging="360"/>
      </w:pPr>
    </w:lvl>
  </w:abstractNum>
  <w:abstractNum w:abstractNumId="35">
    <w:nsid w:val="36F93E4F"/>
    <w:multiLevelType w:val="hybridMultilevel"/>
    <w:tmpl w:val="80B4FD66"/>
    <w:name w:val="HeadingNumber"/>
    <w:lvl w:ilvl="0" w:tplc="26D08126">
      <w:start w:val="1"/>
      <w:numFmt w:val="bullet"/>
      <w:lvlText w:val=""/>
      <w:lvlJc w:val="left"/>
      <w:pPr>
        <w:ind w:left="720" w:hanging="360"/>
      </w:pPr>
      <w:rPr>
        <w:rFonts w:ascii="Symbol" w:hAnsi="Symbol" w:hint="default"/>
      </w:rPr>
    </w:lvl>
    <w:lvl w:ilvl="1" w:tplc="FE0CCA96" w:tentative="1">
      <w:start w:val="1"/>
      <w:numFmt w:val="bullet"/>
      <w:lvlText w:val="o"/>
      <w:lvlJc w:val="left"/>
      <w:pPr>
        <w:ind w:left="1440" w:hanging="360"/>
      </w:pPr>
      <w:rPr>
        <w:rFonts w:ascii="Courier New" w:hAnsi="Courier New" w:cs="Courier New" w:hint="default"/>
      </w:rPr>
    </w:lvl>
    <w:lvl w:ilvl="2" w:tplc="562A18BE" w:tentative="1">
      <w:start w:val="1"/>
      <w:numFmt w:val="bullet"/>
      <w:lvlText w:val=""/>
      <w:lvlJc w:val="left"/>
      <w:pPr>
        <w:ind w:left="2160" w:hanging="360"/>
      </w:pPr>
      <w:rPr>
        <w:rFonts w:ascii="Wingdings" w:hAnsi="Wingdings" w:hint="default"/>
      </w:rPr>
    </w:lvl>
    <w:lvl w:ilvl="3" w:tplc="77E60EDE" w:tentative="1">
      <w:start w:val="1"/>
      <w:numFmt w:val="bullet"/>
      <w:lvlText w:val=""/>
      <w:lvlJc w:val="left"/>
      <w:pPr>
        <w:ind w:left="2880" w:hanging="360"/>
      </w:pPr>
      <w:rPr>
        <w:rFonts w:ascii="Symbol" w:hAnsi="Symbol" w:hint="default"/>
      </w:rPr>
    </w:lvl>
    <w:lvl w:ilvl="4" w:tplc="BA468F38" w:tentative="1">
      <w:start w:val="1"/>
      <w:numFmt w:val="bullet"/>
      <w:lvlText w:val="o"/>
      <w:lvlJc w:val="left"/>
      <w:pPr>
        <w:ind w:left="3600" w:hanging="360"/>
      </w:pPr>
      <w:rPr>
        <w:rFonts w:ascii="Courier New" w:hAnsi="Courier New" w:cs="Courier New" w:hint="default"/>
      </w:rPr>
    </w:lvl>
    <w:lvl w:ilvl="5" w:tplc="039826E6" w:tentative="1">
      <w:start w:val="1"/>
      <w:numFmt w:val="bullet"/>
      <w:lvlText w:val=""/>
      <w:lvlJc w:val="left"/>
      <w:pPr>
        <w:ind w:left="4320" w:hanging="360"/>
      </w:pPr>
      <w:rPr>
        <w:rFonts w:ascii="Wingdings" w:hAnsi="Wingdings" w:hint="default"/>
      </w:rPr>
    </w:lvl>
    <w:lvl w:ilvl="6" w:tplc="C5E44A3A" w:tentative="1">
      <w:start w:val="1"/>
      <w:numFmt w:val="bullet"/>
      <w:lvlText w:val=""/>
      <w:lvlJc w:val="left"/>
      <w:pPr>
        <w:ind w:left="5040" w:hanging="360"/>
      </w:pPr>
      <w:rPr>
        <w:rFonts w:ascii="Symbol" w:hAnsi="Symbol" w:hint="default"/>
      </w:rPr>
    </w:lvl>
    <w:lvl w:ilvl="7" w:tplc="1A686ADC" w:tentative="1">
      <w:start w:val="1"/>
      <w:numFmt w:val="bullet"/>
      <w:lvlText w:val="o"/>
      <w:lvlJc w:val="left"/>
      <w:pPr>
        <w:ind w:left="5760" w:hanging="360"/>
      </w:pPr>
      <w:rPr>
        <w:rFonts w:ascii="Courier New" w:hAnsi="Courier New" w:cs="Courier New" w:hint="default"/>
      </w:rPr>
    </w:lvl>
    <w:lvl w:ilvl="8" w:tplc="15CEDDAE" w:tentative="1">
      <w:start w:val="1"/>
      <w:numFmt w:val="bullet"/>
      <w:lvlText w:val=""/>
      <w:lvlJc w:val="left"/>
      <w:pPr>
        <w:ind w:left="6480" w:hanging="360"/>
      </w:pPr>
      <w:rPr>
        <w:rFonts w:ascii="Wingdings" w:hAnsi="Wingdings" w:hint="default"/>
      </w:rPr>
    </w:lvl>
  </w:abstractNum>
  <w:abstractNum w:abstractNumId="36">
    <w:nsid w:val="39E30013"/>
    <w:multiLevelType w:val="hybridMultilevel"/>
    <w:tmpl w:val="3BD8584E"/>
    <w:lvl w:ilvl="0" w:tplc="E7E24CA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7">
    <w:nsid w:val="3D77502D"/>
    <w:multiLevelType w:val="hybridMultilevel"/>
    <w:tmpl w:val="43A8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5C1DFD"/>
    <w:multiLevelType w:val="hybridMultilevel"/>
    <w:tmpl w:val="74A68290"/>
    <w:lvl w:ilvl="0" w:tplc="13088826">
      <w:start w:val="1"/>
      <w:numFmt w:val="bullet"/>
      <w:lvlText w:val=""/>
      <w:lvlJc w:val="left"/>
      <w:pPr>
        <w:tabs>
          <w:tab w:val="num" w:pos="547"/>
        </w:tabs>
        <w:ind w:left="547" w:hanging="360"/>
      </w:pPr>
      <w:rPr>
        <w:rFonts w:ascii="Wingdings" w:hAnsi="Wingdings"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3FB07E64"/>
    <w:multiLevelType w:val="multilevel"/>
    <w:tmpl w:val="3438A4C0"/>
    <w:lvl w:ilvl="0">
      <w:start w:val="1"/>
      <w:numFmt w:val="upperLetter"/>
      <w:lvlText w:val="%1."/>
      <w:lvlJc w:val="left"/>
      <w:pPr>
        <w:tabs>
          <w:tab w:val="num" w:pos="360"/>
        </w:tabs>
        <w:ind w:left="360" w:hanging="360"/>
      </w:pPr>
      <w:rPr>
        <w:rFonts w:ascii="Times New Roman" w:eastAsia="Times New Roman" w:hAnsi="Times New Roman" w:cs="Times New Roman" w:hint="default"/>
        <w:b w:val="0"/>
        <w:i w:val="0"/>
        <w:sz w:val="20"/>
        <w:szCs w:val="20"/>
      </w:rPr>
    </w:lvl>
    <w:lvl w:ilvl="1">
      <w:start w:val="1"/>
      <w:numFmt w:val="bullet"/>
      <w:lvlText w:val=""/>
      <w:lvlJc w:val="left"/>
      <w:pPr>
        <w:tabs>
          <w:tab w:val="num" w:pos="720"/>
        </w:tabs>
        <w:ind w:left="720" w:hanging="360"/>
      </w:pPr>
      <w:rPr>
        <w:rFonts w:ascii="Wingdings" w:hAnsi="Wingdings" w:hint="default"/>
        <w:b w:val="0"/>
        <w:i w:val="0"/>
        <w:sz w:val="20"/>
        <w:szCs w:val="2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none"/>
      <w:lvlText w:val=""/>
      <w:lvlJc w:val="left"/>
      <w:pPr>
        <w:tabs>
          <w:tab w:val="num" w:pos="216"/>
        </w:tabs>
        <w:ind w:left="216" w:hanging="216"/>
      </w:pPr>
      <w:rPr>
        <w:rFonts w:ascii="Wingdings" w:hAnsi="Wingdings" w:hint="default"/>
      </w:rPr>
    </w:lvl>
    <w:lvl w:ilvl="5">
      <w:start w:val="1"/>
      <w:numFmt w:val="lowerRoman"/>
      <w:lvlText w:val="–"/>
      <w:lvlJc w:val="left"/>
      <w:pPr>
        <w:tabs>
          <w:tab w:val="num" w:pos="720"/>
        </w:tabs>
        <w:ind w:left="720" w:hanging="360"/>
      </w:pPr>
      <w:rPr>
        <w:rFonts w:ascii="Times NR" w:hAnsi="Times NR" w:hint="default"/>
      </w:rPr>
    </w:lvl>
    <w:lvl w:ilvl="6">
      <w:start w:val="1"/>
      <w:numFmt w:val="decimal"/>
      <w:lvlText w:val=""/>
      <w:lvlJc w:val="left"/>
      <w:pPr>
        <w:tabs>
          <w:tab w:val="num" w:pos="1080"/>
        </w:tabs>
        <w:ind w:left="1080" w:hanging="360"/>
      </w:pPr>
      <w:rPr>
        <w:rFonts w:ascii="Wingdings" w:hAnsi="Wingdings" w:hint="default"/>
      </w:rPr>
    </w:lvl>
    <w:lvl w:ilvl="7">
      <w:start w:val="1"/>
      <w:numFmt w:val="lowerLetter"/>
      <w:lvlText w:val="-"/>
      <w:lvlJc w:val="left"/>
      <w:pPr>
        <w:tabs>
          <w:tab w:val="num" w:pos="1440"/>
        </w:tabs>
        <w:ind w:left="1440" w:hanging="360"/>
      </w:pPr>
      <w:rPr>
        <w:rFonts w:ascii="Times NR" w:hAnsi="Times NR" w:hint="default"/>
      </w:rPr>
    </w:lvl>
    <w:lvl w:ilvl="8">
      <w:start w:val="1"/>
      <w:numFmt w:val="lowerRoman"/>
      <w:lvlText w:val="%9."/>
      <w:lvlJc w:val="left"/>
      <w:pPr>
        <w:tabs>
          <w:tab w:val="num" w:pos="3240"/>
        </w:tabs>
        <w:ind w:left="3240" w:hanging="360"/>
      </w:pPr>
      <w:rPr>
        <w:rFonts w:hint="default"/>
      </w:rPr>
    </w:lvl>
  </w:abstractNum>
  <w:abstractNum w:abstractNumId="40">
    <w:nsid w:val="403456C2"/>
    <w:multiLevelType w:val="multilevel"/>
    <w:tmpl w:val="7CC8AB90"/>
    <w:lvl w:ilvl="0">
      <w:start w:val="1"/>
      <w:numFmt w:val="decimal"/>
      <w:lvlText w:val="%1."/>
      <w:lvlJc w:val="left"/>
      <w:pPr>
        <w:ind w:left="450" w:hanging="360"/>
      </w:pPr>
      <w:rPr>
        <w:color w:val="auto"/>
      </w:rPr>
    </w:lvl>
    <w:lvl w:ilvl="1">
      <w:start w:val="1"/>
      <w:numFmt w:val="decimal"/>
      <w:lvlText w:val="%1.%2."/>
      <w:lvlJc w:val="left"/>
      <w:pPr>
        <w:ind w:left="1872" w:hanging="432"/>
      </w:pPr>
      <w:rPr>
        <w:b/>
        <w:color w:val="auto"/>
      </w:rPr>
    </w:lvl>
    <w:lvl w:ilvl="2">
      <w:start w:val="1"/>
      <w:numFmt w:val="decimal"/>
      <w:lvlText w:val="%1.%2.%3."/>
      <w:lvlJc w:val="left"/>
      <w:pPr>
        <w:ind w:left="1944" w:hanging="504"/>
      </w:pPr>
      <w:rPr>
        <w:b/>
        <w:color w:val="auto"/>
      </w:rPr>
    </w:lvl>
    <w:lvl w:ilvl="3">
      <w:start w:val="1"/>
      <w:numFmt w:val="decimal"/>
      <w:lvlText w:val="%1.%2.%3.%4."/>
      <w:lvlJc w:val="left"/>
      <w:pPr>
        <w:ind w:left="2718" w:hanging="648"/>
      </w:pPr>
      <w:rPr>
        <w:b/>
        <w:color w:val="auto"/>
        <w:sz w:val="22"/>
        <w:szCs w:val="22"/>
      </w:rPr>
    </w:lvl>
    <w:lvl w:ilvl="4">
      <w:start w:val="1"/>
      <w:numFmt w:val="decimal"/>
      <w:lvlText w:val="%1.%2.%3.%4.%5."/>
      <w:lvlJc w:val="left"/>
      <w:pPr>
        <w:ind w:left="4122" w:hanging="792"/>
      </w:pPr>
      <w:rPr>
        <w:b/>
        <w:color w:val="auto"/>
        <w:sz w:val="22"/>
        <w:szCs w:val="22"/>
      </w:rPr>
    </w:lvl>
    <w:lvl w:ilvl="5">
      <w:start w:val="1"/>
      <w:numFmt w:val="bullet"/>
      <w:lvlText w:val=""/>
      <w:lvlJc w:val="left"/>
      <w:pPr>
        <w:ind w:left="2736" w:hanging="936"/>
      </w:pPr>
      <w:rPr>
        <w:rFonts w:ascii="Symbol" w:hAnsi="Symbol" w:hint="default"/>
        <w:b w:val="0"/>
      </w:rPr>
    </w:lvl>
    <w:lvl w:ilvl="6">
      <w:start w:val="1"/>
      <w:numFmt w:val="decimal"/>
      <w:lvlText w:val="%1.%2.%3.%4.%5.%6.%7."/>
      <w:lvlJc w:val="left"/>
      <w:pPr>
        <w:ind w:left="3330" w:hanging="1080"/>
      </w:pPr>
      <w:rPr>
        <w:b w:val="0"/>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418B2DD7"/>
    <w:multiLevelType w:val="hybridMultilevel"/>
    <w:tmpl w:val="A0CA1442"/>
    <w:lvl w:ilvl="0" w:tplc="04090001">
      <w:start w:val="1"/>
      <w:numFmt w:val="bullet"/>
      <w:lvlText w:val=""/>
      <w:lvlJc w:val="left"/>
      <w:pPr>
        <w:tabs>
          <w:tab w:val="num" w:pos="880"/>
        </w:tabs>
        <w:ind w:left="880" w:hanging="360"/>
      </w:pPr>
      <w:rPr>
        <w:rFonts w:ascii="Symbol" w:hAnsi="Symbol" w:hint="default"/>
      </w:rPr>
    </w:lvl>
    <w:lvl w:ilvl="1" w:tplc="04090003" w:tentative="1">
      <w:start w:val="1"/>
      <w:numFmt w:val="bullet"/>
      <w:lvlText w:val="o"/>
      <w:lvlJc w:val="left"/>
      <w:pPr>
        <w:tabs>
          <w:tab w:val="num" w:pos="1600"/>
        </w:tabs>
        <w:ind w:left="1600" w:hanging="360"/>
      </w:pPr>
      <w:rPr>
        <w:rFonts w:ascii="Courier New" w:hAnsi="Courier New" w:hint="default"/>
      </w:rPr>
    </w:lvl>
    <w:lvl w:ilvl="2" w:tplc="04090005" w:tentative="1">
      <w:start w:val="1"/>
      <w:numFmt w:val="bullet"/>
      <w:lvlText w:val=""/>
      <w:lvlJc w:val="left"/>
      <w:pPr>
        <w:tabs>
          <w:tab w:val="num" w:pos="2320"/>
        </w:tabs>
        <w:ind w:left="2320" w:hanging="360"/>
      </w:pPr>
      <w:rPr>
        <w:rFonts w:ascii="Wingdings" w:hAnsi="Wingdings" w:hint="default"/>
      </w:rPr>
    </w:lvl>
    <w:lvl w:ilvl="3" w:tplc="04090001" w:tentative="1">
      <w:start w:val="1"/>
      <w:numFmt w:val="bullet"/>
      <w:lvlText w:val=""/>
      <w:lvlJc w:val="left"/>
      <w:pPr>
        <w:tabs>
          <w:tab w:val="num" w:pos="3040"/>
        </w:tabs>
        <w:ind w:left="3040" w:hanging="360"/>
      </w:pPr>
      <w:rPr>
        <w:rFonts w:ascii="Symbol" w:hAnsi="Symbol" w:hint="default"/>
      </w:rPr>
    </w:lvl>
    <w:lvl w:ilvl="4" w:tplc="04090003" w:tentative="1">
      <w:start w:val="1"/>
      <w:numFmt w:val="bullet"/>
      <w:lvlText w:val="o"/>
      <w:lvlJc w:val="left"/>
      <w:pPr>
        <w:tabs>
          <w:tab w:val="num" w:pos="3760"/>
        </w:tabs>
        <w:ind w:left="3760" w:hanging="360"/>
      </w:pPr>
      <w:rPr>
        <w:rFonts w:ascii="Courier New" w:hAnsi="Courier New" w:hint="default"/>
      </w:rPr>
    </w:lvl>
    <w:lvl w:ilvl="5" w:tplc="04090005" w:tentative="1">
      <w:start w:val="1"/>
      <w:numFmt w:val="bullet"/>
      <w:lvlText w:val=""/>
      <w:lvlJc w:val="left"/>
      <w:pPr>
        <w:tabs>
          <w:tab w:val="num" w:pos="4480"/>
        </w:tabs>
        <w:ind w:left="4480" w:hanging="360"/>
      </w:pPr>
      <w:rPr>
        <w:rFonts w:ascii="Wingdings" w:hAnsi="Wingdings" w:hint="default"/>
      </w:rPr>
    </w:lvl>
    <w:lvl w:ilvl="6" w:tplc="04090001" w:tentative="1">
      <w:start w:val="1"/>
      <w:numFmt w:val="bullet"/>
      <w:lvlText w:val=""/>
      <w:lvlJc w:val="left"/>
      <w:pPr>
        <w:tabs>
          <w:tab w:val="num" w:pos="5200"/>
        </w:tabs>
        <w:ind w:left="5200" w:hanging="360"/>
      </w:pPr>
      <w:rPr>
        <w:rFonts w:ascii="Symbol" w:hAnsi="Symbol" w:hint="default"/>
      </w:rPr>
    </w:lvl>
    <w:lvl w:ilvl="7" w:tplc="04090003" w:tentative="1">
      <w:start w:val="1"/>
      <w:numFmt w:val="bullet"/>
      <w:lvlText w:val="o"/>
      <w:lvlJc w:val="left"/>
      <w:pPr>
        <w:tabs>
          <w:tab w:val="num" w:pos="5920"/>
        </w:tabs>
        <w:ind w:left="5920" w:hanging="360"/>
      </w:pPr>
      <w:rPr>
        <w:rFonts w:ascii="Courier New" w:hAnsi="Courier New" w:hint="default"/>
      </w:rPr>
    </w:lvl>
    <w:lvl w:ilvl="8" w:tplc="04090005" w:tentative="1">
      <w:start w:val="1"/>
      <w:numFmt w:val="bullet"/>
      <w:lvlText w:val=""/>
      <w:lvlJc w:val="left"/>
      <w:pPr>
        <w:tabs>
          <w:tab w:val="num" w:pos="6640"/>
        </w:tabs>
        <w:ind w:left="6640" w:hanging="360"/>
      </w:pPr>
      <w:rPr>
        <w:rFonts w:ascii="Wingdings" w:hAnsi="Wingdings" w:hint="default"/>
      </w:rPr>
    </w:lvl>
  </w:abstractNum>
  <w:abstractNum w:abstractNumId="42">
    <w:nsid w:val="49005098"/>
    <w:multiLevelType w:val="hybridMultilevel"/>
    <w:tmpl w:val="3E86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F0F398B"/>
    <w:multiLevelType w:val="hybridMultilevel"/>
    <w:tmpl w:val="1BB2C594"/>
    <w:lvl w:ilvl="0" w:tplc="81609CC8">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4">
    <w:nsid w:val="524435E9"/>
    <w:multiLevelType w:val="hybridMultilevel"/>
    <w:tmpl w:val="9288CFB4"/>
    <w:lvl w:ilvl="0" w:tplc="04090001">
      <w:start w:val="1"/>
      <w:numFmt w:val="bullet"/>
      <w:lvlText w:val=""/>
      <w:lvlJc w:val="left"/>
      <w:pPr>
        <w:tabs>
          <w:tab w:val="num" w:pos="1155"/>
        </w:tabs>
        <w:ind w:left="1155" w:hanging="360"/>
      </w:pPr>
      <w:rPr>
        <w:rFonts w:ascii="Symbol" w:hAnsi="Symbol" w:hint="default"/>
      </w:rPr>
    </w:lvl>
    <w:lvl w:ilvl="1" w:tplc="04090003" w:tentative="1">
      <w:start w:val="1"/>
      <w:numFmt w:val="bullet"/>
      <w:lvlText w:val="o"/>
      <w:lvlJc w:val="left"/>
      <w:pPr>
        <w:tabs>
          <w:tab w:val="num" w:pos="1875"/>
        </w:tabs>
        <w:ind w:left="1875" w:hanging="360"/>
      </w:pPr>
      <w:rPr>
        <w:rFonts w:ascii="Courier New" w:hAnsi="Courier New" w:hint="default"/>
      </w:rPr>
    </w:lvl>
    <w:lvl w:ilvl="2" w:tplc="04090005" w:tentative="1">
      <w:start w:val="1"/>
      <w:numFmt w:val="bullet"/>
      <w:lvlText w:val=""/>
      <w:lvlJc w:val="left"/>
      <w:pPr>
        <w:tabs>
          <w:tab w:val="num" w:pos="2595"/>
        </w:tabs>
        <w:ind w:left="2595" w:hanging="360"/>
      </w:pPr>
      <w:rPr>
        <w:rFonts w:ascii="Wingdings" w:hAnsi="Wingdings" w:hint="default"/>
      </w:rPr>
    </w:lvl>
    <w:lvl w:ilvl="3" w:tplc="04090001" w:tentative="1">
      <w:start w:val="1"/>
      <w:numFmt w:val="bullet"/>
      <w:lvlText w:val=""/>
      <w:lvlJc w:val="left"/>
      <w:pPr>
        <w:tabs>
          <w:tab w:val="num" w:pos="3315"/>
        </w:tabs>
        <w:ind w:left="3315" w:hanging="360"/>
      </w:pPr>
      <w:rPr>
        <w:rFonts w:ascii="Symbol" w:hAnsi="Symbol" w:hint="default"/>
      </w:rPr>
    </w:lvl>
    <w:lvl w:ilvl="4" w:tplc="04090003" w:tentative="1">
      <w:start w:val="1"/>
      <w:numFmt w:val="bullet"/>
      <w:lvlText w:val="o"/>
      <w:lvlJc w:val="left"/>
      <w:pPr>
        <w:tabs>
          <w:tab w:val="num" w:pos="4035"/>
        </w:tabs>
        <w:ind w:left="4035" w:hanging="360"/>
      </w:pPr>
      <w:rPr>
        <w:rFonts w:ascii="Courier New" w:hAnsi="Courier New" w:hint="default"/>
      </w:rPr>
    </w:lvl>
    <w:lvl w:ilvl="5" w:tplc="04090005" w:tentative="1">
      <w:start w:val="1"/>
      <w:numFmt w:val="bullet"/>
      <w:lvlText w:val=""/>
      <w:lvlJc w:val="left"/>
      <w:pPr>
        <w:tabs>
          <w:tab w:val="num" w:pos="4755"/>
        </w:tabs>
        <w:ind w:left="4755" w:hanging="360"/>
      </w:pPr>
      <w:rPr>
        <w:rFonts w:ascii="Wingdings" w:hAnsi="Wingdings" w:hint="default"/>
      </w:rPr>
    </w:lvl>
    <w:lvl w:ilvl="6" w:tplc="04090001" w:tentative="1">
      <w:start w:val="1"/>
      <w:numFmt w:val="bullet"/>
      <w:lvlText w:val=""/>
      <w:lvlJc w:val="left"/>
      <w:pPr>
        <w:tabs>
          <w:tab w:val="num" w:pos="5475"/>
        </w:tabs>
        <w:ind w:left="5475" w:hanging="360"/>
      </w:pPr>
      <w:rPr>
        <w:rFonts w:ascii="Symbol" w:hAnsi="Symbol" w:hint="default"/>
      </w:rPr>
    </w:lvl>
    <w:lvl w:ilvl="7" w:tplc="04090003" w:tentative="1">
      <w:start w:val="1"/>
      <w:numFmt w:val="bullet"/>
      <w:lvlText w:val="o"/>
      <w:lvlJc w:val="left"/>
      <w:pPr>
        <w:tabs>
          <w:tab w:val="num" w:pos="6195"/>
        </w:tabs>
        <w:ind w:left="6195" w:hanging="360"/>
      </w:pPr>
      <w:rPr>
        <w:rFonts w:ascii="Courier New" w:hAnsi="Courier New" w:hint="default"/>
      </w:rPr>
    </w:lvl>
    <w:lvl w:ilvl="8" w:tplc="04090005" w:tentative="1">
      <w:start w:val="1"/>
      <w:numFmt w:val="bullet"/>
      <w:lvlText w:val=""/>
      <w:lvlJc w:val="left"/>
      <w:pPr>
        <w:tabs>
          <w:tab w:val="num" w:pos="6915"/>
        </w:tabs>
        <w:ind w:left="6915" w:hanging="360"/>
      </w:pPr>
      <w:rPr>
        <w:rFonts w:ascii="Wingdings" w:hAnsi="Wingdings" w:hint="default"/>
      </w:rPr>
    </w:lvl>
  </w:abstractNum>
  <w:abstractNum w:abstractNumId="45">
    <w:nsid w:val="53ED5FB7"/>
    <w:multiLevelType w:val="multilevel"/>
    <w:tmpl w:val="81D8BE92"/>
    <w:lvl w:ilvl="0">
      <w:numFmt w:val="none"/>
      <w:pStyle w:val="AppendixStart"/>
      <w:lvlText w:val=""/>
      <w:lvlJc w:val="left"/>
      <w:pPr>
        <w:tabs>
          <w:tab w:val="num" w:pos="360"/>
        </w:tabs>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6">
    <w:nsid w:val="54076027"/>
    <w:multiLevelType w:val="hybridMultilevel"/>
    <w:tmpl w:val="AFA83904"/>
    <w:lvl w:ilvl="0" w:tplc="13088826">
      <w:start w:val="1"/>
      <w:numFmt w:val="decimal"/>
      <w:lvlText w:val="%1."/>
      <w:lvlJc w:val="left"/>
      <w:pPr>
        <w:ind w:left="720" w:hanging="360"/>
      </w:pPr>
      <w:rPr>
        <w:rFonts w:cs="Times New Roman"/>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7">
    <w:nsid w:val="59211C28"/>
    <w:multiLevelType w:val="hybridMultilevel"/>
    <w:tmpl w:val="E0E409E4"/>
    <w:lvl w:ilvl="0" w:tplc="0409000F">
      <w:start w:val="1"/>
      <w:numFmt w:val="decimal"/>
      <w:lvlText w:val="%1."/>
      <w:lvlJc w:val="left"/>
      <w:pPr>
        <w:tabs>
          <w:tab w:val="num" w:pos="2160"/>
        </w:tabs>
        <w:ind w:left="2160" w:hanging="360"/>
      </w:pPr>
      <w:rPr>
        <w:rFonts w:cs="Times New Roman"/>
      </w:rPr>
    </w:lvl>
    <w:lvl w:ilvl="1" w:tplc="04090019" w:tentative="1">
      <w:start w:val="1"/>
      <w:numFmt w:val="lowerLetter"/>
      <w:lvlText w:val="%2."/>
      <w:lvlJc w:val="left"/>
      <w:pPr>
        <w:tabs>
          <w:tab w:val="num" w:pos="2880"/>
        </w:tabs>
        <w:ind w:left="2880" w:hanging="360"/>
      </w:pPr>
      <w:rPr>
        <w:rFonts w:cs="Times New Roman"/>
      </w:rPr>
    </w:lvl>
    <w:lvl w:ilvl="2" w:tplc="0409001B" w:tentative="1">
      <w:start w:val="1"/>
      <w:numFmt w:val="lowerRoman"/>
      <w:lvlText w:val="%3."/>
      <w:lvlJc w:val="right"/>
      <w:pPr>
        <w:tabs>
          <w:tab w:val="num" w:pos="3600"/>
        </w:tabs>
        <w:ind w:left="3600" w:hanging="180"/>
      </w:pPr>
      <w:rPr>
        <w:rFonts w:cs="Times New Roman"/>
      </w:rPr>
    </w:lvl>
    <w:lvl w:ilvl="3" w:tplc="0409000F" w:tentative="1">
      <w:start w:val="1"/>
      <w:numFmt w:val="decimal"/>
      <w:lvlText w:val="%4."/>
      <w:lvlJc w:val="left"/>
      <w:pPr>
        <w:tabs>
          <w:tab w:val="num" w:pos="4320"/>
        </w:tabs>
        <w:ind w:left="4320" w:hanging="360"/>
      </w:pPr>
      <w:rPr>
        <w:rFonts w:cs="Times New Roman"/>
      </w:rPr>
    </w:lvl>
    <w:lvl w:ilvl="4" w:tplc="04090019" w:tentative="1">
      <w:start w:val="1"/>
      <w:numFmt w:val="lowerLetter"/>
      <w:lvlText w:val="%5."/>
      <w:lvlJc w:val="left"/>
      <w:pPr>
        <w:tabs>
          <w:tab w:val="num" w:pos="5040"/>
        </w:tabs>
        <w:ind w:left="5040" w:hanging="360"/>
      </w:pPr>
      <w:rPr>
        <w:rFonts w:cs="Times New Roman"/>
      </w:rPr>
    </w:lvl>
    <w:lvl w:ilvl="5" w:tplc="0409001B" w:tentative="1">
      <w:start w:val="1"/>
      <w:numFmt w:val="lowerRoman"/>
      <w:lvlText w:val="%6."/>
      <w:lvlJc w:val="right"/>
      <w:pPr>
        <w:tabs>
          <w:tab w:val="num" w:pos="5760"/>
        </w:tabs>
        <w:ind w:left="5760" w:hanging="180"/>
      </w:pPr>
      <w:rPr>
        <w:rFonts w:cs="Times New Roman"/>
      </w:rPr>
    </w:lvl>
    <w:lvl w:ilvl="6" w:tplc="0409000F" w:tentative="1">
      <w:start w:val="1"/>
      <w:numFmt w:val="decimal"/>
      <w:lvlText w:val="%7."/>
      <w:lvlJc w:val="left"/>
      <w:pPr>
        <w:tabs>
          <w:tab w:val="num" w:pos="6480"/>
        </w:tabs>
        <w:ind w:left="6480" w:hanging="360"/>
      </w:pPr>
      <w:rPr>
        <w:rFonts w:cs="Times New Roman"/>
      </w:rPr>
    </w:lvl>
    <w:lvl w:ilvl="7" w:tplc="04090019" w:tentative="1">
      <w:start w:val="1"/>
      <w:numFmt w:val="lowerLetter"/>
      <w:lvlText w:val="%8."/>
      <w:lvlJc w:val="left"/>
      <w:pPr>
        <w:tabs>
          <w:tab w:val="num" w:pos="7200"/>
        </w:tabs>
        <w:ind w:left="7200" w:hanging="360"/>
      </w:pPr>
      <w:rPr>
        <w:rFonts w:cs="Times New Roman"/>
      </w:rPr>
    </w:lvl>
    <w:lvl w:ilvl="8" w:tplc="0409001B" w:tentative="1">
      <w:start w:val="1"/>
      <w:numFmt w:val="lowerRoman"/>
      <w:lvlText w:val="%9."/>
      <w:lvlJc w:val="right"/>
      <w:pPr>
        <w:tabs>
          <w:tab w:val="num" w:pos="7920"/>
        </w:tabs>
        <w:ind w:left="7920" w:hanging="180"/>
      </w:pPr>
      <w:rPr>
        <w:rFonts w:cs="Times New Roman"/>
      </w:rPr>
    </w:lvl>
  </w:abstractNum>
  <w:abstractNum w:abstractNumId="48">
    <w:nsid w:val="5C6C69EB"/>
    <w:multiLevelType w:val="hybridMultilevel"/>
    <w:tmpl w:val="7D50D3B6"/>
    <w:lvl w:ilvl="0" w:tplc="04090001">
      <w:start w:val="1"/>
      <w:numFmt w:val="bullet"/>
      <w:lvlText w:val=""/>
      <w:lvlJc w:val="left"/>
      <w:pPr>
        <w:tabs>
          <w:tab w:val="num" w:pos="1110"/>
        </w:tabs>
        <w:ind w:left="1110" w:hanging="360"/>
      </w:pPr>
      <w:rPr>
        <w:rFonts w:ascii="Symbol" w:hAnsi="Symbol" w:hint="default"/>
      </w:rPr>
    </w:lvl>
    <w:lvl w:ilvl="1" w:tplc="04090003" w:tentative="1">
      <w:start w:val="1"/>
      <w:numFmt w:val="bullet"/>
      <w:lvlText w:val="o"/>
      <w:lvlJc w:val="left"/>
      <w:pPr>
        <w:tabs>
          <w:tab w:val="num" w:pos="1830"/>
        </w:tabs>
        <w:ind w:left="1830" w:hanging="360"/>
      </w:pPr>
      <w:rPr>
        <w:rFonts w:ascii="Courier New" w:hAnsi="Courier New" w:hint="default"/>
      </w:rPr>
    </w:lvl>
    <w:lvl w:ilvl="2" w:tplc="04090005" w:tentative="1">
      <w:start w:val="1"/>
      <w:numFmt w:val="bullet"/>
      <w:lvlText w:val=""/>
      <w:lvlJc w:val="left"/>
      <w:pPr>
        <w:tabs>
          <w:tab w:val="num" w:pos="2550"/>
        </w:tabs>
        <w:ind w:left="2550" w:hanging="360"/>
      </w:pPr>
      <w:rPr>
        <w:rFonts w:ascii="Wingdings" w:hAnsi="Wingdings" w:hint="default"/>
      </w:rPr>
    </w:lvl>
    <w:lvl w:ilvl="3" w:tplc="04090001" w:tentative="1">
      <w:start w:val="1"/>
      <w:numFmt w:val="bullet"/>
      <w:lvlText w:val=""/>
      <w:lvlJc w:val="left"/>
      <w:pPr>
        <w:tabs>
          <w:tab w:val="num" w:pos="3270"/>
        </w:tabs>
        <w:ind w:left="3270" w:hanging="360"/>
      </w:pPr>
      <w:rPr>
        <w:rFonts w:ascii="Symbol" w:hAnsi="Symbol" w:hint="default"/>
      </w:rPr>
    </w:lvl>
    <w:lvl w:ilvl="4" w:tplc="04090003" w:tentative="1">
      <w:start w:val="1"/>
      <w:numFmt w:val="bullet"/>
      <w:lvlText w:val="o"/>
      <w:lvlJc w:val="left"/>
      <w:pPr>
        <w:tabs>
          <w:tab w:val="num" w:pos="3990"/>
        </w:tabs>
        <w:ind w:left="3990" w:hanging="360"/>
      </w:pPr>
      <w:rPr>
        <w:rFonts w:ascii="Courier New" w:hAnsi="Courier New" w:hint="default"/>
      </w:rPr>
    </w:lvl>
    <w:lvl w:ilvl="5" w:tplc="04090005" w:tentative="1">
      <w:start w:val="1"/>
      <w:numFmt w:val="bullet"/>
      <w:lvlText w:val=""/>
      <w:lvlJc w:val="left"/>
      <w:pPr>
        <w:tabs>
          <w:tab w:val="num" w:pos="4710"/>
        </w:tabs>
        <w:ind w:left="4710" w:hanging="360"/>
      </w:pPr>
      <w:rPr>
        <w:rFonts w:ascii="Wingdings" w:hAnsi="Wingdings" w:hint="default"/>
      </w:rPr>
    </w:lvl>
    <w:lvl w:ilvl="6" w:tplc="04090001" w:tentative="1">
      <w:start w:val="1"/>
      <w:numFmt w:val="bullet"/>
      <w:lvlText w:val=""/>
      <w:lvlJc w:val="left"/>
      <w:pPr>
        <w:tabs>
          <w:tab w:val="num" w:pos="5430"/>
        </w:tabs>
        <w:ind w:left="5430" w:hanging="360"/>
      </w:pPr>
      <w:rPr>
        <w:rFonts w:ascii="Symbol" w:hAnsi="Symbol" w:hint="default"/>
      </w:rPr>
    </w:lvl>
    <w:lvl w:ilvl="7" w:tplc="04090003" w:tentative="1">
      <w:start w:val="1"/>
      <w:numFmt w:val="bullet"/>
      <w:lvlText w:val="o"/>
      <w:lvlJc w:val="left"/>
      <w:pPr>
        <w:tabs>
          <w:tab w:val="num" w:pos="6150"/>
        </w:tabs>
        <w:ind w:left="6150" w:hanging="360"/>
      </w:pPr>
      <w:rPr>
        <w:rFonts w:ascii="Courier New" w:hAnsi="Courier New" w:hint="default"/>
      </w:rPr>
    </w:lvl>
    <w:lvl w:ilvl="8" w:tplc="04090005" w:tentative="1">
      <w:start w:val="1"/>
      <w:numFmt w:val="bullet"/>
      <w:lvlText w:val=""/>
      <w:lvlJc w:val="left"/>
      <w:pPr>
        <w:tabs>
          <w:tab w:val="num" w:pos="6870"/>
        </w:tabs>
        <w:ind w:left="6870" w:hanging="360"/>
      </w:pPr>
      <w:rPr>
        <w:rFonts w:ascii="Wingdings" w:hAnsi="Wingdings" w:hint="default"/>
      </w:rPr>
    </w:lvl>
  </w:abstractNum>
  <w:abstractNum w:abstractNumId="49">
    <w:nsid w:val="608F2254"/>
    <w:multiLevelType w:val="hybridMultilevel"/>
    <w:tmpl w:val="400A548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nsid w:val="634C37FB"/>
    <w:multiLevelType w:val="hybridMultilevel"/>
    <w:tmpl w:val="015C7030"/>
    <w:lvl w:ilvl="0" w:tplc="D1763D38">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1">
    <w:nsid w:val="66186296"/>
    <w:multiLevelType w:val="singleLevel"/>
    <w:tmpl w:val="D93EAC52"/>
    <w:lvl w:ilvl="0">
      <w:start w:val="1"/>
      <w:numFmt w:val="decimal"/>
      <w:pStyle w:val="SectionStart"/>
      <w:lvlText w:val=" %1"/>
      <w:lvlJc w:val="left"/>
      <w:pPr>
        <w:tabs>
          <w:tab w:val="num" w:pos="547"/>
        </w:tabs>
        <w:ind w:left="360" w:hanging="173"/>
      </w:pPr>
      <w:rPr>
        <w:rFonts w:hint="default"/>
        <w:sz w:val="48"/>
        <w:szCs w:val="48"/>
      </w:rPr>
    </w:lvl>
  </w:abstractNum>
  <w:abstractNum w:abstractNumId="52">
    <w:nsid w:val="671E47A9"/>
    <w:multiLevelType w:val="hybridMultilevel"/>
    <w:tmpl w:val="9EA4936A"/>
    <w:lvl w:ilvl="0" w:tplc="A004389C">
      <w:start w:val="1"/>
      <w:numFmt w:val="bullet"/>
      <w:lvlText w:val=""/>
      <w:lvlJc w:val="left"/>
      <w:pPr>
        <w:ind w:left="1440" w:hanging="360"/>
      </w:pPr>
      <w:rPr>
        <w:rFonts w:ascii="Symbol" w:hAnsi="Symbol" w:hint="default"/>
      </w:rPr>
    </w:lvl>
    <w:lvl w:ilvl="1" w:tplc="05B2CBEC" w:tentative="1">
      <w:start w:val="1"/>
      <w:numFmt w:val="bullet"/>
      <w:lvlText w:val="o"/>
      <w:lvlJc w:val="left"/>
      <w:pPr>
        <w:ind w:left="2160" w:hanging="360"/>
      </w:pPr>
      <w:rPr>
        <w:rFonts w:ascii="Courier New" w:hAnsi="Courier New" w:cs="Courier New" w:hint="default"/>
      </w:rPr>
    </w:lvl>
    <w:lvl w:ilvl="2" w:tplc="CF6C2118" w:tentative="1">
      <w:start w:val="1"/>
      <w:numFmt w:val="bullet"/>
      <w:lvlText w:val=""/>
      <w:lvlJc w:val="left"/>
      <w:pPr>
        <w:ind w:left="2880" w:hanging="360"/>
      </w:pPr>
      <w:rPr>
        <w:rFonts w:ascii="Wingdings" w:hAnsi="Wingdings" w:hint="default"/>
      </w:rPr>
    </w:lvl>
    <w:lvl w:ilvl="3" w:tplc="F650EFD2" w:tentative="1">
      <w:start w:val="1"/>
      <w:numFmt w:val="bullet"/>
      <w:lvlText w:val=""/>
      <w:lvlJc w:val="left"/>
      <w:pPr>
        <w:ind w:left="3600" w:hanging="360"/>
      </w:pPr>
      <w:rPr>
        <w:rFonts w:ascii="Symbol" w:hAnsi="Symbol" w:hint="default"/>
      </w:rPr>
    </w:lvl>
    <w:lvl w:ilvl="4" w:tplc="D18C92FA" w:tentative="1">
      <w:start w:val="1"/>
      <w:numFmt w:val="bullet"/>
      <w:lvlText w:val="o"/>
      <w:lvlJc w:val="left"/>
      <w:pPr>
        <w:ind w:left="4320" w:hanging="360"/>
      </w:pPr>
      <w:rPr>
        <w:rFonts w:ascii="Courier New" w:hAnsi="Courier New" w:cs="Courier New" w:hint="default"/>
      </w:rPr>
    </w:lvl>
    <w:lvl w:ilvl="5" w:tplc="18421C22" w:tentative="1">
      <w:start w:val="1"/>
      <w:numFmt w:val="bullet"/>
      <w:lvlText w:val=""/>
      <w:lvlJc w:val="left"/>
      <w:pPr>
        <w:ind w:left="5040" w:hanging="360"/>
      </w:pPr>
      <w:rPr>
        <w:rFonts w:ascii="Wingdings" w:hAnsi="Wingdings" w:hint="default"/>
      </w:rPr>
    </w:lvl>
    <w:lvl w:ilvl="6" w:tplc="BF34DF3E" w:tentative="1">
      <w:start w:val="1"/>
      <w:numFmt w:val="bullet"/>
      <w:lvlText w:val=""/>
      <w:lvlJc w:val="left"/>
      <w:pPr>
        <w:ind w:left="5760" w:hanging="360"/>
      </w:pPr>
      <w:rPr>
        <w:rFonts w:ascii="Symbol" w:hAnsi="Symbol" w:hint="default"/>
      </w:rPr>
    </w:lvl>
    <w:lvl w:ilvl="7" w:tplc="CCFEE1BC" w:tentative="1">
      <w:start w:val="1"/>
      <w:numFmt w:val="bullet"/>
      <w:lvlText w:val="o"/>
      <w:lvlJc w:val="left"/>
      <w:pPr>
        <w:ind w:left="6480" w:hanging="360"/>
      </w:pPr>
      <w:rPr>
        <w:rFonts w:ascii="Courier New" w:hAnsi="Courier New" w:cs="Courier New" w:hint="default"/>
      </w:rPr>
    </w:lvl>
    <w:lvl w:ilvl="8" w:tplc="9668AA8A" w:tentative="1">
      <w:start w:val="1"/>
      <w:numFmt w:val="bullet"/>
      <w:lvlText w:val=""/>
      <w:lvlJc w:val="left"/>
      <w:pPr>
        <w:ind w:left="7200" w:hanging="360"/>
      </w:pPr>
      <w:rPr>
        <w:rFonts w:ascii="Wingdings" w:hAnsi="Wingdings" w:hint="default"/>
      </w:rPr>
    </w:lvl>
  </w:abstractNum>
  <w:abstractNum w:abstractNumId="53">
    <w:nsid w:val="6A120EC2"/>
    <w:multiLevelType w:val="hybridMultilevel"/>
    <w:tmpl w:val="D37AA946"/>
    <w:lvl w:ilvl="0" w:tplc="04090001">
      <w:start w:val="1"/>
      <w:numFmt w:val="decimal"/>
      <w:lvlText w:val="%1."/>
      <w:lvlJc w:val="left"/>
      <w:pPr>
        <w:ind w:left="720" w:hanging="360"/>
      </w:pPr>
      <w:rPr>
        <w:rFonts w:cs="Times New Roman"/>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4">
    <w:nsid w:val="6AF932A6"/>
    <w:multiLevelType w:val="singleLevel"/>
    <w:tmpl w:val="EEC24072"/>
    <w:lvl w:ilvl="0">
      <w:start w:val="1"/>
      <w:numFmt w:val="upperLetter"/>
      <w:lvlText w:val="   Appendix %1"/>
      <w:lvlJc w:val="left"/>
      <w:pPr>
        <w:tabs>
          <w:tab w:val="num" w:pos="2347"/>
        </w:tabs>
        <w:ind w:left="360" w:hanging="173"/>
      </w:pPr>
      <w:rPr>
        <w:rFonts w:hint="default"/>
      </w:rPr>
    </w:lvl>
  </w:abstractNum>
  <w:abstractNum w:abstractNumId="55">
    <w:nsid w:val="6CA37542"/>
    <w:multiLevelType w:val="hybridMultilevel"/>
    <w:tmpl w:val="9176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1A7227"/>
    <w:multiLevelType w:val="multilevel"/>
    <w:tmpl w:val="85FCB3C2"/>
    <w:lvl w:ilvl="0">
      <w:start w:val="1"/>
      <w:numFmt w:val="upperLetter"/>
      <w:lvlText w:val="%1."/>
      <w:lvlJc w:val="left"/>
      <w:pPr>
        <w:tabs>
          <w:tab w:val="num" w:pos="360"/>
        </w:tabs>
        <w:ind w:left="360" w:hanging="360"/>
      </w:pPr>
      <w:rPr>
        <w:rFonts w:ascii="Times New Roman" w:eastAsia="Times New Roman" w:hAnsi="Times New Roman" w:cs="Times New Roman" w:hint="default"/>
        <w:b w:val="0"/>
        <w:i w:val="0"/>
        <w:sz w:val="20"/>
        <w:szCs w:val="20"/>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none"/>
      <w:lvlText w:val=""/>
      <w:lvlJc w:val="left"/>
      <w:pPr>
        <w:tabs>
          <w:tab w:val="num" w:pos="216"/>
        </w:tabs>
        <w:ind w:left="216" w:hanging="216"/>
      </w:pPr>
      <w:rPr>
        <w:rFonts w:ascii="Wingdings" w:hAnsi="Wingdings" w:hint="default"/>
      </w:rPr>
    </w:lvl>
    <w:lvl w:ilvl="5">
      <w:start w:val="1"/>
      <w:numFmt w:val="lowerRoman"/>
      <w:lvlText w:val="–"/>
      <w:lvlJc w:val="left"/>
      <w:pPr>
        <w:tabs>
          <w:tab w:val="num" w:pos="720"/>
        </w:tabs>
        <w:ind w:left="720" w:hanging="360"/>
      </w:pPr>
      <w:rPr>
        <w:rFonts w:ascii="Times NR" w:hAnsi="Times NR" w:hint="default"/>
      </w:rPr>
    </w:lvl>
    <w:lvl w:ilvl="6">
      <w:start w:val="1"/>
      <w:numFmt w:val="decimal"/>
      <w:lvlText w:val=""/>
      <w:lvlJc w:val="left"/>
      <w:pPr>
        <w:tabs>
          <w:tab w:val="num" w:pos="1080"/>
        </w:tabs>
        <w:ind w:left="1080" w:hanging="360"/>
      </w:pPr>
      <w:rPr>
        <w:rFonts w:ascii="Wingdings" w:hAnsi="Wingdings" w:hint="default"/>
      </w:rPr>
    </w:lvl>
    <w:lvl w:ilvl="7">
      <w:start w:val="1"/>
      <w:numFmt w:val="lowerLetter"/>
      <w:lvlText w:val="-"/>
      <w:lvlJc w:val="left"/>
      <w:pPr>
        <w:tabs>
          <w:tab w:val="num" w:pos="1440"/>
        </w:tabs>
        <w:ind w:left="1440" w:hanging="360"/>
      </w:pPr>
      <w:rPr>
        <w:rFonts w:ascii="Times NR" w:hAnsi="Times NR" w:hint="default"/>
      </w:rPr>
    </w:lvl>
    <w:lvl w:ilvl="8">
      <w:start w:val="1"/>
      <w:numFmt w:val="lowerRoman"/>
      <w:lvlText w:val="%9."/>
      <w:lvlJc w:val="left"/>
      <w:pPr>
        <w:tabs>
          <w:tab w:val="num" w:pos="3240"/>
        </w:tabs>
        <w:ind w:left="3240" w:hanging="360"/>
      </w:pPr>
      <w:rPr>
        <w:rFonts w:hint="default"/>
      </w:rPr>
    </w:lvl>
  </w:abstractNum>
  <w:abstractNum w:abstractNumId="57">
    <w:nsid w:val="73F6634D"/>
    <w:multiLevelType w:val="hybridMultilevel"/>
    <w:tmpl w:val="B8A62FCE"/>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58">
    <w:nsid w:val="770D76E1"/>
    <w:multiLevelType w:val="hybridMultilevel"/>
    <w:tmpl w:val="B726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4E4A11"/>
    <w:multiLevelType w:val="hybridMultilevel"/>
    <w:tmpl w:val="48BE3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B040E0A"/>
    <w:multiLevelType w:val="hybridMultilevel"/>
    <w:tmpl w:val="7DF0CE7E"/>
    <w:lvl w:ilvl="0" w:tplc="0090E9C6">
      <w:start w:val="1"/>
      <w:numFmt w:val="bullet"/>
      <w:pStyle w:val="Achievement"/>
      <w:lvlText w:val=""/>
      <w:lvlJc w:val="left"/>
      <w:pPr>
        <w:tabs>
          <w:tab w:val="num" w:pos="2880"/>
        </w:tabs>
        <w:ind w:left="2765" w:hanging="245"/>
      </w:pPr>
      <w:rPr>
        <w:rFonts w:ascii="Wingdings" w:hAnsi="Wingdings" w:hint="default"/>
      </w:rPr>
    </w:lvl>
    <w:lvl w:ilvl="1" w:tplc="18C49EF2" w:tentative="1">
      <w:start w:val="1"/>
      <w:numFmt w:val="bullet"/>
      <w:lvlText w:val="o"/>
      <w:lvlJc w:val="left"/>
      <w:pPr>
        <w:tabs>
          <w:tab w:val="num" w:pos="3960"/>
        </w:tabs>
        <w:ind w:left="3960" w:hanging="360"/>
      </w:pPr>
      <w:rPr>
        <w:rFonts w:ascii="Courier New" w:hAnsi="Courier New" w:hint="default"/>
      </w:rPr>
    </w:lvl>
    <w:lvl w:ilvl="2" w:tplc="35A433C4" w:tentative="1">
      <w:start w:val="1"/>
      <w:numFmt w:val="bullet"/>
      <w:lvlText w:val=""/>
      <w:lvlJc w:val="left"/>
      <w:pPr>
        <w:tabs>
          <w:tab w:val="num" w:pos="4680"/>
        </w:tabs>
        <w:ind w:left="4680" w:hanging="360"/>
      </w:pPr>
      <w:rPr>
        <w:rFonts w:ascii="Wingdings" w:hAnsi="Wingdings" w:hint="default"/>
      </w:rPr>
    </w:lvl>
    <w:lvl w:ilvl="3" w:tplc="61B8690E" w:tentative="1">
      <w:start w:val="1"/>
      <w:numFmt w:val="bullet"/>
      <w:lvlText w:val=""/>
      <w:lvlJc w:val="left"/>
      <w:pPr>
        <w:tabs>
          <w:tab w:val="num" w:pos="5400"/>
        </w:tabs>
        <w:ind w:left="5400" w:hanging="360"/>
      </w:pPr>
      <w:rPr>
        <w:rFonts w:ascii="Symbol" w:hAnsi="Symbol" w:hint="default"/>
      </w:rPr>
    </w:lvl>
    <w:lvl w:ilvl="4" w:tplc="B0C8806C" w:tentative="1">
      <w:start w:val="1"/>
      <w:numFmt w:val="bullet"/>
      <w:lvlText w:val="o"/>
      <w:lvlJc w:val="left"/>
      <w:pPr>
        <w:tabs>
          <w:tab w:val="num" w:pos="6120"/>
        </w:tabs>
        <w:ind w:left="6120" w:hanging="360"/>
      </w:pPr>
      <w:rPr>
        <w:rFonts w:ascii="Courier New" w:hAnsi="Courier New" w:hint="default"/>
      </w:rPr>
    </w:lvl>
    <w:lvl w:ilvl="5" w:tplc="430453AA" w:tentative="1">
      <w:start w:val="1"/>
      <w:numFmt w:val="bullet"/>
      <w:lvlText w:val=""/>
      <w:lvlJc w:val="left"/>
      <w:pPr>
        <w:tabs>
          <w:tab w:val="num" w:pos="6840"/>
        </w:tabs>
        <w:ind w:left="6840" w:hanging="360"/>
      </w:pPr>
      <w:rPr>
        <w:rFonts w:ascii="Wingdings" w:hAnsi="Wingdings" w:hint="default"/>
      </w:rPr>
    </w:lvl>
    <w:lvl w:ilvl="6" w:tplc="0212B558" w:tentative="1">
      <w:start w:val="1"/>
      <w:numFmt w:val="bullet"/>
      <w:lvlText w:val=""/>
      <w:lvlJc w:val="left"/>
      <w:pPr>
        <w:tabs>
          <w:tab w:val="num" w:pos="7560"/>
        </w:tabs>
        <w:ind w:left="7560" w:hanging="360"/>
      </w:pPr>
      <w:rPr>
        <w:rFonts w:ascii="Symbol" w:hAnsi="Symbol" w:hint="default"/>
      </w:rPr>
    </w:lvl>
    <w:lvl w:ilvl="7" w:tplc="674688D6" w:tentative="1">
      <w:start w:val="1"/>
      <w:numFmt w:val="bullet"/>
      <w:lvlText w:val="o"/>
      <w:lvlJc w:val="left"/>
      <w:pPr>
        <w:tabs>
          <w:tab w:val="num" w:pos="8280"/>
        </w:tabs>
        <w:ind w:left="8280" w:hanging="360"/>
      </w:pPr>
      <w:rPr>
        <w:rFonts w:ascii="Courier New" w:hAnsi="Courier New" w:hint="default"/>
      </w:rPr>
    </w:lvl>
    <w:lvl w:ilvl="8" w:tplc="F5C89332" w:tentative="1">
      <w:start w:val="1"/>
      <w:numFmt w:val="bullet"/>
      <w:lvlText w:val=""/>
      <w:lvlJc w:val="left"/>
      <w:pPr>
        <w:tabs>
          <w:tab w:val="num" w:pos="9000"/>
        </w:tabs>
        <w:ind w:left="9000" w:hanging="360"/>
      </w:pPr>
      <w:rPr>
        <w:rFonts w:ascii="Wingdings" w:hAnsi="Wingdings" w:hint="default"/>
      </w:rPr>
    </w:lvl>
  </w:abstractNum>
  <w:abstractNum w:abstractNumId="61">
    <w:nsid w:val="7B5A0742"/>
    <w:multiLevelType w:val="hybridMultilevel"/>
    <w:tmpl w:val="4BF6B5A4"/>
    <w:name w:val="BulletList"/>
    <w:lvl w:ilvl="0" w:tplc="99282D3E">
      <w:start w:val="1"/>
      <w:numFmt w:val="bullet"/>
      <w:lvlText w:val=""/>
      <w:lvlJc w:val="left"/>
      <w:pPr>
        <w:tabs>
          <w:tab w:val="num" w:pos="720"/>
        </w:tabs>
        <w:ind w:left="720" w:hanging="360"/>
      </w:pPr>
      <w:rPr>
        <w:rFonts w:ascii="Wingdings" w:hAnsi="Wingdings" w:hint="default"/>
      </w:rPr>
    </w:lvl>
    <w:lvl w:ilvl="1" w:tplc="275AF4BC" w:tentative="1">
      <w:start w:val="1"/>
      <w:numFmt w:val="lowerLetter"/>
      <w:lvlText w:val="%2."/>
      <w:lvlJc w:val="left"/>
      <w:pPr>
        <w:tabs>
          <w:tab w:val="num" w:pos="1440"/>
        </w:tabs>
        <w:ind w:left="1440" w:hanging="360"/>
      </w:pPr>
    </w:lvl>
    <w:lvl w:ilvl="2" w:tplc="601C7DC8" w:tentative="1">
      <w:start w:val="1"/>
      <w:numFmt w:val="lowerRoman"/>
      <w:lvlText w:val="%3."/>
      <w:lvlJc w:val="right"/>
      <w:pPr>
        <w:tabs>
          <w:tab w:val="num" w:pos="2160"/>
        </w:tabs>
        <w:ind w:left="2160" w:hanging="180"/>
      </w:pPr>
    </w:lvl>
    <w:lvl w:ilvl="3" w:tplc="C25857F8" w:tentative="1">
      <w:start w:val="1"/>
      <w:numFmt w:val="decimal"/>
      <w:lvlText w:val="%4."/>
      <w:lvlJc w:val="left"/>
      <w:pPr>
        <w:tabs>
          <w:tab w:val="num" w:pos="2880"/>
        </w:tabs>
        <w:ind w:left="2880" w:hanging="360"/>
      </w:pPr>
    </w:lvl>
    <w:lvl w:ilvl="4" w:tplc="19206A4C" w:tentative="1">
      <w:start w:val="1"/>
      <w:numFmt w:val="lowerLetter"/>
      <w:lvlText w:val="%5."/>
      <w:lvlJc w:val="left"/>
      <w:pPr>
        <w:tabs>
          <w:tab w:val="num" w:pos="3600"/>
        </w:tabs>
        <w:ind w:left="3600" w:hanging="360"/>
      </w:pPr>
    </w:lvl>
    <w:lvl w:ilvl="5" w:tplc="6DC8F18A" w:tentative="1">
      <w:start w:val="1"/>
      <w:numFmt w:val="lowerRoman"/>
      <w:lvlText w:val="%6."/>
      <w:lvlJc w:val="right"/>
      <w:pPr>
        <w:tabs>
          <w:tab w:val="num" w:pos="4320"/>
        </w:tabs>
        <w:ind w:left="4320" w:hanging="180"/>
      </w:pPr>
    </w:lvl>
    <w:lvl w:ilvl="6" w:tplc="E1C83542" w:tentative="1">
      <w:start w:val="1"/>
      <w:numFmt w:val="decimal"/>
      <w:lvlText w:val="%7."/>
      <w:lvlJc w:val="left"/>
      <w:pPr>
        <w:tabs>
          <w:tab w:val="num" w:pos="5040"/>
        </w:tabs>
        <w:ind w:left="5040" w:hanging="360"/>
      </w:pPr>
    </w:lvl>
    <w:lvl w:ilvl="7" w:tplc="797E4790" w:tentative="1">
      <w:start w:val="1"/>
      <w:numFmt w:val="lowerLetter"/>
      <w:lvlText w:val="%8."/>
      <w:lvlJc w:val="left"/>
      <w:pPr>
        <w:tabs>
          <w:tab w:val="num" w:pos="5760"/>
        </w:tabs>
        <w:ind w:left="5760" w:hanging="360"/>
      </w:pPr>
    </w:lvl>
    <w:lvl w:ilvl="8" w:tplc="BB38E64E" w:tentative="1">
      <w:start w:val="1"/>
      <w:numFmt w:val="lowerRoman"/>
      <w:lvlText w:val="%9."/>
      <w:lvlJc w:val="right"/>
      <w:pPr>
        <w:tabs>
          <w:tab w:val="num" w:pos="6480"/>
        </w:tabs>
        <w:ind w:left="6480" w:hanging="180"/>
      </w:pPr>
    </w:lvl>
  </w:abstractNum>
  <w:abstractNum w:abstractNumId="62">
    <w:nsid w:val="7CF81432"/>
    <w:multiLevelType w:val="hybridMultilevel"/>
    <w:tmpl w:val="D6BC64D4"/>
    <w:lvl w:ilvl="0" w:tplc="0409000F">
      <w:start w:val="1"/>
      <w:numFmt w:val="decimal"/>
      <w:lvlText w:val="%1."/>
      <w:lvlJc w:val="left"/>
      <w:pPr>
        <w:tabs>
          <w:tab w:val="num" w:pos="2160"/>
        </w:tabs>
        <w:ind w:left="2160" w:hanging="360"/>
      </w:pPr>
      <w:rPr>
        <w:rFonts w:cs="Times New Roman"/>
      </w:rPr>
    </w:lvl>
    <w:lvl w:ilvl="1" w:tplc="04090019" w:tentative="1">
      <w:start w:val="1"/>
      <w:numFmt w:val="lowerLetter"/>
      <w:lvlText w:val="%2."/>
      <w:lvlJc w:val="left"/>
      <w:pPr>
        <w:tabs>
          <w:tab w:val="num" w:pos="2880"/>
        </w:tabs>
        <w:ind w:left="2880" w:hanging="360"/>
      </w:pPr>
      <w:rPr>
        <w:rFonts w:cs="Times New Roman"/>
      </w:rPr>
    </w:lvl>
    <w:lvl w:ilvl="2" w:tplc="0409001B" w:tentative="1">
      <w:start w:val="1"/>
      <w:numFmt w:val="lowerRoman"/>
      <w:lvlText w:val="%3."/>
      <w:lvlJc w:val="right"/>
      <w:pPr>
        <w:tabs>
          <w:tab w:val="num" w:pos="3600"/>
        </w:tabs>
        <w:ind w:left="3600" w:hanging="180"/>
      </w:pPr>
      <w:rPr>
        <w:rFonts w:cs="Times New Roman"/>
      </w:rPr>
    </w:lvl>
    <w:lvl w:ilvl="3" w:tplc="0409000F" w:tentative="1">
      <w:start w:val="1"/>
      <w:numFmt w:val="decimal"/>
      <w:lvlText w:val="%4."/>
      <w:lvlJc w:val="left"/>
      <w:pPr>
        <w:tabs>
          <w:tab w:val="num" w:pos="4320"/>
        </w:tabs>
        <w:ind w:left="4320" w:hanging="360"/>
      </w:pPr>
      <w:rPr>
        <w:rFonts w:cs="Times New Roman"/>
      </w:rPr>
    </w:lvl>
    <w:lvl w:ilvl="4" w:tplc="04090019" w:tentative="1">
      <w:start w:val="1"/>
      <w:numFmt w:val="lowerLetter"/>
      <w:lvlText w:val="%5."/>
      <w:lvlJc w:val="left"/>
      <w:pPr>
        <w:tabs>
          <w:tab w:val="num" w:pos="5040"/>
        </w:tabs>
        <w:ind w:left="5040" w:hanging="360"/>
      </w:pPr>
      <w:rPr>
        <w:rFonts w:cs="Times New Roman"/>
      </w:rPr>
    </w:lvl>
    <w:lvl w:ilvl="5" w:tplc="0409001B" w:tentative="1">
      <w:start w:val="1"/>
      <w:numFmt w:val="lowerRoman"/>
      <w:lvlText w:val="%6."/>
      <w:lvlJc w:val="right"/>
      <w:pPr>
        <w:tabs>
          <w:tab w:val="num" w:pos="5760"/>
        </w:tabs>
        <w:ind w:left="5760" w:hanging="180"/>
      </w:pPr>
      <w:rPr>
        <w:rFonts w:cs="Times New Roman"/>
      </w:rPr>
    </w:lvl>
    <w:lvl w:ilvl="6" w:tplc="0409000F" w:tentative="1">
      <w:start w:val="1"/>
      <w:numFmt w:val="decimal"/>
      <w:lvlText w:val="%7."/>
      <w:lvlJc w:val="left"/>
      <w:pPr>
        <w:tabs>
          <w:tab w:val="num" w:pos="6480"/>
        </w:tabs>
        <w:ind w:left="6480" w:hanging="360"/>
      </w:pPr>
      <w:rPr>
        <w:rFonts w:cs="Times New Roman"/>
      </w:rPr>
    </w:lvl>
    <w:lvl w:ilvl="7" w:tplc="04090019" w:tentative="1">
      <w:start w:val="1"/>
      <w:numFmt w:val="lowerLetter"/>
      <w:lvlText w:val="%8."/>
      <w:lvlJc w:val="left"/>
      <w:pPr>
        <w:tabs>
          <w:tab w:val="num" w:pos="7200"/>
        </w:tabs>
        <w:ind w:left="7200" w:hanging="360"/>
      </w:pPr>
      <w:rPr>
        <w:rFonts w:cs="Times New Roman"/>
      </w:rPr>
    </w:lvl>
    <w:lvl w:ilvl="8" w:tplc="0409001B" w:tentative="1">
      <w:start w:val="1"/>
      <w:numFmt w:val="lowerRoman"/>
      <w:lvlText w:val="%9."/>
      <w:lvlJc w:val="right"/>
      <w:pPr>
        <w:tabs>
          <w:tab w:val="num" w:pos="7920"/>
        </w:tabs>
        <w:ind w:left="7920" w:hanging="180"/>
      </w:pPr>
      <w:rPr>
        <w:rFonts w:cs="Times New Roman"/>
      </w:rPr>
    </w:lvl>
  </w:abstractNum>
  <w:abstractNum w:abstractNumId="63">
    <w:nsid w:val="7DC703AD"/>
    <w:multiLevelType w:val="multilevel"/>
    <w:tmpl w:val="247E77C4"/>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0"/>
      <w:suff w:val="nothing"/>
      <w:lvlText w:val=""/>
      <w:lvlJc w:val="left"/>
      <w:pPr>
        <w:tabs>
          <w:tab w:val="num" w:pos="0"/>
        </w:tabs>
        <w:ind w:left="0" w:firstLine="0"/>
      </w:pPr>
    </w:lvl>
    <w:lvl w:ilvl="3">
      <w:start w:val="1"/>
      <w:numFmt w:val="none"/>
      <w:pStyle w:val="Heading40"/>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decimal"/>
      <w:pStyle w:val="ListNumber"/>
      <w:lvlText w:val="%6."/>
      <w:lvlJc w:val="left"/>
      <w:pPr>
        <w:tabs>
          <w:tab w:val="num" w:pos="360"/>
        </w:tabs>
        <w:ind w:left="360" w:hanging="360"/>
      </w:pPr>
    </w:lvl>
    <w:lvl w:ilvl="6">
      <w:start w:val="1"/>
      <w:numFmt w:val="upperLetter"/>
      <w:pStyle w:val="ListNumber2"/>
      <w:lvlText w:val="%7."/>
      <w:lvlJc w:val="left"/>
      <w:pPr>
        <w:tabs>
          <w:tab w:val="num" w:pos="720"/>
        </w:tabs>
        <w:ind w:left="720" w:hanging="360"/>
      </w:pPr>
    </w:lvl>
    <w:lvl w:ilvl="7">
      <w:start w:val="1"/>
      <w:numFmt w:val="decimal"/>
      <w:pStyle w:val="ListNumber3"/>
      <w:lvlText w:val="%8."/>
      <w:lvlJc w:val="left"/>
      <w:pPr>
        <w:tabs>
          <w:tab w:val="num" w:pos="1080"/>
        </w:tabs>
        <w:ind w:left="1080" w:hanging="360"/>
      </w:pPr>
    </w:lvl>
    <w:lvl w:ilvl="8">
      <w:start w:val="1"/>
      <w:numFmt w:val="lowerLetter"/>
      <w:pStyle w:val="ListNumber4"/>
      <w:lvlText w:val="%9."/>
      <w:lvlJc w:val="left"/>
      <w:pPr>
        <w:tabs>
          <w:tab w:val="num" w:pos="1440"/>
        </w:tabs>
        <w:ind w:left="1440" w:hanging="360"/>
      </w:pPr>
    </w:lvl>
  </w:abstractNum>
  <w:num w:numId="1">
    <w:abstractNumId w:val="51"/>
  </w:num>
  <w:num w:numId="2">
    <w:abstractNumId w:val="24"/>
  </w:num>
  <w:num w:numId="3">
    <w:abstractNumId w:val="25"/>
  </w:num>
  <w:num w:numId="4">
    <w:abstractNumId w:val="63"/>
  </w:num>
  <w:num w:numId="5">
    <w:abstractNumId w:val="32"/>
  </w:num>
  <w:num w:numId="6">
    <w:abstractNumId w:val="34"/>
  </w:num>
  <w:num w:numId="7">
    <w:abstractNumId w:val="11"/>
  </w:num>
  <w:num w:numId="8">
    <w:abstractNumId w:val="45"/>
  </w:num>
  <w:num w:numId="9">
    <w:abstractNumId w:val="56"/>
  </w:num>
  <w:num w:numId="10">
    <w:abstractNumId w:val="5"/>
  </w:num>
  <w:num w:numId="11">
    <w:abstractNumId w:val="39"/>
  </w:num>
  <w:num w:numId="12">
    <w:abstractNumId w:val="21"/>
  </w:num>
  <w:num w:numId="13">
    <w:abstractNumId w:val="33"/>
  </w:num>
  <w:num w:numId="14">
    <w:abstractNumId w:val="15"/>
  </w:num>
  <w:num w:numId="15">
    <w:abstractNumId w:val="61"/>
  </w:num>
  <w:num w:numId="16">
    <w:abstractNumId w:val="28"/>
  </w:num>
  <w:num w:numId="17">
    <w:abstractNumId w:val="1"/>
    <w:lvlOverride w:ilvl="0">
      <w:startOverride w:val="9"/>
      <w:lvl w:ilvl="0">
        <w:start w:val="9"/>
        <w:numFmt w:val="decimal"/>
        <w:pStyle w:val="Quick1"/>
        <w:lvlText w:val="%1)"/>
        <w:lvlJc w:val="left"/>
        <w:rPr>
          <w:rFonts w:cs="Times New Roman"/>
        </w:rPr>
      </w:lvl>
    </w:lvlOverride>
  </w:num>
  <w:num w:numId="18">
    <w:abstractNumId w:val="10"/>
  </w:num>
  <w:num w:numId="19">
    <w:abstractNumId w:val="14"/>
  </w:num>
  <w:num w:numId="2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1">
    <w:abstractNumId w:val="60"/>
  </w:num>
  <w:num w:numId="22">
    <w:abstractNumId w:val="2"/>
  </w:num>
  <w:num w:numId="23">
    <w:abstractNumId w:val="54"/>
  </w:num>
  <w:num w:numId="24">
    <w:abstractNumId w:val="18"/>
  </w:num>
  <w:num w:numId="25">
    <w:abstractNumId w:val="38"/>
  </w:num>
  <w:num w:numId="2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num>
  <w:num w:numId="28">
    <w:abstractNumId w:val="52"/>
  </w:num>
  <w:num w:numId="29">
    <w:abstractNumId w:val="19"/>
  </w:num>
  <w:num w:numId="30">
    <w:abstractNumId w:val="13"/>
  </w:num>
  <w:num w:numId="31">
    <w:abstractNumId w:val="31"/>
  </w:num>
  <w:num w:numId="32">
    <w:abstractNumId w:val="20"/>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0"/>
  </w:num>
  <w:num w:numId="41">
    <w:abstractNumId w:val="35"/>
  </w:num>
  <w:num w:numId="42">
    <w:abstractNumId w:val="63"/>
  </w:num>
  <w:num w:numId="43">
    <w:abstractNumId w:val="63"/>
  </w:num>
  <w:num w:numId="44">
    <w:abstractNumId w:val="63"/>
  </w:num>
  <w:num w:numId="45">
    <w:abstractNumId w:val="63"/>
  </w:num>
  <w:num w:numId="46">
    <w:abstractNumId w:val="63"/>
  </w:num>
  <w:num w:numId="47">
    <w:abstractNumId w:val="63"/>
  </w:num>
  <w:num w:numId="48">
    <w:abstractNumId w:val="63"/>
  </w:num>
  <w:num w:numId="49">
    <w:abstractNumId w:val="49"/>
  </w:num>
  <w:num w:numId="50">
    <w:abstractNumId w:val="6"/>
  </w:num>
  <w:num w:numId="51">
    <w:abstractNumId w:val="57"/>
  </w:num>
  <w:num w:numId="52">
    <w:abstractNumId w:val="27"/>
  </w:num>
  <w:num w:numId="53">
    <w:abstractNumId w:val="62"/>
  </w:num>
  <w:num w:numId="54">
    <w:abstractNumId w:val="47"/>
  </w:num>
  <w:num w:numId="55">
    <w:abstractNumId w:val="41"/>
  </w:num>
  <w:num w:numId="56">
    <w:abstractNumId w:val="44"/>
  </w:num>
  <w:num w:numId="57">
    <w:abstractNumId w:val="48"/>
  </w:num>
  <w:num w:numId="58">
    <w:abstractNumId w:val="4"/>
  </w:num>
  <w:num w:numId="59">
    <w:abstractNumId w:val="3"/>
  </w:num>
  <w:num w:numId="60">
    <w:abstractNumId w:val="29"/>
  </w:num>
  <w:num w:numId="61">
    <w:abstractNumId w:val="30"/>
  </w:num>
  <w:num w:numId="62">
    <w:abstractNumId w:val="8"/>
  </w:num>
  <w:num w:numId="63">
    <w:abstractNumId w:val="36"/>
  </w:num>
  <w:num w:numId="64">
    <w:abstractNumId w:val="50"/>
  </w:num>
  <w:num w:numId="65">
    <w:abstractNumId w:val="12"/>
  </w:num>
  <w:num w:numId="66">
    <w:abstractNumId w:val="43"/>
  </w:num>
  <w:num w:numId="67">
    <w:abstractNumId w:val="22"/>
  </w:num>
  <w:num w:numId="68">
    <w:abstractNumId w:val="42"/>
  </w:num>
  <w:num w:numId="69">
    <w:abstractNumId w:val="58"/>
  </w:num>
  <w:num w:numId="70">
    <w:abstractNumId w:val="23"/>
  </w:num>
  <w:num w:numId="71">
    <w:abstractNumId w:val="55"/>
  </w:num>
  <w:num w:numId="72">
    <w:abstractNumId w:val="5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drawingGridHorizontalSpacing w:val="110"/>
  <w:displayHorizontalDrawingGridEvery w:val="0"/>
  <w:displayVerticalDrawingGridEvery w:val="0"/>
  <w:noPunctuationKerning/>
  <w:characterSpacingControl w:val="doNotCompress"/>
  <w:hdrShapeDefaults>
    <o:shapedefaults v:ext="edit" spidmax="4097">
      <o:colormru v:ext="edit" colors="#bcd8d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A10"/>
    <w:rsid w:val="00000364"/>
    <w:rsid w:val="00000CA1"/>
    <w:rsid w:val="00000CBD"/>
    <w:rsid w:val="00001E62"/>
    <w:rsid w:val="0000260C"/>
    <w:rsid w:val="00007414"/>
    <w:rsid w:val="000075D6"/>
    <w:rsid w:val="0001159F"/>
    <w:rsid w:val="000123D2"/>
    <w:rsid w:val="00012E9F"/>
    <w:rsid w:val="000136E5"/>
    <w:rsid w:val="000138A7"/>
    <w:rsid w:val="00013B0C"/>
    <w:rsid w:val="0001602E"/>
    <w:rsid w:val="000161D0"/>
    <w:rsid w:val="000171F0"/>
    <w:rsid w:val="0001735F"/>
    <w:rsid w:val="00017463"/>
    <w:rsid w:val="00017B15"/>
    <w:rsid w:val="00017F32"/>
    <w:rsid w:val="0002041D"/>
    <w:rsid w:val="00021139"/>
    <w:rsid w:val="00021769"/>
    <w:rsid w:val="0002178E"/>
    <w:rsid w:val="000218F8"/>
    <w:rsid w:val="00021D65"/>
    <w:rsid w:val="00022695"/>
    <w:rsid w:val="00022C19"/>
    <w:rsid w:val="00023309"/>
    <w:rsid w:val="000239B2"/>
    <w:rsid w:val="00024E80"/>
    <w:rsid w:val="00025F9E"/>
    <w:rsid w:val="00030EC9"/>
    <w:rsid w:val="00030EDE"/>
    <w:rsid w:val="0003138D"/>
    <w:rsid w:val="000323A8"/>
    <w:rsid w:val="0003349F"/>
    <w:rsid w:val="00033D62"/>
    <w:rsid w:val="000343BA"/>
    <w:rsid w:val="0003573C"/>
    <w:rsid w:val="00035985"/>
    <w:rsid w:val="00035A14"/>
    <w:rsid w:val="000363DC"/>
    <w:rsid w:val="0003673D"/>
    <w:rsid w:val="00037109"/>
    <w:rsid w:val="00037440"/>
    <w:rsid w:val="00040268"/>
    <w:rsid w:val="00040475"/>
    <w:rsid w:val="0004084B"/>
    <w:rsid w:val="00040C42"/>
    <w:rsid w:val="0004120D"/>
    <w:rsid w:val="00042271"/>
    <w:rsid w:val="0004298A"/>
    <w:rsid w:val="00042E25"/>
    <w:rsid w:val="0004314B"/>
    <w:rsid w:val="00043544"/>
    <w:rsid w:val="0004513B"/>
    <w:rsid w:val="00045341"/>
    <w:rsid w:val="00045423"/>
    <w:rsid w:val="00045634"/>
    <w:rsid w:val="00045655"/>
    <w:rsid w:val="00045D1F"/>
    <w:rsid w:val="0004608C"/>
    <w:rsid w:val="000467A9"/>
    <w:rsid w:val="0004705D"/>
    <w:rsid w:val="0004725C"/>
    <w:rsid w:val="000479AD"/>
    <w:rsid w:val="00047BFA"/>
    <w:rsid w:val="00047CD2"/>
    <w:rsid w:val="00047E45"/>
    <w:rsid w:val="00050243"/>
    <w:rsid w:val="0005057B"/>
    <w:rsid w:val="00051B38"/>
    <w:rsid w:val="000522EF"/>
    <w:rsid w:val="0005238A"/>
    <w:rsid w:val="000529AD"/>
    <w:rsid w:val="000531F6"/>
    <w:rsid w:val="00053A58"/>
    <w:rsid w:val="00053A8A"/>
    <w:rsid w:val="00054AAD"/>
    <w:rsid w:val="00055156"/>
    <w:rsid w:val="0005600B"/>
    <w:rsid w:val="000564EA"/>
    <w:rsid w:val="000573A2"/>
    <w:rsid w:val="00060214"/>
    <w:rsid w:val="000605A1"/>
    <w:rsid w:val="00060B34"/>
    <w:rsid w:val="00060E8C"/>
    <w:rsid w:val="00061634"/>
    <w:rsid w:val="000662FB"/>
    <w:rsid w:val="000664EE"/>
    <w:rsid w:val="00066E45"/>
    <w:rsid w:val="0006717C"/>
    <w:rsid w:val="00070F4C"/>
    <w:rsid w:val="00071807"/>
    <w:rsid w:val="0007191D"/>
    <w:rsid w:val="00072AB7"/>
    <w:rsid w:val="00073D83"/>
    <w:rsid w:val="0007471E"/>
    <w:rsid w:val="00075C81"/>
    <w:rsid w:val="00075E85"/>
    <w:rsid w:val="00076658"/>
    <w:rsid w:val="00076B50"/>
    <w:rsid w:val="00076F4E"/>
    <w:rsid w:val="00077C7F"/>
    <w:rsid w:val="00080468"/>
    <w:rsid w:val="000804D9"/>
    <w:rsid w:val="00081570"/>
    <w:rsid w:val="0008173D"/>
    <w:rsid w:val="00081983"/>
    <w:rsid w:val="00082549"/>
    <w:rsid w:val="000826A1"/>
    <w:rsid w:val="00082776"/>
    <w:rsid w:val="00082955"/>
    <w:rsid w:val="00083223"/>
    <w:rsid w:val="000838BD"/>
    <w:rsid w:val="000843C6"/>
    <w:rsid w:val="00084AAF"/>
    <w:rsid w:val="00084FAF"/>
    <w:rsid w:val="00085930"/>
    <w:rsid w:val="000864D4"/>
    <w:rsid w:val="0008653B"/>
    <w:rsid w:val="00087356"/>
    <w:rsid w:val="00091A7B"/>
    <w:rsid w:val="00092090"/>
    <w:rsid w:val="00093B77"/>
    <w:rsid w:val="00093D61"/>
    <w:rsid w:val="00093F7F"/>
    <w:rsid w:val="00095C4B"/>
    <w:rsid w:val="000978F3"/>
    <w:rsid w:val="00097AFB"/>
    <w:rsid w:val="000A0F24"/>
    <w:rsid w:val="000A1372"/>
    <w:rsid w:val="000A1F7C"/>
    <w:rsid w:val="000A228C"/>
    <w:rsid w:val="000A2846"/>
    <w:rsid w:val="000A2937"/>
    <w:rsid w:val="000A2BFB"/>
    <w:rsid w:val="000A32A2"/>
    <w:rsid w:val="000A4A11"/>
    <w:rsid w:val="000A4B16"/>
    <w:rsid w:val="000A5EE3"/>
    <w:rsid w:val="000A643A"/>
    <w:rsid w:val="000A67B1"/>
    <w:rsid w:val="000A67D8"/>
    <w:rsid w:val="000B0DF7"/>
    <w:rsid w:val="000B1082"/>
    <w:rsid w:val="000B1F6E"/>
    <w:rsid w:val="000B2834"/>
    <w:rsid w:val="000B2908"/>
    <w:rsid w:val="000B293C"/>
    <w:rsid w:val="000B302C"/>
    <w:rsid w:val="000B3E61"/>
    <w:rsid w:val="000B47D3"/>
    <w:rsid w:val="000B49DB"/>
    <w:rsid w:val="000B501E"/>
    <w:rsid w:val="000B5267"/>
    <w:rsid w:val="000B5E38"/>
    <w:rsid w:val="000B6008"/>
    <w:rsid w:val="000B630C"/>
    <w:rsid w:val="000B6B41"/>
    <w:rsid w:val="000B7A59"/>
    <w:rsid w:val="000C0A94"/>
    <w:rsid w:val="000C0ABF"/>
    <w:rsid w:val="000C2FB5"/>
    <w:rsid w:val="000C32E3"/>
    <w:rsid w:val="000C3792"/>
    <w:rsid w:val="000C37A0"/>
    <w:rsid w:val="000C3D6B"/>
    <w:rsid w:val="000C3FA0"/>
    <w:rsid w:val="000C43DC"/>
    <w:rsid w:val="000C45EE"/>
    <w:rsid w:val="000C5192"/>
    <w:rsid w:val="000C5A37"/>
    <w:rsid w:val="000C752E"/>
    <w:rsid w:val="000C79A7"/>
    <w:rsid w:val="000C7D4B"/>
    <w:rsid w:val="000D15CB"/>
    <w:rsid w:val="000D1E68"/>
    <w:rsid w:val="000D268F"/>
    <w:rsid w:val="000D4321"/>
    <w:rsid w:val="000D4852"/>
    <w:rsid w:val="000E004A"/>
    <w:rsid w:val="000E0A6D"/>
    <w:rsid w:val="000E0AEB"/>
    <w:rsid w:val="000E14AA"/>
    <w:rsid w:val="000E1C44"/>
    <w:rsid w:val="000E2309"/>
    <w:rsid w:val="000E2CDB"/>
    <w:rsid w:val="000E32CF"/>
    <w:rsid w:val="000E3B65"/>
    <w:rsid w:val="000E44A5"/>
    <w:rsid w:val="000E574F"/>
    <w:rsid w:val="000E5A59"/>
    <w:rsid w:val="000E5E5A"/>
    <w:rsid w:val="000F0178"/>
    <w:rsid w:val="000F100E"/>
    <w:rsid w:val="000F1386"/>
    <w:rsid w:val="000F2401"/>
    <w:rsid w:val="000F2F1F"/>
    <w:rsid w:val="000F3703"/>
    <w:rsid w:val="000F4184"/>
    <w:rsid w:val="000F4637"/>
    <w:rsid w:val="000F5202"/>
    <w:rsid w:val="000F52CC"/>
    <w:rsid w:val="000F533B"/>
    <w:rsid w:val="0010091F"/>
    <w:rsid w:val="0010185C"/>
    <w:rsid w:val="001019B0"/>
    <w:rsid w:val="0010203F"/>
    <w:rsid w:val="00102B39"/>
    <w:rsid w:val="00102EEE"/>
    <w:rsid w:val="00104657"/>
    <w:rsid w:val="00104D7F"/>
    <w:rsid w:val="001050C7"/>
    <w:rsid w:val="00105D8C"/>
    <w:rsid w:val="00106C1F"/>
    <w:rsid w:val="00107647"/>
    <w:rsid w:val="001076FE"/>
    <w:rsid w:val="00107F4C"/>
    <w:rsid w:val="00111431"/>
    <w:rsid w:val="00111545"/>
    <w:rsid w:val="0011219B"/>
    <w:rsid w:val="00112292"/>
    <w:rsid w:val="0011370E"/>
    <w:rsid w:val="001154C3"/>
    <w:rsid w:val="00115C88"/>
    <w:rsid w:val="00115F12"/>
    <w:rsid w:val="001161A1"/>
    <w:rsid w:val="0011652E"/>
    <w:rsid w:val="00116A0F"/>
    <w:rsid w:val="00117228"/>
    <w:rsid w:val="00117731"/>
    <w:rsid w:val="00117D27"/>
    <w:rsid w:val="0012150B"/>
    <w:rsid w:val="00121B11"/>
    <w:rsid w:val="00122B87"/>
    <w:rsid w:val="00122C70"/>
    <w:rsid w:val="001231A5"/>
    <w:rsid w:val="0012320A"/>
    <w:rsid w:val="00124F20"/>
    <w:rsid w:val="001255A2"/>
    <w:rsid w:val="001261ED"/>
    <w:rsid w:val="00126391"/>
    <w:rsid w:val="001269AD"/>
    <w:rsid w:val="00127136"/>
    <w:rsid w:val="00130A9A"/>
    <w:rsid w:val="00132B9C"/>
    <w:rsid w:val="00133FB6"/>
    <w:rsid w:val="0013434D"/>
    <w:rsid w:val="00134725"/>
    <w:rsid w:val="00136477"/>
    <w:rsid w:val="00137008"/>
    <w:rsid w:val="00137EE4"/>
    <w:rsid w:val="00140FEE"/>
    <w:rsid w:val="001420FB"/>
    <w:rsid w:val="00143050"/>
    <w:rsid w:val="001433E3"/>
    <w:rsid w:val="001435A7"/>
    <w:rsid w:val="001449F9"/>
    <w:rsid w:val="00145D2C"/>
    <w:rsid w:val="00146180"/>
    <w:rsid w:val="001474CA"/>
    <w:rsid w:val="001476E0"/>
    <w:rsid w:val="00147C09"/>
    <w:rsid w:val="001506CE"/>
    <w:rsid w:val="00150824"/>
    <w:rsid w:val="00150B4F"/>
    <w:rsid w:val="00150C51"/>
    <w:rsid w:val="00152E76"/>
    <w:rsid w:val="001532A5"/>
    <w:rsid w:val="001548F2"/>
    <w:rsid w:val="001577D8"/>
    <w:rsid w:val="00157808"/>
    <w:rsid w:val="00157B50"/>
    <w:rsid w:val="001604E3"/>
    <w:rsid w:val="001613C1"/>
    <w:rsid w:val="00161B7E"/>
    <w:rsid w:val="00162D68"/>
    <w:rsid w:val="001633FF"/>
    <w:rsid w:val="00163487"/>
    <w:rsid w:val="00163854"/>
    <w:rsid w:val="00163D13"/>
    <w:rsid w:val="00165829"/>
    <w:rsid w:val="00165E95"/>
    <w:rsid w:val="001660B3"/>
    <w:rsid w:val="0016625C"/>
    <w:rsid w:val="0016643C"/>
    <w:rsid w:val="00167439"/>
    <w:rsid w:val="001679AB"/>
    <w:rsid w:val="00167CB6"/>
    <w:rsid w:val="00167CC6"/>
    <w:rsid w:val="00170788"/>
    <w:rsid w:val="00170CE0"/>
    <w:rsid w:val="00171202"/>
    <w:rsid w:val="00171997"/>
    <w:rsid w:val="00172F50"/>
    <w:rsid w:val="001730F0"/>
    <w:rsid w:val="00173A91"/>
    <w:rsid w:val="001743B5"/>
    <w:rsid w:val="00174A54"/>
    <w:rsid w:val="00174AAD"/>
    <w:rsid w:val="00175A83"/>
    <w:rsid w:val="001775BD"/>
    <w:rsid w:val="0017787E"/>
    <w:rsid w:val="00180D08"/>
    <w:rsid w:val="00180F78"/>
    <w:rsid w:val="00181299"/>
    <w:rsid w:val="00182262"/>
    <w:rsid w:val="00182760"/>
    <w:rsid w:val="00182E7D"/>
    <w:rsid w:val="00182EC5"/>
    <w:rsid w:val="00183555"/>
    <w:rsid w:val="00183EDB"/>
    <w:rsid w:val="001854DD"/>
    <w:rsid w:val="00185AB2"/>
    <w:rsid w:val="00186BF4"/>
    <w:rsid w:val="001919A5"/>
    <w:rsid w:val="00191C6C"/>
    <w:rsid w:val="00191E98"/>
    <w:rsid w:val="0019229C"/>
    <w:rsid w:val="001933CA"/>
    <w:rsid w:val="001938DD"/>
    <w:rsid w:val="00194933"/>
    <w:rsid w:val="00196365"/>
    <w:rsid w:val="0019672D"/>
    <w:rsid w:val="00196A1C"/>
    <w:rsid w:val="0019790F"/>
    <w:rsid w:val="001A084D"/>
    <w:rsid w:val="001A1184"/>
    <w:rsid w:val="001A156A"/>
    <w:rsid w:val="001A1A11"/>
    <w:rsid w:val="001A36E7"/>
    <w:rsid w:val="001A452B"/>
    <w:rsid w:val="001A453A"/>
    <w:rsid w:val="001A52BB"/>
    <w:rsid w:val="001A687B"/>
    <w:rsid w:val="001A6A47"/>
    <w:rsid w:val="001A7D2B"/>
    <w:rsid w:val="001B003E"/>
    <w:rsid w:val="001B1730"/>
    <w:rsid w:val="001B1BD8"/>
    <w:rsid w:val="001B2A82"/>
    <w:rsid w:val="001B3FB4"/>
    <w:rsid w:val="001B4DB4"/>
    <w:rsid w:val="001B5514"/>
    <w:rsid w:val="001B5594"/>
    <w:rsid w:val="001B56F1"/>
    <w:rsid w:val="001B5DCF"/>
    <w:rsid w:val="001B79D8"/>
    <w:rsid w:val="001B7F5B"/>
    <w:rsid w:val="001C0180"/>
    <w:rsid w:val="001C10BC"/>
    <w:rsid w:val="001C2138"/>
    <w:rsid w:val="001C282E"/>
    <w:rsid w:val="001C473B"/>
    <w:rsid w:val="001C4CC2"/>
    <w:rsid w:val="001C4F2A"/>
    <w:rsid w:val="001C6F28"/>
    <w:rsid w:val="001C784A"/>
    <w:rsid w:val="001C78EA"/>
    <w:rsid w:val="001D0436"/>
    <w:rsid w:val="001D1123"/>
    <w:rsid w:val="001D2285"/>
    <w:rsid w:val="001D3545"/>
    <w:rsid w:val="001D39DB"/>
    <w:rsid w:val="001D3F4C"/>
    <w:rsid w:val="001D4E9F"/>
    <w:rsid w:val="001D5262"/>
    <w:rsid w:val="001D59CF"/>
    <w:rsid w:val="001D5AD7"/>
    <w:rsid w:val="001D6289"/>
    <w:rsid w:val="001D6756"/>
    <w:rsid w:val="001D6896"/>
    <w:rsid w:val="001D7BAD"/>
    <w:rsid w:val="001E032C"/>
    <w:rsid w:val="001E1878"/>
    <w:rsid w:val="001E1D70"/>
    <w:rsid w:val="001E265D"/>
    <w:rsid w:val="001E31CB"/>
    <w:rsid w:val="001E5106"/>
    <w:rsid w:val="001E5A11"/>
    <w:rsid w:val="001E5F8F"/>
    <w:rsid w:val="001E6C9B"/>
    <w:rsid w:val="001E7E47"/>
    <w:rsid w:val="001E7EE7"/>
    <w:rsid w:val="001F01CB"/>
    <w:rsid w:val="001F08F4"/>
    <w:rsid w:val="001F190E"/>
    <w:rsid w:val="001F19E4"/>
    <w:rsid w:val="001F20AA"/>
    <w:rsid w:val="001F393F"/>
    <w:rsid w:val="001F3EBD"/>
    <w:rsid w:val="001F3F79"/>
    <w:rsid w:val="001F40FD"/>
    <w:rsid w:val="001F48B9"/>
    <w:rsid w:val="001F52B1"/>
    <w:rsid w:val="001F541E"/>
    <w:rsid w:val="001F59DA"/>
    <w:rsid w:val="001F5BED"/>
    <w:rsid w:val="001F7145"/>
    <w:rsid w:val="00200226"/>
    <w:rsid w:val="0020024C"/>
    <w:rsid w:val="0020087B"/>
    <w:rsid w:val="00200EDE"/>
    <w:rsid w:val="00201B54"/>
    <w:rsid w:val="00201C7D"/>
    <w:rsid w:val="002028E7"/>
    <w:rsid w:val="00202AAC"/>
    <w:rsid w:val="0020489A"/>
    <w:rsid w:val="00205210"/>
    <w:rsid w:val="0020529A"/>
    <w:rsid w:val="00206DA5"/>
    <w:rsid w:val="002078AE"/>
    <w:rsid w:val="00207AE7"/>
    <w:rsid w:val="00207C50"/>
    <w:rsid w:val="00211387"/>
    <w:rsid w:val="0021196E"/>
    <w:rsid w:val="00213306"/>
    <w:rsid w:val="00213C12"/>
    <w:rsid w:val="00213F3B"/>
    <w:rsid w:val="00214E97"/>
    <w:rsid w:val="00215B92"/>
    <w:rsid w:val="002161D1"/>
    <w:rsid w:val="00216D72"/>
    <w:rsid w:val="002179E0"/>
    <w:rsid w:val="00217C5F"/>
    <w:rsid w:val="00220CCB"/>
    <w:rsid w:val="0022108F"/>
    <w:rsid w:val="002218A5"/>
    <w:rsid w:val="00221AFD"/>
    <w:rsid w:val="00221B0B"/>
    <w:rsid w:val="0022279F"/>
    <w:rsid w:val="00223115"/>
    <w:rsid w:val="00223198"/>
    <w:rsid w:val="002238B7"/>
    <w:rsid w:val="002242AC"/>
    <w:rsid w:val="0022443F"/>
    <w:rsid w:val="002245AE"/>
    <w:rsid w:val="00224C5E"/>
    <w:rsid w:val="00225F05"/>
    <w:rsid w:val="00226504"/>
    <w:rsid w:val="00226C67"/>
    <w:rsid w:val="002271F7"/>
    <w:rsid w:val="0023054C"/>
    <w:rsid w:val="00230941"/>
    <w:rsid w:val="0023179E"/>
    <w:rsid w:val="002320BA"/>
    <w:rsid w:val="002322C8"/>
    <w:rsid w:val="00232444"/>
    <w:rsid w:val="00232D90"/>
    <w:rsid w:val="00234978"/>
    <w:rsid w:val="0023555B"/>
    <w:rsid w:val="00235E12"/>
    <w:rsid w:val="0023695E"/>
    <w:rsid w:val="0023730F"/>
    <w:rsid w:val="002377BB"/>
    <w:rsid w:val="0023794C"/>
    <w:rsid w:val="00237CFA"/>
    <w:rsid w:val="00240D68"/>
    <w:rsid w:val="0024129B"/>
    <w:rsid w:val="00242384"/>
    <w:rsid w:val="00242D6F"/>
    <w:rsid w:val="0024381F"/>
    <w:rsid w:val="002439C5"/>
    <w:rsid w:val="00243BDB"/>
    <w:rsid w:val="00244243"/>
    <w:rsid w:val="0024451F"/>
    <w:rsid w:val="002450B0"/>
    <w:rsid w:val="002456E3"/>
    <w:rsid w:val="002471A1"/>
    <w:rsid w:val="00247B41"/>
    <w:rsid w:val="00247D80"/>
    <w:rsid w:val="00250636"/>
    <w:rsid w:val="0025095A"/>
    <w:rsid w:val="00250E3D"/>
    <w:rsid w:val="00251B43"/>
    <w:rsid w:val="00251C75"/>
    <w:rsid w:val="00252BCE"/>
    <w:rsid w:val="002532EE"/>
    <w:rsid w:val="0025434C"/>
    <w:rsid w:val="00255284"/>
    <w:rsid w:val="00256D56"/>
    <w:rsid w:val="00261131"/>
    <w:rsid w:val="00261515"/>
    <w:rsid w:val="0026284E"/>
    <w:rsid w:val="00262A66"/>
    <w:rsid w:val="00264218"/>
    <w:rsid w:val="00264540"/>
    <w:rsid w:val="00264A5A"/>
    <w:rsid w:val="00264AF0"/>
    <w:rsid w:val="00265029"/>
    <w:rsid w:val="0026527F"/>
    <w:rsid w:val="002653BE"/>
    <w:rsid w:val="002656BB"/>
    <w:rsid w:val="002658CE"/>
    <w:rsid w:val="00270AF4"/>
    <w:rsid w:val="00271293"/>
    <w:rsid w:val="00271839"/>
    <w:rsid w:val="00271FA2"/>
    <w:rsid w:val="002732D8"/>
    <w:rsid w:val="00273375"/>
    <w:rsid w:val="00273EEE"/>
    <w:rsid w:val="00274325"/>
    <w:rsid w:val="00274B27"/>
    <w:rsid w:val="00274E19"/>
    <w:rsid w:val="00275614"/>
    <w:rsid w:val="00275DA6"/>
    <w:rsid w:val="00277884"/>
    <w:rsid w:val="00280C9D"/>
    <w:rsid w:val="0028164F"/>
    <w:rsid w:val="0028171C"/>
    <w:rsid w:val="00281741"/>
    <w:rsid w:val="00282E96"/>
    <w:rsid w:val="00282E9E"/>
    <w:rsid w:val="002842D2"/>
    <w:rsid w:val="0028463F"/>
    <w:rsid w:val="00284A63"/>
    <w:rsid w:val="0028546B"/>
    <w:rsid w:val="00285C86"/>
    <w:rsid w:val="00286598"/>
    <w:rsid w:val="00287510"/>
    <w:rsid w:val="002907E2"/>
    <w:rsid w:val="002910A7"/>
    <w:rsid w:val="002914D1"/>
    <w:rsid w:val="002919D0"/>
    <w:rsid w:val="00291BF5"/>
    <w:rsid w:val="00291FCF"/>
    <w:rsid w:val="002922F2"/>
    <w:rsid w:val="00292505"/>
    <w:rsid w:val="0029291D"/>
    <w:rsid w:val="00292C56"/>
    <w:rsid w:val="00293C9A"/>
    <w:rsid w:val="00293CC1"/>
    <w:rsid w:val="00294A27"/>
    <w:rsid w:val="00295E40"/>
    <w:rsid w:val="00297491"/>
    <w:rsid w:val="00297B3E"/>
    <w:rsid w:val="002A0896"/>
    <w:rsid w:val="002A111A"/>
    <w:rsid w:val="002A1770"/>
    <w:rsid w:val="002A2068"/>
    <w:rsid w:val="002A3C51"/>
    <w:rsid w:val="002A4F13"/>
    <w:rsid w:val="002A54C9"/>
    <w:rsid w:val="002A7C68"/>
    <w:rsid w:val="002B1D49"/>
    <w:rsid w:val="002B2E0A"/>
    <w:rsid w:val="002B2EA1"/>
    <w:rsid w:val="002B32CF"/>
    <w:rsid w:val="002B3C76"/>
    <w:rsid w:val="002B41D9"/>
    <w:rsid w:val="002B4E1A"/>
    <w:rsid w:val="002B4F64"/>
    <w:rsid w:val="002B5272"/>
    <w:rsid w:val="002B6185"/>
    <w:rsid w:val="002B7DF2"/>
    <w:rsid w:val="002B7F01"/>
    <w:rsid w:val="002C0389"/>
    <w:rsid w:val="002C039D"/>
    <w:rsid w:val="002C12C0"/>
    <w:rsid w:val="002C1642"/>
    <w:rsid w:val="002C1D49"/>
    <w:rsid w:val="002C32A0"/>
    <w:rsid w:val="002C35F5"/>
    <w:rsid w:val="002C3696"/>
    <w:rsid w:val="002C3CD3"/>
    <w:rsid w:val="002C4F14"/>
    <w:rsid w:val="002C5258"/>
    <w:rsid w:val="002C5366"/>
    <w:rsid w:val="002C5733"/>
    <w:rsid w:val="002C7A58"/>
    <w:rsid w:val="002D0B97"/>
    <w:rsid w:val="002D1095"/>
    <w:rsid w:val="002D1172"/>
    <w:rsid w:val="002D16E8"/>
    <w:rsid w:val="002D2039"/>
    <w:rsid w:val="002D360E"/>
    <w:rsid w:val="002D3977"/>
    <w:rsid w:val="002D4180"/>
    <w:rsid w:val="002D4C9F"/>
    <w:rsid w:val="002D651E"/>
    <w:rsid w:val="002D70F7"/>
    <w:rsid w:val="002D73A4"/>
    <w:rsid w:val="002E069A"/>
    <w:rsid w:val="002E0901"/>
    <w:rsid w:val="002E0D80"/>
    <w:rsid w:val="002E15C1"/>
    <w:rsid w:val="002E29CF"/>
    <w:rsid w:val="002E3770"/>
    <w:rsid w:val="002E44D0"/>
    <w:rsid w:val="002E4818"/>
    <w:rsid w:val="002E4D8A"/>
    <w:rsid w:val="002E53A2"/>
    <w:rsid w:val="002E5410"/>
    <w:rsid w:val="002E5A53"/>
    <w:rsid w:val="002E6CD4"/>
    <w:rsid w:val="002F0321"/>
    <w:rsid w:val="002F0B7A"/>
    <w:rsid w:val="002F127F"/>
    <w:rsid w:val="002F285A"/>
    <w:rsid w:val="002F3F27"/>
    <w:rsid w:val="002F4BA0"/>
    <w:rsid w:val="002F6131"/>
    <w:rsid w:val="002F6F41"/>
    <w:rsid w:val="002F7AA1"/>
    <w:rsid w:val="003007F7"/>
    <w:rsid w:val="00300D82"/>
    <w:rsid w:val="00301510"/>
    <w:rsid w:val="00301CE5"/>
    <w:rsid w:val="00302374"/>
    <w:rsid w:val="00302C22"/>
    <w:rsid w:val="00303060"/>
    <w:rsid w:val="0030456B"/>
    <w:rsid w:val="00304DE3"/>
    <w:rsid w:val="00305235"/>
    <w:rsid w:val="00305472"/>
    <w:rsid w:val="0030563E"/>
    <w:rsid w:val="00305FB4"/>
    <w:rsid w:val="00310AF7"/>
    <w:rsid w:val="00310D31"/>
    <w:rsid w:val="00312158"/>
    <w:rsid w:val="003132E3"/>
    <w:rsid w:val="00313AE0"/>
    <w:rsid w:val="0031436B"/>
    <w:rsid w:val="0031514B"/>
    <w:rsid w:val="003169E2"/>
    <w:rsid w:val="00317E31"/>
    <w:rsid w:val="0032045A"/>
    <w:rsid w:val="00320D1C"/>
    <w:rsid w:val="00321BBD"/>
    <w:rsid w:val="00322FD4"/>
    <w:rsid w:val="00323E97"/>
    <w:rsid w:val="00323EBC"/>
    <w:rsid w:val="00323FFF"/>
    <w:rsid w:val="00324A01"/>
    <w:rsid w:val="00326F3F"/>
    <w:rsid w:val="00326FE4"/>
    <w:rsid w:val="003270E3"/>
    <w:rsid w:val="00330371"/>
    <w:rsid w:val="003303F7"/>
    <w:rsid w:val="00330E1B"/>
    <w:rsid w:val="00330E2B"/>
    <w:rsid w:val="00330FE1"/>
    <w:rsid w:val="003320E2"/>
    <w:rsid w:val="00332307"/>
    <w:rsid w:val="003331CA"/>
    <w:rsid w:val="003336E1"/>
    <w:rsid w:val="00333800"/>
    <w:rsid w:val="00333FDA"/>
    <w:rsid w:val="00334F6C"/>
    <w:rsid w:val="003354D3"/>
    <w:rsid w:val="00335E6D"/>
    <w:rsid w:val="00336E08"/>
    <w:rsid w:val="0033711B"/>
    <w:rsid w:val="00337364"/>
    <w:rsid w:val="00337C9C"/>
    <w:rsid w:val="00340617"/>
    <w:rsid w:val="003409CE"/>
    <w:rsid w:val="00340EB2"/>
    <w:rsid w:val="00341378"/>
    <w:rsid w:val="00341C22"/>
    <w:rsid w:val="003427F4"/>
    <w:rsid w:val="00343129"/>
    <w:rsid w:val="003452D7"/>
    <w:rsid w:val="0034734A"/>
    <w:rsid w:val="00350960"/>
    <w:rsid w:val="00352AAE"/>
    <w:rsid w:val="00353E9F"/>
    <w:rsid w:val="00355831"/>
    <w:rsid w:val="00355ADA"/>
    <w:rsid w:val="00356D8D"/>
    <w:rsid w:val="0035701E"/>
    <w:rsid w:val="00357F93"/>
    <w:rsid w:val="0036024E"/>
    <w:rsid w:val="00361500"/>
    <w:rsid w:val="00361D2F"/>
    <w:rsid w:val="003628E3"/>
    <w:rsid w:val="0036460B"/>
    <w:rsid w:val="00366290"/>
    <w:rsid w:val="00366306"/>
    <w:rsid w:val="003666D3"/>
    <w:rsid w:val="00367160"/>
    <w:rsid w:val="003673A7"/>
    <w:rsid w:val="00367B13"/>
    <w:rsid w:val="003713AC"/>
    <w:rsid w:val="00372E30"/>
    <w:rsid w:val="00374F8A"/>
    <w:rsid w:val="00375278"/>
    <w:rsid w:val="00376886"/>
    <w:rsid w:val="00376B78"/>
    <w:rsid w:val="00376F26"/>
    <w:rsid w:val="00380166"/>
    <w:rsid w:val="003814AB"/>
    <w:rsid w:val="003832BE"/>
    <w:rsid w:val="003838B1"/>
    <w:rsid w:val="00384135"/>
    <w:rsid w:val="00385908"/>
    <w:rsid w:val="003861DD"/>
    <w:rsid w:val="003867F0"/>
    <w:rsid w:val="00386946"/>
    <w:rsid w:val="00386F39"/>
    <w:rsid w:val="00386FF1"/>
    <w:rsid w:val="00387BB3"/>
    <w:rsid w:val="00390FA0"/>
    <w:rsid w:val="00391CCC"/>
    <w:rsid w:val="00392367"/>
    <w:rsid w:val="00392E97"/>
    <w:rsid w:val="00394A8B"/>
    <w:rsid w:val="00394DE8"/>
    <w:rsid w:val="00394E0F"/>
    <w:rsid w:val="003950E6"/>
    <w:rsid w:val="0039663A"/>
    <w:rsid w:val="00396C31"/>
    <w:rsid w:val="00397912"/>
    <w:rsid w:val="003A0697"/>
    <w:rsid w:val="003A0AD3"/>
    <w:rsid w:val="003A3AEA"/>
    <w:rsid w:val="003A4A42"/>
    <w:rsid w:val="003A6CFA"/>
    <w:rsid w:val="003A77B3"/>
    <w:rsid w:val="003A7E9B"/>
    <w:rsid w:val="003B073F"/>
    <w:rsid w:val="003B0EB7"/>
    <w:rsid w:val="003B123F"/>
    <w:rsid w:val="003B2770"/>
    <w:rsid w:val="003B34A7"/>
    <w:rsid w:val="003B414F"/>
    <w:rsid w:val="003B43BA"/>
    <w:rsid w:val="003B5BB9"/>
    <w:rsid w:val="003B660C"/>
    <w:rsid w:val="003B7457"/>
    <w:rsid w:val="003B7FA2"/>
    <w:rsid w:val="003C06E1"/>
    <w:rsid w:val="003C0AFE"/>
    <w:rsid w:val="003C0E7C"/>
    <w:rsid w:val="003C417A"/>
    <w:rsid w:val="003C41E9"/>
    <w:rsid w:val="003C5096"/>
    <w:rsid w:val="003C58CA"/>
    <w:rsid w:val="003C753F"/>
    <w:rsid w:val="003D071F"/>
    <w:rsid w:val="003D1944"/>
    <w:rsid w:val="003D1CED"/>
    <w:rsid w:val="003D273C"/>
    <w:rsid w:val="003D27E6"/>
    <w:rsid w:val="003D2C09"/>
    <w:rsid w:val="003D3498"/>
    <w:rsid w:val="003D429A"/>
    <w:rsid w:val="003D44BB"/>
    <w:rsid w:val="003D4663"/>
    <w:rsid w:val="003D4ED0"/>
    <w:rsid w:val="003D5AB6"/>
    <w:rsid w:val="003D5CC1"/>
    <w:rsid w:val="003D6E7C"/>
    <w:rsid w:val="003D7EC5"/>
    <w:rsid w:val="003E0404"/>
    <w:rsid w:val="003E06B7"/>
    <w:rsid w:val="003E079C"/>
    <w:rsid w:val="003E07E2"/>
    <w:rsid w:val="003E084F"/>
    <w:rsid w:val="003E1E9B"/>
    <w:rsid w:val="003E312E"/>
    <w:rsid w:val="003E3AC0"/>
    <w:rsid w:val="003E42DA"/>
    <w:rsid w:val="003E44F0"/>
    <w:rsid w:val="003E4519"/>
    <w:rsid w:val="003E4855"/>
    <w:rsid w:val="003E5E4E"/>
    <w:rsid w:val="003E62D5"/>
    <w:rsid w:val="003F0272"/>
    <w:rsid w:val="003F0297"/>
    <w:rsid w:val="003F1DC5"/>
    <w:rsid w:val="003F1FC6"/>
    <w:rsid w:val="003F3070"/>
    <w:rsid w:val="003F3201"/>
    <w:rsid w:val="003F3333"/>
    <w:rsid w:val="003F45FE"/>
    <w:rsid w:val="003F4799"/>
    <w:rsid w:val="003F4C60"/>
    <w:rsid w:val="003F5BFA"/>
    <w:rsid w:val="003F5E79"/>
    <w:rsid w:val="003F649A"/>
    <w:rsid w:val="003F75D5"/>
    <w:rsid w:val="004012BD"/>
    <w:rsid w:val="00401568"/>
    <w:rsid w:val="004019F6"/>
    <w:rsid w:val="0040226A"/>
    <w:rsid w:val="004029B8"/>
    <w:rsid w:val="004034A8"/>
    <w:rsid w:val="00403B71"/>
    <w:rsid w:val="004053B9"/>
    <w:rsid w:val="0040607B"/>
    <w:rsid w:val="0040630F"/>
    <w:rsid w:val="004068C1"/>
    <w:rsid w:val="00406A7D"/>
    <w:rsid w:val="00407738"/>
    <w:rsid w:val="00407F3B"/>
    <w:rsid w:val="0041007F"/>
    <w:rsid w:val="004101D3"/>
    <w:rsid w:val="00410391"/>
    <w:rsid w:val="00410B20"/>
    <w:rsid w:val="0041108E"/>
    <w:rsid w:val="0041222F"/>
    <w:rsid w:val="004123AC"/>
    <w:rsid w:val="00412D9E"/>
    <w:rsid w:val="00412FD9"/>
    <w:rsid w:val="00413FFC"/>
    <w:rsid w:val="00414C99"/>
    <w:rsid w:val="00415103"/>
    <w:rsid w:val="004162C6"/>
    <w:rsid w:val="0042062B"/>
    <w:rsid w:val="0042095C"/>
    <w:rsid w:val="00420B7C"/>
    <w:rsid w:val="0042129C"/>
    <w:rsid w:val="004217B8"/>
    <w:rsid w:val="00422B5F"/>
    <w:rsid w:val="00423641"/>
    <w:rsid w:val="0042411F"/>
    <w:rsid w:val="00424136"/>
    <w:rsid w:val="0042554C"/>
    <w:rsid w:val="00426445"/>
    <w:rsid w:val="00426886"/>
    <w:rsid w:val="00426C9B"/>
    <w:rsid w:val="00427324"/>
    <w:rsid w:val="004275BE"/>
    <w:rsid w:val="00427EA6"/>
    <w:rsid w:val="00431B69"/>
    <w:rsid w:val="00431F46"/>
    <w:rsid w:val="00432A34"/>
    <w:rsid w:val="004336C6"/>
    <w:rsid w:val="00433CCC"/>
    <w:rsid w:val="00433DC8"/>
    <w:rsid w:val="00434A42"/>
    <w:rsid w:val="00435378"/>
    <w:rsid w:val="004355A4"/>
    <w:rsid w:val="00435F69"/>
    <w:rsid w:val="00436CA3"/>
    <w:rsid w:val="00437C56"/>
    <w:rsid w:val="00440057"/>
    <w:rsid w:val="00440B66"/>
    <w:rsid w:val="00441276"/>
    <w:rsid w:val="00441967"/>
    <w:rsid w:val="00441A0F"/>
    <w:rsid w:val="004423E0"/>
    <w:rsid w:val="0044379C"/>
    <w:rsid w:val="00443DD4"/>
    <w:rsid w:val="00444883"/>
    <w:rsid w:val="00444D65"/>
    <w:rsid w:val="00445D4F"/>
    <w:rsid w:val="00446F84"/>
    <w:rsid w:val="00447F96"/>
    <w:rsid w:val="004531BA"/>
    <w:rsid w:val="00453203"/>
    <w:rsid w:val="004533DA"/>
    <w:rsid w:val="004535D6"/>
    <w:rsid w:val="00453656"/>
    <w:rsid w:val="00454CF2"/>
    <w:rsid w:val="0045511D"/>
    <w:rsid w:val="00455C9B"/>
    <w:rsid w:val="004576DB"/>
    <w:rsid w:val="004602A2"/>
    <w:rsid w:val="00460667"/>
    <w:rsid w:val="00460BF2"/>
    <w:rsid w:val="00460E25"/>
    <w:rsid w:val="0046207C"/>
    <w:rsid w:val="00462504"/>
    <w:rsid w:val="0046291F"/>
    <w:rsid w:val="00465BC4"/>
    <w:rsid w:val="00467529"/>
    <w:rsid w:val="004678B1"/>
    <w:rsid w:val="0047049E"/>
    <w:rsid w:val="00470856"/>
    <w:rsid w:val="00471505"/>
    <w:rsid w:val="0047205D"/>
    <w:rsid w:val="004738B1"/>
    <w:rsid w:val="00473B28"/>
    <w:rsid w:val="004741C0"/>
    <w:rsid w:val="0047489D"/>
    <w:rsid w:val="00475C2E"/>
    <w:rsid w:val="00475EBC"/>
    <w:rsid w:val="00475F19"/>
    <w:rsid w:val="00476385"/>
    <w:rsid w:val="00477BA2"/>
    <w:rsid w:val="00477EF4"/>
    <w:rsid w:val="00480FC3"/>
    <w:rsid w:val="0048104B"/>
    <w:rsid w:val="00481319"/>
    <w:rsid w:val="00481838"/>
    <w:rsid w:val="00481A9E"/>
    <w:rsid w:val="00482C30"/>
    <w:rsid w:val="0048382F"/>
    <w:rsid w:val="0048497F"/>
    <w:rsid w:val="00487ABF"/>
    <w:rsid w:val="00490060"/>
    <w:rsid w:val="004907C4"/>
    <w:rsid w:val="00492CE1"/>
    <w:rsid w:val="00493961"/>
    <w:rsid w:val="00493B37"/>
    <w:rsid w:val="00493DC7"/>
    <w:rsid w:val="0049479C"/>
    <w:rsid w:val="00495098"/>
    <w:rsid w:val="00495CCD"/>
    <w:rsid w:val="00495F76"/>
    <w:rsid w:val="00496AA8"/>
    <w:rsid w:val="00496D43"/>
    <w:rsid w:val="00496FF9"/>
    <w:rsid w:val="004977AA"/>
    <w:rsid w:val="00497FC9"/>
    <w:rsid w:val="004A0307"/>
    <w:rsid w:val="004A0E0D"/>
    <w:rsid w:val="004A0FD5"/>
    <w:rsid w:val="004A1BE7"/>
    <w:rsid w:val="004A22C4"/>
    <w:rsid w:val="004A4FF9"/>
    <w:rsid w:val="004A5548"/>
    <w:rsid w:val="004A6362"/>
    <w:rsid w:val="004A69C0"/>
    <w:rsid w:val="004B028C"/>
    <w:rsid w:val="004B08B1"/>
    <w:rsid w:val="004B09A4"/>
    <w:rsid w:val="004B0F75"/>
    <w:rsid w:val="004B1576"/>
    <w:rsid w:val="004B1CEA"/>
    <w:rsid w:val="004B1D30"/>
    <w:rsid w:val="004B203C"/>
    <w:rsid w:val="004B26A1"/>
    <w:rsid w:val="004B2BDA"/>
    <w:rsid w:val="004B3328"/>
    <w:rsid w:val="004B3405"/>
    <w:rsid w:val="004B34A6"/>
    <w:rsid w:val="004B448A"/>
    <w:rsid w:val="004B4932"/>
    <w:rsid w:val="004B4FA9"/>
    <w:rsid w:val="004B63E4"/>
    <w:rsid w:val="004B7223"/>
    <w:rsid w:val="004B786B"/>
    <w:rsid w:val="004B7A04"/>
    <w:rsid w:val="004B7E96"/>
    <w:rsid w:val="004C11CE"/>
    <w:rsid w:val="004C11F3"/>
    <w:rsid w:val="004C12BE"/>
    <w:rsid w:val="004C13AC"/>
    <w:rsid w:val="004C1788"/>
    <w:rsid w:val="004C2632"/>
    <w:rsid w:val="004C3200"/>
    <w:rsid w:val="004C3CA3"/>
    <w:rsid w:val="004C41B3"/>
    <w:rsid w:val="004C440C"/>
    <w:rsid w:val="004C4C94"/>
    <w:rsid w:val="004D0DC8"/>
    <w:rsid w:val="004D0FA0"/>
    <w:rsid w:val="004D15BB"/>
    <w:rsid w:val="004D2196"/>
    <w:rsid w:val="004D5CB7"/>
    <w:rsid w:val="004D5FA8"/>
    <w:rsid w:val="004D6289"/>
    <w:rsid w:val="004D6D18"/>
    <w:rsid w:val="004D7F65"/>
    <w:rsid w:val="004E024D"/>
    <w:rsid w:val="004E0490"/>
    <w:rsid w:val="004E1716"/>
    <w:rsid w:val="004E1C5D"/>
    <w:rsid w:val="004E2193"/>
    <w:rsid w:val="004E2AE6"/>
    <w:rsid w:val="004E2C0F"/>
    <w:rsid w:val="004E30AE"/>
    <w:rsid w:val="004E3D47"/>
    <w:rsid w:val="004E3E8F"/>
    <w:rsid w:val="004E4636"/>
    <w:rsid w:val="004E4E9B"/>
    <w:rsid w:val="004E4FFE"/>
    <w:rsid w:val="004E5BB0"/>
    <w:rsid w:val="004E6D1B"/>
    <w:rsid w:val="004E7838"/>
    <w:rsid w:val="004E7D5C"/>
    <w:rsid w:val="004F0AD5"/>
    <w:rsid w:val="004F1207"/>
    <w:rsid w:val="004F12CC"/>
    <w:rsid w:val="004F131D"/>
    <w:rsid w:val="004F1679"/>
    <w:rsid w:val="004F23C7"/>
    <w:rsid w:val="004F2589"/>
    <w:rsid w:val="004F25FA"/>
    <w:rsid w:val="004F32FD"/>
    <w:rsid w:val="004F40C7"/>
    <w:rsid w:val="004F4587"/>
    <w:rsid w:val="004F5CD9"/>
    <w:rsid w:val="004F63E2"/>
    <w:rsid w:val="004F6458"/>
    <w:rsid w:val="004F677E"/>
    <w:rsid w:val="004F699D"/>
    <w:rsid w:val="004F6D7B"/>
    <w:rsid w:val="00500A79"/>
    <w:rsid w:val="00500CA3"/>
    <w:rsid w:val="00500D06"/>
    <w:rsid w:val="00500F96"/>
    <w:rsid w:val="0050140A"/>
    <w:rsid w:val="00502667"/>
    <w:rsid w:val="00502751"/>
    <w:rsid w:val="005040D0"/>
    <w:rsid w:val="00504340"/>
    <w:rsid w:val="005054E2"/>
    <w:rsid w:val="00505FDA"/>
    <w:rsid w:val="00506A26"/>
    <w:rsid w:val="00506EDF"/>
    <w:rsid w:val="00507F92"/>
    <w:rsid w:val="005107A6"/>
    <w:rsid w:val="00512186"/>
    <w:rsid w:val="005122B4"/>
    <w:rsid w:val="005125AA"/>
    <w:rsid w:val="00512C9A"/>
    <w:rsid w:val="00512CC7"/>
    <w:rsid w:val="00513CAE"/>
    <w:rsid w:val="0051586E"/>
    <w:rsid w:val="00516217"/>
    <w:rsid w:val="00516245"/>
    <w:rsid w:val="0051628C"/>
    <w:rsid w:val="00516D5A"/>
    <w:rsid w:val="005174C5"/>
    <w:rsid w:val="005174F3"/>
    <w:rsid w:val="00517D5E"/>
    <w:rsid w:val="00517FD4"/>
    <w:rsid w:val="00520108"/>
    <w:rsid w:val="005208FD"/>
    <w:rsid w:val="005223C1"/>
    <w:rsid w:val="005235E2"/>
    <w:rsid w:val="00523B0A"/>
    <w:rsid w:val="005248DE"/>
    <w:rsid w:val="0052607C"/>
    <w:rsid w:val="005264DC"/>
    <w:rsid w:val="005272AF"/>
    <w:rsid w:val="0052776C"/>
    <w:rsid w:val="00527AF2"/>
    <w:rsid w:val="005314AE"/>
    <w:rsid w:val="005318F1"/>
    <w:rsid w:val="00531AFF"/>
    <w:rsid w:val="00531B97"/>
    <w:rsid w:val="00532A7C"/>
    <w:rsid w:val="00532BA7"/>
    <w:rsid w:val="005338C7"/>
    <w:rsid w:val="00533D6C"/>
    <w:rsid w:val="00533EC2"/>
    <w:rsid w:val="005342A3"/>
    <w:rsid w:val="005343AC"/>
    <w:rsid w:val="00534690"/>
    <w:rsid w:val="00535EAC"/>
    <w:rsid w:val="005367A6"/>
    <w:rsid w:val="00540012"/>
    <w:rsid w:val="0054165A"/>
    <w:rsid w:val="00543FF0"/>
    <w:rsid w:val="00544DFD"/>
    <w:rsid w:val="0054535E"/>
    <w:rsid w:val="0054668B"/>
    <w:rsid w:val="005473AD"/>
    <w:rsid w:val="00547EA5"/>
    <w:rsid w:val="005500B5"/>
    <w:rsid w:val="005511BA"/>
    <w:rsid w:val="00551613"/>
    <w:rsid w:val="00551805"/>
    <w:rsid w:val="00551D25"/>
    <w:rsid w:val="00553382"/>
    <w:rsid w:val="005537E5"/>
    <w:rsid w:val="0055402D"/>
    <w:rsid w:val="0055478D"/>
    <w:rsid w:val="005559F8"/>
    <w:rsid w:val="00556FF3"/>
    <w:rsid w:val="00557C1E"/>
    <w:rsid w:val="0056052C"/>
    <w:rsid w:val="00560AB2"/>
    <w:rsid w:val="00560FA5"/>
    <w:rsid w:val="005613DA"/>
    <w:rsid w:val="00562082"/>
    <w:rsid w:val="0056334E"/>
    <w:rsid w:val="00564035"/>
    <w:rsid w:val="0056441C"/>
    <w:rsid w:val="005653B9"/>
    <w:rsid w:val="0056566A"/>
    <w:rsid w:val="00565A55"/>
    <w:rsid w:val="00565DCB"/>
    <w:rsid w:val="00565DD4"/>
    <w:rsid w:val="005664FE"/>
    <w:rsid w:val="00567B6B"/>
    <w:rsid w:val="00570115"/>
    <w:rsid w:val="0057092D"/>
    <w:rsid w:val="00571142"/>
    <w:rsid w:val="00574A95"/>
    <w:rsid w:val="00574FE0"/>
    <w:rsid w:val="00575210"/>
    <w:rsid w:val="005754FD"/>
    <w:rsid w:val="005755E0"/>
    <w:rsid w:val="005759B6"/>
    <w:rsid w:val="00575D8D"/>
    <w:rsid w:val="00576564"/>
    <w:rsid w:val="00576AEF"/>
    <w:rsid w:val="00580330"/>
    <w:rsid w:val="00582405"/>
    <w:rsid w:val="005829C0"/>
    <w:rsid w:val="0058473D"/>
    <w:rsid w:val="00584FA0"/>
    <w:rsid w:val="00586042"/>
    <w:rsid w:val="00587347"/>
    <w:rsid w:val="00590C05"/>
    <w:rsid w:val="0059154B"/>
    <w:rsid w:val="00591BA9"/>
    <w:rsid w:val="005939D7"/>
    <w:rsid w:val="00596704"/>
    <w:rsid w:val="005A049C"/>
    <w:rsid w:val="005A1CBD"/>
    <w:rsid w:val="005A1D58"/>
    <w:rsid w:val="005A308F"/>
    <w:rsid w:val="005A3399"/>
    <w:rsid w:val="005A37F2"/>
    <w:rsid w:val="005A40A3"/>
    <w:rsid w:val="005A7C86"/>
    <w:rsid w:val="005B0131"/>
    <w:rsid w:val="005B0C7D"/>
    <w:rsid w:val="005B10A3"/>
    <w:rsid w:val="005B16AB"/>
    <w:rsid w:val="005B2BC2"/>
    <w:rsid w:val="005B2C32"/>
    <w:rsid w:val="005B2E86"/>
    <w:rsid w:val="005B2F65"/>
    <w:rsid w:val="005B31F9"/>
    <w:rsid w:val="005B3D5D"/>
    <w:rsid w:val="005B41C6"/>
    <w:rsid w:val="005B45FB"/>
    <w:rsid w:val="005B5D86"/>
    <w:rsid w:val="005B62D2"/>
    <w:rsid w:val="005B66EA"/>
    <w:rsid w:val="005B68C9"/>
    <w:rsid w:val="005B6A8E"/>
    <w:rsid w:val="005B6AF6"/>
    <w:rsid w:val="005B763A"/>
    <w:rsid w:val="005B7FE0"/>
    <w:rsid w:val="005C012A"/>
    <w:rsid w:val="005C09AA"/>
    <w:rsid w:val="005C1C17"/>
    <w:rsid w:val="005C370D"/>
    <w:rsid w:val="005C3BDD"/>
    <w:rsid w:val="005C4217"/>
    <w:rsid w:val="005C4A06"/>
    <w:rsid w:val="005C5628"/>
    <w:rsid w:val="005C62FD"/>
    <w:rsid w:val="005C6CB5"/>
    <w:rsid w:val="005C6F2D"/>
    <w:rsid w:val="005C720A"/>
    <w:rsid w:val="005C7603"/>
    <w:rsid w:val="005D28D0"/>
    <w:rsid w:val="005D291F"/>
    <w:rsid w:val="005D391F"/>
    <w:rsid w:val="005D5629"/>
    <w:rsid w:val="005D580E"/>
    <w:rsid w:val="005D5A1D"/>
    <w:rsid w:val="005D5D2A"/>
    <w:rsid w:val="005D78E0"/>
    <w:rsid w:val="005D7951"/>
    <w:rsid w:val="005D7C71"/>
    <w:rsid w:val="005E0649"/>
    <w:rsid w:val="005E1294"/>
    <w:rsid w:val="005E19AF"/>
    <w:rsid w:val="005E285C"/>
    <w:rsid w:val="005E3850"/>
    <w:rsid w:val="005E3CA4"/>
    <w:rsid w:val="005E42AB"/>
    <w:rsid w:val="005E5142"/>
    <w:rsid w:val="005E5D80"/>
    <w:rsid w:val="005E5DB9"/>
    <w:rsid w:val="005E5EF0"/>
    <w:rsid w:val="005E634A"/>
    <w:rsid w:val="005E6D34"/>
    <w:rsid w:val="005E6F95"/>
    <w:rsid w:val="005E6FEA"/>
    <w:rsid w:val="005F045F"/>
    <w:rsid w:val="005F06E7"/>
    <w:rsid w:val="005F1B1F"/>
    <w:rsid w:val="005F2ACD"/>
    <w:rsid w:val="005F2F0A"/>
    <w:rsid w:val="005F32C0"/>
    <w:rsid w:val="005F3745"/>
    <w:rsid w:val="005F38CC"/>
    <w:rsid w:val="005F398D"/>
    <w:rsid w:val="005F3CB9"/>
    <w:rsid w:val="005F3F76"/>
    <w:rsid w:val="005F4024"/>
    <w:rsid w:val="005F43A9"/>
    <w:rsid w:val="005F458D"/>
    <w:rsid w:val="005F571E"/>
    <w:rsid w:val="005F6950"/>
    <w:rsid w:val="005F6D17"/>
    <w:rsid w:val="005F7BB7"/>
    <w:rsid w:val="00600473"/>
    <w:rsid w:val="006008FB"/>
    <w:rsid w:val="0060295A"/>
    <w:rsid w:val="00603D65"/>
    <w:rsid w:val="006069B7"/>
    <w:rsid w:val="0061010A"/>
    <w:rsid w:val="00610299"/>
    <w:rsid w:val="00611CBB"/>
    <w:rsid w:val="00611D41"/>
    <w:rsid w:val="0061204C"/>
    <w:rsid w:val="00614DFE"/>
    <w:rsid w:val="0061601D"/>
    <w:rsid w:val="006167B4"/>
    <w:rsid w:val="00616FE4"/>
    <w:rsid w:val="00617061"/>
    <w:rsid w:val="006212E5"/>
    <w:rsid w:val="0062142A"/>
    <w:rsid w:val="0062275A"/>
    <w:rsid w:val="0062360D"/>
    <w:rsid w:val="006237C6"/>
    <w:rsid w:val="00624118"/>
    <w:rsid w:val="00624DD5"/>
    <w:rsid w:val="006261D8"/>
    <w:rsid w:val="0062646B"/>
    <w:rsid w:val="00626B99"/>
    <w:rsid w:val="00627E7C"/>
    <w:rsid w:val="006302D1"/>
    <w:rsid w:val="00630650"/>
    <w:rsid w:val="00633049"/>
    <w:rsid w:val="00633D47"/>
    <w:rsid w:val="0063452C"/>
    <w:rsid w:val="0063595B"/>
    <w:rsid w:val="00635BB1"/>
    <w:rsid w:val="00636C4D"/>
    <w:rsid w:val="00636E84"/>
    <w:rsid w:val="006409FB"/>
    <w:rsid w:val="00641B36"/>
    <w:rsid w:val="006431C4"/>
    <w:rsid w:val="00643A61"/>
    <w:rsid w:val="00644925"/>
    <w:rsid w:val="00644AB7"/>
    <w:rsid w:val="00644E3F"/>
    <w:rsid w:val="00645822"/>
    <w:rsid w:val="00646194"/>
    <w:rsid w:val="00647E1C"/>
    <w:rsid w:val="00647ED5"/>
    <w:rsid w:val="00650B7A"/>
    <w:rsid w:val="006520DA"/>
    <w:rsid w:val="00652DE8"/>
    <w:rsid w:val="006532CB"/>
    <w:rsid w:val="00655578"/>
    <w:rsid w:val="00656084"/>
    <w:rsid w:val="00656897"/>
    <w:rsid w:val="00660883"/>
    <w:rsid w:val="00661E83"/>
    <w:rsid w:val="0066312D"/>
    <w:rsid w:val="0066375C"/>
    <w:rsid w:val="006637B7"/>
    <w:rsid w:val="006641D1"/>
    <w:rsid w:val="00665DB5"/>
    <w:rsid w:val="006679B3"/>
    <w:rsid w:val="00667FD1"/>
    <w:rsid w:val="00670970"/>
    <w:rsid w:val="00671C12"/>
    <w:rsid w:val="006732A5"/>
    <w:rsid w:val="006733BE"/>
    <w:rsid w:val="00676E0E"/>
    <w:rsid w:val="006775C1"/>
    <w:rsid w:val="00677ED9"/>
    <w:rsid w:val="006802EE"/>
    <w:rsid w:val="006803EA"/>
    <w:rsid w:val="006805B5"/>
    <w:rsid w:val="00680644"/>
    <w:rsid w:val="00680990"/>
    <w:rsid w:val="00680D76"/>
    <w:rsid w:val="00681F06"/>
    <w:rsid w:val="00682367"/>
    <w:rsid w:val="00682629"/>
    <w:rsid w:val="0068380A"/>
    <w:rsid w:val="00684096"/>
    <w:rsid w:val="006842E4"/>
    <w:rsid w:val="006851A6"/>
    <w:rsid w:val="00685455"/>
    <w:rsid w:val="00685B7F"/>
    <w:rsid w:val="006871AF"/>
    <w:rsid w:val="00687F1D"/>
    <w:rsid w:val="00690757"/>
    <w:rsid w:val="00690AF9"/>
    <w:rsid w:val="00691500"/>
    <w:rsid w:val="00691A2A"/>
    <w:rsid w:val="00692C20"/>
    <w:rsid w:val="00692C8B"/>
    <w:rsid w:val="006937BF"/>
    <w:rsid w:val="00694264"/>
    <w:rsid w:val="006946D4"/>
    <w:rsid w:val="00694C03"/>
    <w:rsid w:val="00694D01"/>
    <w:rsid w:val="00695253"/>
    <w:rsid w:val="00695D5E"/>
    <w:rsid w:val="00695E3D"/>
    <w:rsid w:val="0069656F"/>
    <w:rsid w:val="00696A18"/>
    <w:rsid w:val="00696C4F"/>
    <w:rsid w:val="006971D7"/>
    <w:rsid w:val="00697483"/>
    <w:rsid w:val="00697A77"/>
    <w:rsid w:val="006A013C"/>
    <w:rsid w:val="006A056E"/>
    <w:rsid w:val="006A114C"/>
    <w:rsid w:val="006A1BC7"/>
    <w:rsid w:val="006A266C"/>
    <w:rsid w:val="006A2834"/>
    <w:rsid w:val="006A365C"/>
    <w:rsid w:val="006A47B2"/>
    <w:rsid w:val="006A4EA3"/>
    <w:rsid w:val="006A5D32"/>
    <w:rsid w:val="006A64AE"/>
    <w:rsid w:val="006A69C7"/>
    <w:rsid w:val="006A7A75"/>
    <w:rsid w:val="006B0294"/>
    <w:rsid w:val="006B0657"/>
    <w:rsid w:val="006B1DEC"/>
    <w:rsid w:val="006B3DE6"/>
    <w:rsid w:val="006B4A05"/>
    <w:rsid w:val="006B4C33"/>
    <w:rsid w:val="006B504F"/>
    <w:rsid w:val="006B50B3"/>
    <w:rsid w:val="006B5139"/>
    <w:rsid w:val="006B5410"/>
    <w:rsid w:val="006B572D"/>
    <w:rsid w:val="006B5765"/>
    <w:rsid w:val="006B5AC3"/>
    <w:rsid w:val="006B6FF1"/>
    <w:rsid w:val="006B70C7"/>
    <w:rsid w:val="006B711A"/>
    <w:rsid w:val="006B7A5A"/>
    <w:rsid w:val="006C01BC"/>
    <w:rsid w:val="006C09CE"/>
    <w:rsid w:val="006C0E8D"/>
    <w:rsid w:val="006C46CB"/>
    <w:rsid w:val="006C49C7"/>
    <w:rsid w:val="006C4B02"/>
    <w:rsid w:val="006C5275"/>
    <w:rsid w:val="006C6310"/>
    <w:rsid w:val="006C6B2D"/>
    <w:rsid w:val="006D077E"/>
    <w:rsid w:val="006D11EB"/>
    <w:rsid w:val="006D11FC"/>
    <w:rsid w:val="006D2296"/>
    <w:rsid w:val="006D2AC0"/>
    <w:rsid w:val="006D2AD4"/>
    <w:rsid w:val="006D2BF3"/>
    <w:rsid w:val="006D2EA2"/>
    <w:rsid w:val="006D5009"/>
    <w:rsid w:val="006D5359"/>
    <w:rsid w:val="006D5654"/>
    <w:rsid w:val="006D6F82"/>
    <w:rsid w:val="006D7AA2"/>
    <w:rsid w:val="006D7BE0"/>
    <w:rsid w:val="006E010D"/>
    <w:rsid w:val="006E0204"/>
    <w:rsid w:val="006E1273"/>
    <w:rsid w:val="006E3556"/>
    <w:rsid w:val="006E3E5A"/>
    <w:rsid w:val="006E4948"/>
    <w:rsid w:val="006E4D7A"/>
    <w:rsid w:val="006E57A4"/>
    <w:rsid w:val="006E5A2F"/>
    <w:rsid w:val="006E5CE0"/>
    <w:rsid w:val="006E6921"/>
    <w:rsid w:val="006E78EC"/>
    <w:rsid w:val="006F0936"/>
    <w:rsid w:val="006F1948"/>
    <w:rsid w:val="006F1DA2"/>
    <w:rsid w:val="006F2017"/>
    <w:rsid w:val="006F29F7"/>
    <w:rsid w:val="006F2EFC"/>
    <w:rsid w:val="006F3EB8"/>
    <w:rsid w:val="006F49F0"/>
    <w:rsid w:val="006F4E73"/>
    <w:rsid w:val="006F529F"/>
    <w:rsid w:val="006F531D"/>
    <w:rsid w:val="006F692C"/>
    <w:rsid w:val="006F6CA6"/>
    <w:rsid w:val="006F78A6"/>
    <w:rsid w:val="00700D5C"/>
    <w:rsid w:val="0070157C"/>
    <w:rsid w:val="00701706"/>
    <w:rsid w:val="00701FEC"/>
    <w:rsid w:val="00702611"/>
    <w:rsid w:val="00703F6F"/>
    <w:rsid w:val="007048C3"/>
    <w:rsid w:val="00706698"/>
    <w:rsid w:val="00706A68"/>
    <w:rsid w:val="00706D10"/>
    <w:rsid w:val="00707D53"/>
    <w:rsid w:val="007112CA"/>
    <w:rsid w:val="00711463"/>
    <w:rsid w:val="00711AC8"/>
    <w:rsid w:val="0071211C"/>
    <w:rsid w:val="00713588"/>
    <w:rsid w:val="0071496A"/>
    <w:rsid w:val="00714CEF"/>
    <w:rsid w:val="00716227"/>
    <w:rsid w:val="0071675D"/>
    <w:rsid w:val="00717243"/>
    <w:rsid w:val="007202B9"/>
    <w:rsid w:val="007204C0"/>
    <w:rsid w:val="00720886"/>
    <w:rsid w:val="00720B23"/>
    <w:rsid w:val="00721764"/>
    <w:rsid w:val="00721917"/>
    <w:rsid w:val="00722050"/>
    <w:rsid w:val="007220F5"/>
    <w:rsid w:val="007236FA"/>
    <w:rsid w:val="00724397"/>
    <w:rsid w:val="0072473C"/>
    <w:rsid w:val="007250CF"/>
    <w:rsid w:val="00725BEE"/>
    <w:rsid w:val="00726644"/>
    <w:rsid w:val="00726A7B"/>
    <w:rsid w:val="00732218"/>
    <w:rsid w:val="007323F4"/>
    <w:rsid w:val="00733187"/>
    <w:rsid w:val="0073367F"/>
    <w:rsid w:val="007355BA"/>
    <w:rsid w:val="00735A19"/>
    <w:rsid w:val="007367FB"/>
    <w:rsid w:val="00737C6D"/>
    <w:rsid w:val="007404B6"/>
    <w:rsid w:val="00740973"/>
    <w:rsid w:val="00740F31"/>
    <w:rsid w:val="00741C87"/>
    <w:rsid w:val="00742697"/>
    <w:rsid w:val="00742761"/>
    <w:rsid w:val="00742CF4"/>
    <w:rsid w:val="00743A5F"/>
    <w:rsid w:val="00743C72"/>
    <w:rsid w:val="00745B81"/>
    <w:rsid w:val="00747A70"/>
    <w:rsid w:val="00747DF2"/>
    <w:rsid w:val="00750F13"/>
    <w:rsid w:val="007512A5"/>
    <w:rsid w:val="00751588"/>
    <w:rsid w:val="00751CAE"/>
    <w:rsid w:val="00751DE2"/>
    <w:rsid w:val="00752889"/>
    <w:rsid w:val="00752DE2"/>
    <w:rsid w:val="0075515F"/>
    <w:rsid w:val="00755763"/>
    <w:rsid w:val="00755A99"/>
    <w:rsid w:val="0076082D"/>
    <w:rsid w:val="0076092E"/>
    <w:rsid w:val="00761188"/>
    <w:rsid w:val="00762CF8"/>
    <w:rsid w:val="0076365C"/>
    <w:rsid w:val="0076395E"/>
    <w:rsid w:val="00765D08"/>
    <w:rsid w:val="00765F12"/>
    <w:rsid w:val="007666D3"/>
    <w:rsid w:val="00770408"/>
    <w:rsid w:val="007709C5"/>
    <w:rsid w:val="00770A0B"/>
    <w:rsid w:val="00770B0E"/>
    <w:rsid w:val="00770B5A"/>
    <w:rsid w:val="00770CEC"/>
    <w:rsid w:val="00771502"/>
    <w:rsid w:val="00771DFE"/>
    <w:rsid w:val="0077215D"/>
    <w:rsid w:val="007721A4"/>
    <w:rsid w:val="00772CA1"/>
    <w:rsid w:val="00772F86"/>
    <w:rsid w:val="007731F1"/>
    <w:rsid w:val="00774234"/>
    <w:rsid w:val="007754DD"/>
    <w:rsid w:val="007755D0"/>
    <w:rsid w:val="00777BFF"/>
    <w:rsid w:val="00777C5B"/>
    <w:rsid w:val="00780232"/>
    <w:rsid w:val="0078108D"/>
    <w:rsid w:val="00781134"/>
    <w:rsid w:val="007829FD"/>
    <w:rsid w:val="007831CD"/>
    <w:rsid w:val="00784746"/>
    <w:rsid w:val="007848DA"/>
    <w:rsid w:val="00784D25"/>
    <w:rsid w:val="007850C2"/>
    <w:rsid w:val="00785179"/>
    <w:rsid w:val="0078596F"/>
    <w:rsid w:val="00786029"/>
    <w:rsid w:val="00786946"/>
    <w:rsid w:val="00786B42"/>
    <w:rsid w:val="00790811"/>
    <w:rsid w:val="0079100B"/>
    <w:rsid w:val="00791068"/>
    <w:rsid w:val="0079181F"/>
    <w:rsid w:val="007938E3"/>
    <w:rsid w:val="00794305"/>
    <w:rsid w:val="007944BB"/>
    <w:rsid w:val="00794650"/>
    <w:rsid w:val="00794853"/>
    <w:rsid w:val="00794C3F"/>
    <w:rsid w:val="00795AE2"/>
    <w:rsid w:val="007964BD"/>
    <w:rsid w:val="00796622"/>
    <w:rsid w:val="007966BC"/>
    <w:rsid w:val="00797522"/>
    <w:rsid w:val="007979FC"/>
    <w:rsid w:val="00797ABB"/>
    <w:rsid w:val="007A054B"/>
    <w:rsid w:val="007A0574"/>
    <w:rsid w:val="007A0C44"/>
    <w:rsid w:val="007A0C71"/>
    <w:rsid w:val="007A152C"/>
    <w:rsid w:val="007A20ED"/>
    <w:rsid w:val="007A2DE8"/>
    <w:rsid w:val="007A4322"/>
    <w:rsid w:val="007A43A8"/>
    <w:rsid w:val="007A484E"/>
    <w:rsid w:val="007A4A1F"/>
    <w:rsid w:val="007A5038"/>
    <w:rsid w:val="007A599E"/>
    <w:rsid w:val="007A614A"/>
    <w:rsid w:val="007A6E0D"/>
    <w:rsid w:val="007A764A"/>
    <w:rsid w:val="007B064F"/>
    <w:rsid w:val="007B073F"/>
    <w:rsid w:val="007B0889"/>
    <w:rsid w:val="007B11CE"/>
    <w:rsid w:val="007B2E3E"/>
    <w:rsid w:val="007B313D"/>
    <w:rsid w:val="007B3654"/>
    <w:rsid w:val="007B4BC7"/>
    <w:rsid w:val="007B53FA"/>
    <w:rsid w:val="007B58ED"/>
    <w:rsid w:val="007B5A41"/>
    <w:rsid w:val="007B740D"/>
    <w:rsid w:val="007B755B"/>
    <w:rsid w:val="007C1324"/>
    <w:rsid w:val="007C1647"/>
    <w:rsid w:val="007C17DC"/>
    <w:rsid w:val="007C31DB"/>
    <w:rsid w:val="007C39D5"/>
    <w:rsid w:val="007C5F0B"/>
    <w:rsid w:val="007C653F"/>
    <w:rsid w:val="007C7EB5"/>
    <w:rsid w:val="007D0058"/>
    <w:rsid w:val="007D3C3A"/>
    <w:rsid w:val="007D3E40"/>
    <w:rsid w:val="007D4226"/>
    <w:rsid w:val="007D477F"/>
    <w:rsid w:val="007D58DE"/>
    <w:rsid w:val="007D5CE8"/>
    <w:rsid w:val="007D6E24"/>
    <w:rsid w:val="007D7A9B"/>
    <w:rsid w:val="007E09CC"/>
    <w:rsid w:val="007E0ED6"/>
    <w:rsid w:val="007E1E03"/>
    <w:rsid w:val="007E1E59"/>
    <w:rsid w:val="007E2742"/>
    <w:rsid w:val="007E4060"/>
    <w:rsid w:val="007E500A"/>
    <w:rsid w:val="007E636D"/>
    <w:rsid w:val="007E644E"/>
    <w:rsid w:val="007E6842"/>
    <w:rsid w:val="007F0223"/>
    <w:rsid w:val="007F02A3"/>
    <w:rsid w:val="007F04E5"/>
    <w:rsid w:val="007F0A64"/>
    <w:rsid w:val="007F0A96"/>
    <w:rsid w:val="007F1A2E"/>
    <w:rsid w:val="007F2AE1"/>
    <w:rsid w:val="007F393A"/>
    <w:rsid w:val="007F3E1A"/>
    <w:rsid w:val="007F411D"/>
    <w:rsid w:val="007F49EC"/>
    <w:rsid w:val="007F4A3D"/>
    <w:rsid w:val="007F4B79"/>
    <w:rsid w:val="007F68DF"/>
    <w:rsid w:val="007F77F1"/>
    <w:rsid w:val="007F7A59"/>
    <w:rsid w:val="00800A39"/>
    <w:rsid w:val="00800C9A"/>
    <w:rsid w:val="00801943"/>
    <w:rsid w:val="00802A64"/>
    <w:rsid w:val="0080374F"/>
    <w:rsid w:val="00804202"/>
    <w:rsid w:val="00804C43"/>
    <w:rsid w:val="008057EB"/>
    <w:rsid w:val="00805907"/>
    <w:rsid w:val="00806B17"/>
    <w:rsid w:val="00810573"/>
    <w:rsid w:val="00810A8E"/>
    <w:rsid w:val="00810E52"/>
    <w:rsid w:val="00810FCE"/>
    <w:rsid w:val="00811E58"/>
    <w:rsid w:val="0081274B"/>
    <w:rsid w:val="00812D3B"/>
    <w:rsid w:val="00813392"/>
    <w:rsid w:val="00813A4E"/>
    <w:rsid w:val="00814EAA"/>
    <w:rsid w:val="0081502F"/>
    <w:rsid w:val="00815079"/>
    <w:rsid w:val="0081742D"/>
    <w:rsid w:val="008177FD"/>
    <w:rsid w:val="00820563"/>
    <w:rsid w:val="008215D4"/>
    <w:rsid w:val="00821956"/>
    <w:rsid w:val="00821AF4"/>
    <w:rsid w:val="00821B93"/>
    <w:rsid w:val="00821E9A"/>
    <w:rsid w:val="00823BD7"/>
    <w:rsid w:val="00823BEC"/>
    <w:rsid w:val="008241DD"/>
    <w:rsid w:val="00824ACC"/>
    <w:rsid w:val="00825563"/>
    <w:rsid w:val="00826286"/>
    <w:rsid w:val="008268D4"/>
    <w:rsid w:val="00827011"/>
    <w:rsid w:val="008305E9"/>
    <w:rsid w:val="00830A1E"/>
    <w:rsid w:val="00830C33"/>
    <w:rsid w:val="008320E9"/>
    <w:rsid w:val="008345F6"/>
    <w:rsid w:val="00834B23"/>
    <w:rsid w:val="0083502E"/>
    <w:rsid w:val="00837BE6"/>
    <w:rsid w:val="00837E7B"/>
    <w:rsid w:val="00840675"/>
    <w:rsid w:val="00840AEB"/>
    <w:rsid w:val="00841131"/>
    <w:rsid w:val="008420D2"/>
    <w:rsid w:val="008429CC"/>
    <w:rsid w:val="00842E53"/>
    <w:rsid w:val="00843C21"/>
    <w:rsid w:val="00844AF6"/>
    <w:rsid w:val="00845B1C"/>
    <w:rsid w:val="00846DA4"/>
    <w:rsid w:val="00847640"/>
    <w:rsid w:val="008479B4"/>
    <w:rsid w:val="0085213F"/>
    <w:rsid w:val="00852853"/>
    <w:rsid w:val="008529BC"/>
    <w:rsid w:val="00852B28"/>
    <w:rsid w:val="008534F0"/>
    <w:rsid w:val="0085407F"/>
    <w:rsid w:val="00854BEC"/>
    <w:rsid w:val="00855986"/>
    <w:rsid w:val="00856254"/>
    <w:rsid w:val="00856B18"/>
    <w:rsid w:val="00856FEF"/>
    <w:rsid w:val="00860AFC"/>
    <w:rsid w:val="00860EDE"/>
    <w:rsid w:val="00861003"/>
    <w:rsid w:val="0086135A"/>
    <w:rsid w:val="008616F4"/>
    <w:rsid w:val="0086205B"/>
    <w:rsid w:val="0086388F"/>
    <w:rsid w:val="00864352"/>
    <w:rsid w:val="008648AD"/>
    <w:rsid w:val="008657BD"/>
    <w:rsid w:val="008664F0"/>
    <w:rsid w:val="00866B1A"/>
    <w:rsid w:val="00867DE1"/>
    <w:rsid w:val="00870F9A"/>
    <w:rsid w:val="00872482"/>
    <w:rsid w:val="00872632"/>
    <w:rsid w:val="0087299D"/>
    <w:rsid w:val="00872A31"/>
    <w:rsid w:val="00873390"/>
    <w:rsid w:val="008733FB"/>
    <w:rsid w:val="008740D8"/>
    <w:rsid w:val="00874BAC"/>
    <w:rsid w:val="00875146"/>
    <w:rsid w:val="00875CE3"/>
    <w:rsid w:val="00876A12"/>
    <w:rsid w:val="00876A93"/>
    <w:rsid w:val="00876D9F"/>
    <w:rsid w:val="00877480"/>
    <w:rsid w:val="008778DE"/>
    <w:rsid w:val="00881316"/>
    <w:rsid w:val="00881661"/>
    <w:rsid w:val="00881BF1"/>
    <w:rsid w:val="008822C3"/>
    <w:rsid w:val="00883182"/>
    <w:rsid w:val="00883F02"/>
    <w:rsid w:val="008843B0"/>
    <w:rsid w:val="0088442E"/>
    <w:rsid w:val="00884556"/>
    <w:rsid w:val="00885219"/>
    <w:rsid w:val="00885A65"/>
    <w:rsid w:val="00886B68"/>
    <w:rsid w:val="00887582"/>
    <w:rsid w:val="00887D3C"/>
    <w:rsid w:val="00891378"/>
    <w:rsid w:val="00891F27"/>
    <w:rsid w:val="00892043"/>
    <w:rsid w:val="00892280"/>
    <w:rsid w:val="0089311B"/>
    <w:rsid w:val="008953ED"/>
    <w:rsid w:val="0089560F"/>
    <w:rsid w:val="0089565C"/>
    <w:rsid w:val="00895A5C"/>
    <w:rsid w:val="0089706E"/>
    <w:rsid w:val="008970A6"/>
    <w:rsid w:val="008A1937"/>
    <w:rsid w:val="008A212C"/>
    <w:rsid w:val="008A304B"/>
    <w:rsid w:val="008A3E46"/>
    <w:rsid w:val="008A58D1"/>
    <w:rsid w:val="008A791A"/>
    <w:rsid w:val="008A7932"/>
    <w:rsid w:val="008B03D4"/>
    <w:rsid w:val="008B1148"/>
    <w:rsid w:val="008B117E"/>
    <w:rsid w:val="008B1D9C"/>
    <w:rsid w:val="008B35DC"/>
    <w:rsid w:val="008B37E2"/>
    <w:rsid w:val="008B3D45"/>
    <w:rsid w:val="008B3E2D"/>
    <w:rsid w:val="008B4161"/>
    <w:rsid w:val="008B534B"/>
    <w:rsid w:val="008B54D1"/>
    <w:rsid w:val="008B690E"/>
    <w:rsid w:val="008B6F98"/>
    <w:rsid w:val="008C13B9"/>
    <w:rsid w:val="008C1F33"/>
    <w:rsid w:val="008C202C"/>
    <w:rsid w:val="008C22F2"/>
    <w:rsid w:val="008C256D"/>
    <w:rsid w:val="008C3915"/>
    <w:rsid w:val="008C4616"/>
    <w:rsid w:val="008C46EB"/>
    <w:rsid w:val="008C4A7D"/>
    <w:rsid w:val="008C4B59"/>
    <w:rsid w:val="008C630D"/>
    <w:rsid w:val="008C6780"/>
    <w:rsid w:val="008C6793"/>
    <w:rsid w:val="008C6862"/>
    <w:rsid w:val="008C688C"/>
    <w:rsid w:val="008C6B8C"/>
    <w:rsid w:val="008C6F8F"/>
    <w:rsid w:val="008C7204"/>
    <w:rsid w:val="008C767B"/>
    <w:rsid w:val="008C7714"/>
    <w:rsid w:val="008C799B"/>
    <w:rsid w:val="008C7CE2"/>
    <w:rsid w:val="008D02A4"/>
    <w:rsid w:val="008D1597"/>
    <w:rsid w:val="008D18D3"/>
    <w:rsid w:val="008D2119"/>
    <w:rsid w:val="008D2F09"/>
    <w:rsid w:val="008D430A"/>
    <w:rsid w:val="008D4E82"/>
    <w:rsid w:val="008D521E"/>
    <w:rsid w:val="008D6554"/>
    <w:rsid w:val="008D6A3A"/>
    <w:rsid w:val="008D75D9"/>
    <w:rsid w:val="008D7D8F"/>
    <w:rsid w:val="008D7F88"/>
    <w:rsid w:val="008E092B"/>
    <w:rsid w:val="008E29F1"/>
    <w:rsid w:val="008E356C"/>
    <w:rsid w:val="008E54FA"/>
    <w:rsid w:val="008E5ADC"/>
    <w:rsid w:val="008E5D63"/>
    <w:rsid w:val="008E5E18"/>
    <w:rsid w:val="008E5E9C"/>
    <w:rsid w:val="008E66C9"/>
    <w:rsid w:val="008E719F"/>
    <w:rsid w:val="008E790F"/>
    <w:rsid w:val="008F1B8D"/>
    <w:rsid w:val="008F2C4B"/>
    <w:rsid w:val="008F2C50"/>
    <w:rsid w:val="008F37B8"/>
    <w:rsid w:val="008F3AF3"/>
    <w:rsid w:val="008F4166"/>
    <w:rsid w:val="008F44E7"/>
    <w:rsid w:val="008F4B24"/>
    <w:rsid w:val="008F5100"/>
    <w:rsid w:val="008F5A5F"/>
    <w:rsid w:val="008F6406"/>
    <w:rsid w:val="008F6ECF"/>
    <w:rsid w:val="008F7D61"/>
    <w:rsid w:val="00900C1B"/>
    <w:rsid w:val="009027C1"/>
    <w:rsid w:val="009031C1"/>
    <w:rsid w:val="009049C8"/>
    <w:rsid w:val="00904AA6"/>
    <w:rsid w:val="00904CBF"/>
    <w:rsid w:val="0090576F"/>
    <w:rsid w:val="00905807"/>
    <w:rsid w:val="0090608E"/>
    <w:rsid w:val="009061E2"/>
    <w:rsid w:val="00906953"/>
    <w:rsid w:val="00910A00"/>
    <w:rsid w:val="009111AD"/>
    <w:rsid w:val="00913DF8"/>
    <w:rsid w:val="009145E8"/>
    <w:rsid w:val="0091462C"/>
    <w:rsid w:val="0091521D"/>
    <w:rsid w:val="009154F8"/>
    <w:rsid w:val="00915B46"/>
    <w:rsid w:val="009161E1"/>
    <w:rsid w:val="00916529"/>
    <w:rsid w:val="00916D6E"/>
    <w:rsid w:val="00916DF7"/>
    <w:rsid w:val="00916EBD"/>
    <w:rsid w:val="00917230"/>
    <w:rsid w:val="009173B9"/>
    <w:rsid w:val="00917A82"/>
    <w:rsid w:val="0092056D"/>
    <w:rsid w:val="009211D0"/>
    <w:rsid w:val="0092191E"/>
    <w:rsid w:val="009237DF"/>
    <w:rsid w:val="0092392B"/>
    <w:rsid w:val="00923CB5"/>
    <w:rsid w:val="00924DDD"/>
    <w:rsid w:val="00925389"/>
    <w:rsid w:val="00925517"/>
    <w:rsid w:val="0092641B"/>
    <w:rsid w:val="00926652"/>
    <w:rsid w:val="00926BFE"/>
    <w:rsid w:val="00927088"/>
    <w:rsid w:val="009306CC"/>
    <w:rsid w:val="00930934"/>
    <w:rsid w:val="009318D6"/>
    <w:rsid w:val="00931BF6"/>
    <w:rsid w:val="0093224F"/>
    <w:rsid w:val="00934307"/>
    <w:rsid w:val="00934972"/>
    <w:rsid w:val="009353FD"/>
    <w:rsid w:val="00936D96"/>
    <w:rsid w:val="00942BCD"/>
    <w:rsid w:val="00943601"/>
    <w:rsid w:val="00943A15"/>
    <w:rsid w:val="00944E73"/>
    <w:rsid w:val="00945D48"/>
    <w:rsid w:val="00945FCB"/>
    <w:rsid w:val="00946461"/>
    <w:rsid w:val="00950637"/>
    <w:rsid w:val="00950F51"/>
    <w:rsid w:val="009511F4"/>
    <w:rsid w:val="0095168C"/>
    <w:rsid w:val="00951ECD"/>
    <w:rsid w:val="009522F1"/>
    <w:rsid w:val="00952C57"/>
    <w:rsid w:val="00952EAF"/>
    <w:rsid w:val="009533BF"/>
    <w:rsid w:val="00953C78"/>
    <w:rsid w:val="009543EB"/>
    <w:rsid w:val="00954737"/>
    <w:rsid w:val="009557EF"/>
    <w:rsid w:val="00956365"/>
    <w:rsid w:val="00956685"/>
    <w:rsid w:val="00960D7F"/>
    <w:rsid w:val="0096137D"/>
    <w:rsid w:val="00962A16"/>
    <w:rsid w:val="0096301F"/>
    <w:rsid w:val="00963719"/>
    <w:rsid w:val="00963914"/>
    <w:rsid w:val="00964700"/>
    <w:rsid w:val="00964D24"/>
    <w:rsid w:val="009650A7"/>
    <w:rsid w:val="00965143"/>
    <w:rsid w:val="00970207"/>
    <w:rsid w:val="00970AC4"/>
    <w:rsid w:val="00970EA0"/>
    <w:rsid w:val="009712CE"/>
    <w:rsid w:val="009713C8"/>
    <w:rsid w:val="0097171B"/>
    <w:rsid w:val="009727EF"/>
    <w:rsid w:val="00972F36"/>
    <w:rsid w:val="00972F46"/>
    <w:rsid w:val="0097313E"/>
    <w:rsid w:val="009732CE"/>
    <w:rsid w:val="00974897"/>
    <w:rsid w:val="00974C04"/>
    <w:rsid w:val="0097569C"/>
    <w:rsid w:val="00975895"/>
    <w:rsid w:val="00975BDF"/>
    <w:rsid w:val="009773E7"/>
    <w:rsid w:val="00980465"/>
    <w:rsid w:val="009808E1"/>
    <w:rsid w:val="00980FE8"/>
    <w:rsid w:val="00981652"/>
    <w:rsid w:val="00981A6C"/>
    <w:rsid w:val="00982272"/>
    <w:rsid w:val="009827EA"/>
    <w:rsid w:val="0098298A"/>
    <w:rsid w:val="00982D3C"/>
    <w:rsid w:val="0098363C"/>
    <w:rsid w:val="00985142"/>
    <w:rsid w:val="00985504"/>
    <w:rsid w:val="009855C8"/>
    <w:rsid w:val="00985746"/>
    <w:rsid w:val="00985A7D"/>
    <w:rsid w:val="00985FE7"/>
    <w:rsid w:val="00986E77"/>
    <w:rsid w:val="00987773"/>
    <w:rsid w:val="00987C4A"/>
    <w:rsid w:val="00987EAF"/>
    <w:rsid w:val="009901A0"/>
    <w:rsid w:val="00990F38"/>
    <w:rsid w:val="0099131C"/>
    <w:rsid w:val="00991EDB"/>
    <w:rsid w:val="00992181"/>
    <w:rsid w:val="009929A2"/>
    <w:rsid w:val="00995E0C"/>
    <w:rsid w:val="00995F1D"/>
    <w:rsid w:val="00997078"/>
    <w:rsid w:val="00997CC8"/>
    <w:rsid w:val="009A0843"/>
    <w:rsid w:val="009A0D6A"/>
    <w:rsid w:val="009A1B75"/>
    <w:rsid w:val="009A1CD9"/>
    <w:rsid w:val="009A260A"/>
    <w:rsid w:val="009A2922"/>
    <w:rsid w:val="009A32E0"/>
    <w:rsid w:val="009A3BCB"/>
    <w:rsid w:val="009A4334"/>
    <w:rsid w:val="009A43E1"/>
    <w:rsid w:val="009A46B0"/>
    <w:rsid w:val="009A47CF"/>
    <w:rsid w:val="009A495D"/>
    <w:rsid w:val="009A4C4D"/>
    <w:rsid w:val="009A53A1"/>
    <w:rsid w:val="009A5B2C"/>
    <w:rsid w:val="009A5E47"/>
    <w:rsid w:val="009A65B0"/>
    <w:rsid w:val="009A6C16"/>
    <w:rsid w:val="009A7EB5"/>
    <w:rsid w:val="009A7F08"/>
    <w:rsid w:val="009B02DD"/>
    <w:rsid w:val="009B110D"/>
    <w:rsid w:val="009B11D5"/>
    <w:rsid w:val="009B138C"/>
    <w:rsid w:val="009B168F"/>
    <w:rsid w:val="009B2116"/>
    <w:rsid w:val="009B40B2"/>
    <w:rsid w:val="009B4729"/>
    <w:rsid w:val="009B5576"/>
    <w:rsid w:val="009B55ED"/>
    <w:rsid w:val="009B60CE"/>
    <w:rsid w:val="009B7149"/>
    <w:rsid w:val="009B7B0A"/>
    <w:rsid w:val="009C00CB"/>
    <w:rsid w:val="009C08DD"/>
    <w:rsid w:val="009C2BBB"/>
    <w:rsid w:val="009C2C0C"/>
    <w:rsid w:val="009C3F77"/>
    <w:rsid w:val="009C4108"/>
    <w:rsid w:val="009D0C0D"/>
    <w:rsid w:val="009D15AF"/>
    <w:rsid w:val="009D19DF"/>
    <w:rsid w:val="009D26CE"/>
    <w:rsid w:val="009D30F0"/>
    <w:rsid w:val="009D3CD4"/>
    <w:rsid w:val="009D3E8A"/>
    <w:rsid w:val="009D4AC8"/>
    <w:rsid w:val="009D4B71"/>
    <w:rsid w:val="009D5C23"/>
    <w:rsid w:val="009D622C"/>
    <w:rsid w:val="009E029E"/>
    <w:rsid w:val="009E042A"/>
    <w:rsid w:val="009E0DCB"/>
    <w:rsid w:val="009E1555"/>
    <w:rsid w:val="009E1EC2"/>
    <w:rsid w:val="009E2CDA"/>
    <w:rsid w:val="009E3CFB"/>
    <w:rsid w:val="009E497B"/>
    <w:rsid w:val="009E4EF2"/>
    <w:rsid w:val="009E5D8E"/>
    <w:rsid w:val="009E628A"/>
    <w:rsid w:val="009E637E"/>
    <w:rsid w:val="009E6660"/>
    <w:rsid w:val="009E6D2F"/>
    <w:rsid w:val="009E76D3"/>
    <w:rsid w:val="009F0582"/>
    <w:rsid w:val="009F09F3"/>
    <w:rsid w:val="009F0B38"/>
    <w:rsid w:val="009F0CCA"/>
    <w:rsid w:val="009F173A"/>
    <w:rsid w:val="009F1B2A"/>
    <w:rsid w:val="009F26F7"/>
    <w:rsid w:val="009F5406"/>
    <w:rsid w:val="009F54D2"/>
    <w:rsid w:val="009F66FF"/>
    <w:rsid w:val="009F6EF4"/>
    <w:rsid w:val="009F79A5"/>
    <w:rsid w:val="00A00153"/>
    <w:rsid w:val="00A006B0"/>
    <w:rsid w:val="00A01159"/>
    <w:rsid w:val="00A014FC"/>
    <w:rsid w:val="00A01E1F"/>
    <w:rsid w:val="00A030F4"/>
    <w:rsid w:val="00A04042"/>
    <w:rsid w:val="00A044BA"/>
    <w:rsid w:val="00A0466B"/>
    <w:rsid w:val="00A04C50"/>
    <w:rsid w:val="00A065BD"/>
    <w:rsid w:val="00A06F5C"/>
    <w:rsid w:val="00A06F67"/>
    <w:rsid w:val="00A076D3"/>
    <w:rsid w:val="00A10784"/>
    <w:rsid w:val="00A10C22"/>
    <w:rsid w:val="00A116A1"/>
    <w:rsid w:val="00A11D6F"/>
    <w:rsid w:val="00A129E5"/>
    <w:rsid w:val="00A146D6"/>
    <w:rsid w:val="00A14F10"/>
    <w:rsid w:val="00A161DC"/>
    <w:rsid w:val="00A20666"/>
    <w:rsid w:val="00A20C4F"/>
    <w:rsid w:val="00A213DF"/>
    <w:rsid w:val="00A21CF0"/>
    <w:rsid w:val="00A21DFE"/>
    <w:rsid w:val="00A22CA7"/>
    <w:rsid w:val="00A234E1"/>
    <w:rsid w:val="00A238ED"/>
    <w:rsid w:val="00A23C7A"/>
    <w:rsid w:val="00A243AE"/>
    <w:rsid w:val="00A2576F"/>
    <w:rsid w:val="00A25A33"/>
    <w:rsid w:val="00A261E7"/>
    <w:rsid w:val="00A30254"/>
    <w:rsid w:val="00A304F6"/>
    <w:rsid w:val="00A32315"/>
    <w:rsid w:val="00A325FA"/>
    <w:rsid w:val="00A33454"/>
    <w:rsid w:val="00A34648"/>
    <w:rsid w:val="00A34D7D"/>
    <w:rsid w:val="00A357FA"/>
    <w:rsid w:val="00A35F3C"/>
    <w:rsid w:val="00A37389"/>
    <w:rsid w:val="00A3784C"/>
    <w:rsid w:val="00A41C7B"/>
    <w:rsid w:val="00A4283D"/>
    <w:rsid w:val="00A42890"/>
    <w:rsid w:val="00A42E49"/>
    <w:rsid w:val="00A43861"/>
    <w:rsid w:val="00A4389B"/>
    <w:rsid w:val="00A444E1"/>
    <w:rsid w:val="00A44648"/>
    <w:rsid w:val="00A45A54"/>
    <w:rsid w:val="00A46026"/>
    <w:rsid w:val="00A46DF1"/>
    <w:rsid w:val="00A473D9"/>
    <w:rsid w:val="00A47EBA"/>
    <w:rsid w:val="00A52968"/>
    <w:rsid w:val="00A52B29"/>
    <w:rsid w:val="00A53228"/>
    <w:rsid w:val="00A53ABC"/>
    <w:rsid w:val="00A53F2B"/>
    <w:rsid w:val="00A54D6A"/>
    <w:rsid w:val="00A54FE3"/>
    <w:rsid w:val="00A55820"/>
    <w:rsid w:val="00A57C64"/>
    <w:rsid w:val="00A604A9"/>
    <w:rsid w:val="00A61617"/>
    <w:rsid w:val="00A619D9"/>
    <w:rsid w:val="00A62308"/>
    <w:rsid w:val="00A6253D"/>
    <w:rsid w:val="00A625DB"/>
    <w:rsid w:val="00A62F0B"/>
    <w:rsid w:val="00A64A5C"/>
    <w:rsid w:val="00A65A7D"/>
    <w:rsid w:val="00A65E18"/>
    <w:rsid w:val="00A67749"/>
    <w:rsid w:val="00A67935"/>
    <w:rsid w:val="00A67AB0"/>
    <w:rsid w:val="00A709CD"/>
    <w:rsid w:val="00A71043"/>
    <w:rsid w:val="00A71170"/>
    <w:rsid w:val="00A731E2"/>
    <w:rsid w:val="00A736F5"/>
    <w:rsid w:val="00A74F9C"/>
    <w:rsid w:val="00A761DA"/>
    <w:rsid w:val="00A7627C"/>
    <w:rsid w:val="00A762C2"/>
    <w:rsid w:val="00A80157"/>
    <w:rsid w:val="00A80263"/>
    <w:rsid w:val="00A80B08"/>
    <w:rsid w:val="00A81341"/>
    <w:rsid w:val="00A82AD3"/>
    <w:rsid w:val="00A85413"/>
    <w:rsid w:val="00A85948"/>
    <w:rsid w:val="00A93414"/>
    <w:rsid w:val="00A94A54"/>
    <w:rsid w:val="00A94C04"/>
    <w:rsid w:val="00A954AC"/>
    <w:rsid w:val="00A95517"/>
    <w:rsid w:val="00A96464"/>
    <w:rsid w:val="00A97521"/>
    <w:rsid w:val="00A97857"/>
    <w:rsid w:val="00A9786D"/>
    <w:rsid w:val="00AA0029"/>
    <w:rsid w:val="00AA02F7"/>
    <w:rsid w:val="00AA0B57"/>
    <w:rsid w:val="00AA149A"/>
    <w:rsid w:val="00AA151F"/>
    <w:rsid w:val="00AA16A3"/>
    <w:rsid w:val="00AA185F"/>
    <w:rsid w:val="00AA2051"/>
    <w:rsid w:val="00AA362A"/>
    <w:rsid w:val="00AA4C36"/>
    <w:rsid w:val="00AA5C32"/>
    <w:rsid w:val="00AA5DB8"/>
    <w:rsid w:val="00AA6650"/>
    <w:rsid w:val="00AA7803"/>
    <w:rsid w:val="00AB0E73"/>
    <w:rsid w:val="00AB1E47"/>
    <w:rsid w:val="00AB2F42"/>
    <w:rsid w:val="00AB3FA8"/>
    <w:rsid w:val="00AB402D"/>
    <w:rsid w:val="00AB4F11"/>
    <w:rsid w:val="00AB504A"/>
    <w:rsid w:val="00AB53B4"/>
    <w:rsid w:val="00AB54EC"/>
    <w:rsid w:val="00AB5B57"/>
    <w:rsid w:val="00AB6D27"/>
    <w:rsid w:val="00AB731E"/>
    <w:rsid w:val="00AC059D"/>
    <w:rsid w:val="00AC1CEA"/>
    <w:rsid w:val="00AC2A36"/>
    <w:rsid w:val="00AC419F"/>
    <w:rsid w:val="00AC469C"/>
    <w:rsid w:val="00AC557C"/>
    <w:rsid w:val="00AC5F4F"/>
    <w:rsid w:val="00AC79B6"/>
    <w:rsid w:val="00AC7F1A"/>
    <w:rsid w:val="00AD015A"/>
    <w:rsid w:val="00AD0DA0"/>
    <w:rsid w:val="00AD0F6D"/>
    <w:rsid w:val="00AD138D"/>
    <w:rsid w:val="00AD1540"/>
    <w:rsid w:val="00AD2060"/>
    <w:rsid w:val="00AD20EB"/>
    <w:rsid w:val="00AD27A9"/>
    <w:rsid w:val="00AD3800"/>
    <w:rsid w:val="00AD4D95"/>
    <w:rsid w:val="00AD55EF"/>
    <w:rsid w:val="00AD5DEC"/>
    <w:rsid w:val="00AD7483"/>
    <w:rsid w:val="00AE0172"/>
    <w:rsid w:val="00AE046A"/>
    <w:rsid w:val="00AE0653"/>
    <w:rsid w:val="00AE11C3"/>
    <w:rsid w:val="00AE1A1B"/>
    <w:rsid w:val="00AE2390"/>
    <w:rsid w:val="00AE23BB"/>
    <w:rsid w:val="00AE28ED"/>
    <w:rsid w:val="00AE49B8"/>
    <w:rsid w:val="00AE68C5"/>
    <w:rsid w:val="00AE6DA5"/>
    <w:rsid w:val="00AE6E92"/>
    <w:rsid w:val="00AE7DAE"/>
    <w:rsid w:val="00AF060D"/>
    <w:rsid w:val="00AF06A2"/>
    <w:rsid w:val="00AF0E0F"/>
    <w:rsid w:val="00AF1EC7"/>
    <w:rsid w:val="00AF21EE"/>
    <w:rsid w:val="00AF36FE"/>
    <w:rsid w:val="00AF4964"/>
    <w:rsid w:val="00B00305"/>
    <w:rsid w:val="00B008AB"/>
    <w:rsid w:val="00B01268"/>
    <w:rsid w:val="00B0199F"/>
    <w:rsid w:val="00B02C8E"/>
    <w:rsid w:val="00B03352"/>
    <w:rsid w:val="00B03FA4"/>
    <w:rsid w:val="00B05E50"/>
    <w:rsid w:val="00B071E8"/>
    <w:rsid w:val="00B10DC9"/>
    <w:rsid w:val="00B11273"/>
    <w:rsid w:val="00B1153D"/>
    <w:rsid w:val="00B11844"/>
    <w:rsid w:val="00B118F6"/>
    <w:rsid w:val="00B120F3"/>
    <w:rsid w:val="00B124CE"/>
    <w:rsid w:val="00B12F4D"/>
    <w:rsid w:val="00B14733"/>
    <w:rsid w:val="00B16916"/>
    <w:rsid w:val="00B16B36"/>
    <w:rsid w:val="00B17202"/>
    <w:rsid w:val="00B17EE1"/>
    <w:rsid w:val="00B20C44"/>
    <w:rsid w:val="00B21076"/>
    <w:rsid w:val="00B220FD"/>
    <w:rsid w:val="00B23103"/>
    <w:rsid w:val="00B24028"/>
    <w:rsid w:val="00B24112"/>
    <w:rsid w:val="00B25624"/>
    <w:rsid w:val="00B25C2E"/>
    <w:rsid w:val="00B2608C"/>
    <w:rsid w:val="00B26C97"/>
    <w:rsid w:val="00B26F06"/>
    <w:rsid w:val="00B27743"/>
    <w:rsid w:val="00B3035C"/>
    <w:rsid w:val="00B30F93"/>
    <w:rsid w:val="00B31EF5"/>
    <w:rsid w:val="00B32B78"/>
    <w:rsid w:val="00B33DC4"/>
    <w:rsid w:val="00B34D52"/>
    <w:rsid w:val="00B353FA"/>
    <w:rsid w:val="00B36688"/>
    <w:rsid w:val="00B40333"/>
    <w:rsid w:val="00B40765"/>
    <w:rsid w:val="00B409ED"/>
    <w:rsid w:val="00B40A4E"/>
    <w:rsid w:val="00B40F73"/>
    <w:rsid w:val="00B4149E"/>
    <w:rsid w:val="00B41AA9"/>
    <w:rsid w:val="00B42515"/>
    <w:rsid w:val="00B42AB0"/>
    <w:rsid w:val="00B42D2F"/>
    <w:rsid w:val="00B436DF"/>
    <w:rsid w:val="00B43CBF"/>
    <w:rsid w:val="00B4416F"/>
    <w:rsid w:val="00B463D6"/>
    <w:rsid w:val="00B4736D"/>
    <w:rsid w:val="00B478B9"/>
    <w:rsid w:val="00B501D7"/>
    <w:rsid w:val="00B502CC"/>
    <w:rsid w:val="00B507DE"/>
    <w:rsid w:val="00B511BA"/>
    <w:rsid w:val="00B51AAD"/>
    <w:rsid w:val="00B51BF4"/>
    <w:rsid w:val="00B522E5"/>
    <w:rsid w:val="00B526FD"/>
    <w:rsid w:val="00B528E8"/>
    <w:rsid w:val="00B533CE"/>
    <w:rsid w:val="00B5373B"/>
    <w:rsid w:val="00B5419C"/>
    <w:rsid w:val="00B54A5C"/>
    <w:rsid w:val="00B54EAA"/>
    <w:rsid w:val="00B552F8"/>
    <w:rsid w:val="00B5565D"/>
    <w:rsid w:val="00B55858"/>
    <w:rsid w:val="00B55DF2"/>
    <w:rsid w:val="00B5626D"/>
    <w:rsid w:val="00B57296"/>
    <w:rsid w:val="00B605D8"/>
    <w:rsid w:val="00B60748"/>
    <w:rsid w:val="00B60C22"/>
    <w:rsid w:val="00B62BAB"/>
    <w:rsid w:val="00B634AC"/>
    <w:rsid w:val="00B6392B"/>
    <w:rsid w:val="00B63CD4"/>
    <w:rsid w:val="00B64C82"/>
    <w:rsid w:val="00B64CAB"/>
    <w:rsid w:val="00B650A8"/>
    <w:rsid w:val="00B65BF0"/>
    <w:rsid w:val="00B669C1"/>
    <w:rsid w:val="00B70526"/>
    <w:rsid w:val="00B7093D"/>
    <w:rsid w:val="00B70C74"/>
    <w:rsid w:val="00B70E07"/>
    <w:rsid w:val="00B71986"/>
    <w:rsid w:val="00B72581"/>
    <w:rsid w:val="00B7322D"/>
    <w:rsid w:val="00B73290"/>
    <w:rsid w:val="00B738DE"/>
    <w:rsid w:val="00B73EAC"/>
    <w:rsid w:val="00B747D1"/>
    <w:rsid w:val="00B74F35"/>
    <w:rsid w:val="00B75A51"/>
    <w:rsid w:val="00B76C13"/>
    <w:rsid w:val="00B773DE"/>
    <w:rsid w:val="00B773E4"/>
    <w:rsid w:val="00B774DF"/>
    <w:rsid w:val="00B8045E"/>
    <w:rsid w:val="00B80B97"/>
    <w:rsid w:val="00B80C09"/>
    <w:rsid w:val="00B819BE"/>
    <w:rsid w:val="00B82081"/>
    <w:rsid w:val="00B826EF"/>
    <w:rsid w:val="00B82AD3"/>
    <w:rsid w:val="00B83564"/>
    <w:rsid w:val="00B84015"/>
    <w:rsid w:val="00B84435"/>
    <w:rsid w:val="00B84614"/>
    <w:rsid w:val="00B85007"/>
    <w:rsid w:val="00B8526C"/>
    <w:rsid w:val="00B85689"/>
    <w:rsid w:val="00B85915"/>
    <w:rsid w:val="00B85B5B"/>
    <w:rsid w:val="00B8729C"/>
    <w:rsid w:val="00B90969"/>
    <w:rsid w:val="00B91F3E"/>
    <w:rsid w:val="00B9203C"/>
    <w:rsid w:val="00B937E6"/>
    <w:rsid w:val="00B9516A"/>
    <w:rsid w:val="00B9529E"/>
    <w:rsid w:val="00B97F01"/>
    <w:rsid w:val="00BA0342"/>
    <w:rsid w:val="00BA0733"/>
    <w:rsid w:val="00BA1349"/>
    <w:rsid w:val="00BA1B05"/>
    <w:rsid w:val="00BA31C4"/>
    <w:rsid w:val="00BA4B70"/>
    <w:rsid w:val="00BA53C4"/>
    <w:rsid w:val="00BA59F6"/>
    <w:rsid w:val="00BA5DE6"/>
    <w:rsid w:val="00BA71F1"/>
    <w:rsid w:val="00BA7718"/>
    <w:rsid w:val="00BA7CE2"/>
    <w:rsid w:val="00BB1097"/>
    <w:rsid w:val="00BB1A9C"/>
    <w:rsid w:val="00BB1BA3"/>
    <w:rsid w:val="00BB250E"/>
    <w:rsid w:val="00BB28A4"/>
    <w:rsid w:val="00BB302E"/>
    <w:rsid w:val="00BB339B"/>
    <w:rsid w:val="00BB41B2"/>
    <w:rsid w:val="00BB44A7"/>
    <w:rsid w:val="00BB4A0D"/>
    <w:rsid w:val="00BB52B4"/>
    <w:rsid w:val="00BB55B2"/>
    <w:rsid w:val="00BB5660"/>
    <w:rsid w:val="00BB591C"/>
    <w:rsid w:val="00BB5A12"/>
    <w:rsid w:val="00BB6144"/>
    <w:rsid w:val="00BB6882"/>
    <w:rsid w:val="00BB7C30"/>
    <w:rsid w:val="00BC083A"/>
    <w:rsid w:val="00BC1560"/>
    <w:rsid w:val="00BC1A52"/>
    <w:rsid w:val="00BC1B62"/>
    <w:rsid w:val="00BC1FCD"/>
    <w:rsid w:val="00BC3868"/>
    <w:rsid w:val="00BC3A23"/>
    <w:rsid w:val="00BC5AFE"/>
    <w:rsid w:val="00BC5C38"/>
    <w:rsid w:val="00BC6278"/>
    <w:rsid w:val="00BC638D"/>
    <w:rsid w:val="00BC6598"/>
    <w:rsid w:val="00BD03A5"/>
    <w:rsid w:val="00BD064B"/>
    <w:rsid w:val="00BD1365"/>
    <w:rsid w:val="00BD359F"/>
    <w:rsid w:val="00BD377B"/>
    <w:rsid w:val="00BD383E"/>
    <w:rsid w:val="00BD46A3"/>
    <w:rsid w:val="00BD584C"/>
    <w:rsid w:val="00BD5A32"/>
    <w:rsid w:val="00BD6890"/>
    <w:rsid w:val="00BD7741"/>
    <w:rsid w:val="00BD7934"/>
    <w:rsid w:val="00BD7C5A"/>
    <w:rsid w:val="00BE13ED"/>
    <w:rsid w:val="00BE1DCA"/>
    <w:rsid w:val="00BE491B"/>
    <w:rsid w:val="00BE50FE"/>
    <w:rsid w:val="00BE5C8B"/>
    <w:rsid w:val="00BE5EAD"/>
    <w:rsid w:val="00BE70B3"/>
    <w:rsid w:val="00BE7706"/>
    <w:rsid w:val="00BF1695"/>
    <w:rsid w:val="00BF194D"/>
    <w:rsid w:val="00BF212D"/>
    <w:rsid w:val="00BF2FFC"/>
    <w:rsid w:val="00BF3516"/>
    <w:rsid w:val="00BF3D63"/>
    <w:rsid w:val="00BF3E55"/>
    <w:rsid w:val="00BF3E57"/>
    <w:rsid w:val="00BF3F51"/>
    <w:rsid w:val="00BF4DC2"/>
    <w:rsid w:val="00BF6710"/>
    <w:rsid w:val="00BF6B17"/>
    <w:rsid w:val="00BF7375"/>
    <w:rsid w:val="00BF7523"/>
    <w:rsid w:val="00BF756B"/>
    <w:rsid w:val="00BF782B"/>
    <w:rsid w:val="00BF7918"/>
    <w:rsid w:val="00C02310"/>
    <w:rsid w:val="00C025C8"/>
    <w:rsid w:val="00C031C6"/>
    <w:rsid w:val="00C0378F"/>
    <w:rsid w:val="00C03C94"/>
    <w:rsid w:val="00C03F9C"/>
    <w:rsid w:val="00C04330"/>
    <w:rsid w:val="00C0446F"/>
    <w:rsid w:val="00C04E4B"/>
    <w:rsid w:val="00C060F7"/>
    <w:rsid w:val="00C0618C"/>
    <w:rsid w:val="00C06DC2"/>
    <w:rsid w:val="00C0794F"/>
    <w:rsid w:val="00C13FA5"/>
    <w:rsid w:val="00C15367"/>
    <w:rsid w:val="00C1647C"/>
    <w:rsid w:val="00C166EA"/>
    <w:rsid w:val="00C169B6"/>
    <w:rsid w:val="00C2009D"/>
    <w:rsid w:val="00C20573"/>
    <w:rsid w:val="00C20805"/>
    <w:rsid w:val="00C20831"/>
    <w:rsid w:val="00C21311"/>
    <w:rsid w:val="00C219B7"/>
    <w:rsid w:val="00C219CE"/>
    <w:rsid w:val="00C22B57"/>
    <w:rsid w:val="00C2372D"/>
    <w:rsid w:val="00C23F6F"/>
    <w:rsid w:val="00C23FBF"/>
    <w:rsid w:val="00C240DD"/>
    <w:rsid w:val="00C26486"/>
    <w:rsid w:val="00C273A6"/>
    <w:rsid w:val="00C273AC"/>
    <w:rsid w:val="00C276DA"/>
    <w:rsid w:val="00C30687"/>
    <w:rsid w:val="00C3084F"/>
    <w:rsid w:val="00C32CC9"/>
    <w:rsid w:val="00C33441"/>
    <w:rsid w:val="00C335A0"/>
    <w:rsid w:val="00C3380A"/>
    <w:rsid w:val="00C339E8"/>
    <w:rsid w:val="00C33A08"/>
    <w:rsid w:val="00C33C67"/>
    <w:rsid w:val="00C33E58"/>
    <w:rsid w:val="00C3441A"/>
    <w:rsid w:val="00C34455"/>
    <w:rsid w:val="00C34F61"/>
    <w:rsid w:val="00C4034A"/>
    <w:rsid w:val="00C40356"/>
    <w:rsid w:val="00C40BB2"/>
    <w:rsid w:val="00C4150A"/>
    <w:rsid w:val="00C43C16"/>
    <w:rsid w:val="00C44141"/>
    <w:rsid w:val="00C44486"/>
    <w:rsid w:val="00C4449A"/>
    <w:rsid w:val="00C44CC0"/>
    <w:rsid w:val="00C4558A"/>
    <w:rsid w:val="00C46C59"/>
    <w:rsid w:val="00C479E2"/>
    <w:rsid w:val="00C52B05"/>
    <w:rsid w:val="00C54075"/>
    <w:rsid w:val="00C5452D"/>
    <w:rsid w:val="00C5606D"/>
    <w:rsid w:val="00C56155"/>
    <w:rsid w:val="00C56AA6"/>
    <w:rsid w:val="00C5724D"/>
    <w:rsid w:val="00C6034B"/>
    <w:rsid w:val="00C61F96"/>
    <w:rsid w:val="00C621B4"/>
    <w:rsid w:val="00C6253B"/>
    <w:rsid w:val="00C62815"/>
    <w:rsid w:val="00C6372C"/>
    <w:rsid w:val="00C637FA"/>
    <w:rsid w:val="00C649DD"/>
    <w:rsid w:val="00C64A37"/>
    <w:rsid w:val="00C65A0E"/>
    <w:rsid w:val="00C65E57"/>
    <w:rsid w:val="00C65F22"/>
    <w:rsid w:val="00C65F2B"/>
    <w:rsid w:val="00C662BB"/>
    <w:rsid w:val="00C671C2"/>
    <w:rsid w:val="00C67AE9"/>
    <w:rsid w:val="00C67CD7"/>
    <w:rsid w:val="00C67FE2"/>
    <w:rsid w:val="00C70064"/>
    <w:rsid w:val="00C70640"/>
    <w:rsid w:val="00C71ACA"/>
    <w:rsid w:val="00C71DB5"/>
    <w:rsid w:val="00C72087"/>
    <w:rsid w:val="00C72D2D"/>
    <w:rsid w:val="00C734A4"/>
    <w:rsid w:val="00C73B7B"/>
    <w:rsid w:val="00C7676E"/>
    <w:rsid w:val="00C80FA3"/>
    <w:rsid w:val="00C81FD6"/>
    <w:rsid w:val="00C828A3"/>
    <w:rsid w:val="00C82D86"/>
    <w:rsid w:val="00C83732"/>
    <w:rsid w:val="00C8539E"/>
    <w:rsid w:val="00C86563"/>
    <w:rsid w:val="00C86B09"/>
    <w:rsid w:val="00C87044"/>
    <w:rsid w:val="00C8739B"/>
    <w:rsid w:val="00C87961"/>
    <w:rsid w:val="00C90106"/>
    <w:rsid w:val="00C91442"/>
    <w:rsid w:val="00C91A7B"/>
    <w:rsid w:val="00C92AF7"/>
    <w:rsid w:val="00C930EF"/>
    <w:rsid w:val="00C93CF0"/>
    <w:rsid w:val="00C9549A"/>
    <w:rsid w:val="00C95DC9"/>
    <w:rsid w:val="00C95EAD"/>
    <w:rsid w:val="00C9633B"/>
    <w:rsid w:val="00C976BC"/>
    <w:rsid w:val="00CA0DE0"/>
    <w:rsid w:val="00CA1E42"/>
    <w:rsid w:val="00CA1F7E"/>
    <w:rsid w:val="00CA3DDE"/>
    <w:rsid w:val="00CA4A10"/>
    <w:rsid w:val="00CA4ED9"/>
    <w:rsid w:val="00CA54F2"/>
    <w:rsid w:val="00CA5682"/>
    <w:rsid w:val="00CA5D44"/>
    <w:rsid w:val="00CA7361"/>
    <w:rsid w:val="00CA7817"/>
    <w:rsid w:val="00CB017A"/>
    <w:rsid w:val="00CB03FE"/>
    <w:rsid w:val="00CB059D"/>
    <w:rsid w:val="00CB0722"/>
    <w:rsid w:val="00CB0B79"/>
    <w:rsid w:val="00CB16D1"/>
    <w:rsid w:val="00CB3887"/>
    <w:rsid w:val="00CB393E"/>
    <w:rsid w:val="00CB39BA"/>
    <w:rsid w:val="00CB3E81"/>
    <w:rsid w:val="00CB47C3"/>
    <w:rsid w:val="00CB4AA7"/>
    <w:rsid w:val="00CB557D"/>
    <w:rsid w:val="00CB576F"/>
    <w:rsid w:val="00CB5E4E"/>
    <w:rsid w:val="00CB66D9"/>
    <w:rsid w:val="00CB6A6C"/>
    <w:rsid w:val="00CB711E"/>
    <w:rsid w:val="00CB7724"/>
    <w:rsid w:val="00CC07A3"/>
    <w:rsid w:val="00CC15AA"/>
    <w:rsid w:val="00CC3238"/>
    <w:rsid w:val="00CC327F"/>
    <w:rsid w:val="00CC348D"/>
    <w:rsid w:val="00CC35D1"/>
    <w:rsid w:val="00CC3F71"/>
    <w:rsid w:val="00CC467B"/>
    <w:rsid w:val="00CC6FAA"/>
    <w:rsid w:val="00CC7266"/>
    <w:rsid w:val="00CD02C7"/>
    <w:rsid w:val="00CD0417"/>
    <w:rsid w:val="00CD2BE2"/>
    <w:rsid w:val="00CD3B43"/>
    <w:rsid w:val="00CD527D"/>
    <w:rsid w:val="00CD5609"/>
    <w:rsid w:val="00CD58E4"/>
    <w:rsid w:val="00CD5B88"/>
    <w:rsid w:val="00CD64EB"/>
    <w:rsid w:val="00CD7293"/>
    <w:rsid w:val="00CD7354"/>
    <w:rsid w:val="00CE0066"/>
    <w:rsid w:val="00CE0089"/>
    <w:rsid w:val="00CE0A26"/>
    <w:rsid w:val="00CE101D"/>
    <w:rsid w:val="00CE225E"/>
    <w:rsid w:val="00CE2C67"/>
    <w:rsid w:val="00CE3769"/>
    <w:rsid w:val="00CE3BAE"/>
    <w:rsid w:val="00CE4D10"/>
    <w:rsid w:val="00CE5202"/>
    <w:rsid w:val="00CE540B"/>
    <w:rsid w:val="00CE58BF"/>
    <w:rsid w:val="00CE5B24"/>
    <w:rsid w:val="00CE69CD"/>
    <w:rsid w:val="00CE7A91"/>
    <w:rsid w:val="00CE7ED0"/>
    <w:rsid w:val="00CF0237"/>
    <w:rsid w:val="00CF0610"/>
    <w:rsid w:val="00CF3F35"/>
    <w:rsid w:val="00CF40DF"/>
    <w:rsid w:val="00CF425E"/>
    <w:rsid w:val="00CF4F83"/>
    <w:rsid w:val="00CF69D3"/>
    <w:rsid w:val="00CF6C81"/>
    <w:rsid w:val="00D002EB"/>
    <w:rsid w:val="00D003C6"/>
    <w:rsid w:val="00D00DA0"/>
    <w:rsid w:val="00D01F16"/>
    <w:rsid w:val="00D0249C"/>
    <w:rsid w:val="00D0263B"/>
    <w:rsid w:val="00D02FAE"/>
    <w:rsid w:val="00D03F77"/>
    <w:rsid w:val="00D04EBD"/>
    <w:rsid w:val="00D05DE0"/>
    <w:rsid w:val="00D0621C"/>
    <w:rsid w:val="00D062E2"/>
    <w:rsid w:val="00D079C5"/>
    <w:rsid w:val="00D07B9D"/>
    <w:rsid w:val="00D1013F"/>
    <w:rsid w:val="00D102FA"/>
    <w:rsid w:val="00D10CB4"/>
    <w:rsid w:val="00D11CA0"/>
    <w:rsid w:val="00D128E3"/>
    <w:rsid w:val="00D1436A"/>
    <w:rsid w:val="00D14AF3"/>
    <w:rsid w:val="00D14CBE"/>
    <w:rsid w:val="00D15267"/>
    <w:rsid w:val="00D168E0"/>
    <w:rsid w:val="00D176E2"/>
    <w:rsid w:val="00D17CFB"/>
    <w:rsid w:val="00D20FD5"/>
    <w:rsid w:val="00D20FE4"/>
    <w:rsid w:val="00D21D47"/>
    <w:rsid w:val="00D23BF6"/>
    <w:rsid w:val="00D23C47"/>
    <w:rsid w:val="00D246C3"/>
    <w:rsid w:val="00D24CDC"/>
    <w:rsid w:val="00D25040"/>
    <w:rsid w:val="00D25404"/>
    <w:rsid w:val="00D263DD"/>
    <w:rsid w:val="00D2647B"/>
    <w:rsid w:val="00D27950"/>
    <w:rsid w:val="00D30721"/>
    <w:rsid w:val="00D30E11"/>
    <w:rsid w:val="00D31206"/>
    <w:rsid w:val="00D3310B"/>
    <w:rsid w:val="00D34118"/>
    <w:rsid w:val="00D3496B"/>
    <w:rsid w:val="00D351E7"/>
    <w:rsid w:val="00D35D0A"/>
    <w:rsid w:val="00D3600B"/>
    <w:rsid w:val="00D3638E"/>
    <w:rsid w:val="00D374E9"/>
    <w:rsid w:val="00D406BC"/>
    <w:rsid w:val="00D41EB2"/>
    <w:rsid w:val="00D43479"/>
    <w:rsid w:val="00D43968"/>
    <w:rsid w:val="00D4434E"/>
    <w:rsid w:val="00D4468F"/>
    <w:rsid w:val="00D45EC5"/>
    <w:rsid w:val="00D46231"/>
    <w:rsid w:val="00D47967"/>
    <w:rsid w:val="00D5010B"/>
    <w:rsid w:val="00D502C8"/>
    <w:rsid w:val="00D50627"/>
    <w:rsid w:val="00D517B2"/>
    <w:rsid w:val="00D51912"/>
    <w:rsid w:val="00D52B43"/>
    <w:rsid w:val="00D52BA6"/>
    <w:rsid w:val="00D5382C"/>
    <w:rsid w:val="00D553E8"/>
    <w:rsid w:val="00D553FB"/>
    <w:rsid w:val="00D5561E"/>
    <w:rsid w:val="00D56822"/>
    <w:rsid w:val="00D56E7A"/>
    <w:rsid w:val="00D57FC0"/>
    <w:rsid w:val="00D61310"/>
    <w:rsid w:val="00D61712"/>
    <w:rsid w:val="00D61866"/>
    <w:rsid w:val="00D6211A"/>
    <w:rsid w:val="00D623A4"/>
    <w:rsid w:val="00D62A44"/>
    <w:rsid w:val="00D634F6"/>
    <w:rsid w:val="00D64160"/>
    <w:rsid w:val="00D64C64"/>
    <w:rsid w:val="00D666F1"/>
    <w:rsid w:val="00D70494"/>
    <w:rsid w:val="00D70800"/>
    <w:rsid w:val="00D709BF"/>
    <w:rsid w:val="00D70C3C"/>
    <w:rsid w:val="00D7149F"/>
    <w:rsid w:val="00D71538"/>
    <w:rsid w:val="00D71B80"/>
    <w:rsid w:val="00D71FA7"/>
    <w:rsid w:val="00D72458"/>
    <w:rsid w:val="00D72D58"/>
    <w:rsid w:val="00D73D15"/>
    <w:rsid w:val="00D74198"/>
    <w:rsid w:val="00D7514E"/>
    <w:rsid w:val="00D758DD"/>
    <w:rsid w:val="00D75910"/>
    <w:rsid w:val="00D810A3"/>
    <w:rsid w:val="00D81B23"/>
    <w:rsid w:val="00D82271"/>
    <w:rsid w:val="00D829CB"/>
    <w:rsid w:val="00D8397D"/>
    <w:rsid w:val="00D84866"/>
    <w:rsid w:val="00D84EB9"/>
    <w:rsid w:val="00D851AD"/>
    <w:rsid w:val="00D85520"/>
    <w:rsid w:val="00D85F96"/>
    <w:rsid w:val="00D86097"/>
    <w:rsid w:val="00D862E1"/>
    <w:rsid w:val="00D863DF"/>
    <w:rsid w:val="00D903E0"/>
    <w:rsid w:val="00D904F5"/>
    <w:rsid w:val="00D92072"/>
    <w:rsid w:val="00D92639"/>
    <w:rsid w:val="00D92C3E"/>
    <w:rsid w:val="00D93232"/>
    <w:rsid w:val="00D93429"/>
    <w:rsid w:val="00D93AA8"/>
    <w:rsid w:val="00D93CAC"/>
    <w:rsid w:val="00D94008"/>
    <w:rsid w:val="00D94E74"/>
    <w:rsid w:val="00D96D03"/>
    <w:rsid w:val="00D96D47"/>
    <w:rsid w:val="00DA072F"/>
    <w:rsid w:val="00DA0BDF"/>
    <w:rsid w:val="00DA2596"/>
    <w:rsid w:val="00DA2781"/>
    <w:rsid w:val="00DA27A7"/>
    <w:rsid w:val="00DA2E32"/>
    <w:rsid w:val="00DA3BA2"/>
    <w:rsid w:val="00DA5777"/>
    <w:rsid w:val="00DA5C7E"/>
    <w:rsid w:val="00DA5ED2"/>
    <w:rsid w:val="00DA6430"/>
    <w:rsid w:val="00DA6779"/>
    <w:rsid w:val="00DA69DC"/>
    <w:rsid w:val="00DA6B21"/>
    <w:rsid w:val="00DA6B40"/>
    <w:rsid w:val="00DA6E17"/>
    <w:rsid w:val="00DA7945"/>
    <w:rsid w:val="00DB0B6C"/>
    <w:rsid w:val="00DB11C4"/>
    <w:rsid w:val="00DB1DE0"/>
    <w:rsid w:val="00DB3362"/>
    <w:rsid w:val="00DB4355"/>
    <w:rsid w:val="00DB4D49"/>
    <w:rsid w:val="00DB5193"/>
    <w:rsid w:val="00DB5C55"/>
    <w:rsid w:val="00DB5CD5"/>
    <w:rsid w:val="00DB5D5F"/>
    <w:rsid w:val="00DB5F4C"/>
    <w:rsid w:val="00DB7056"/>
    <w:rsid w:val="00DB7635"/>
    <w:rsid w:val="00DC17B1"/>
    <w:rsid w:val="00DC18FD"/>
    <w:rsid w:val="00DC2108"/>
    <w:rsid w:val="00DC243A"/>
    <w:rsid w:val="00DC3184"/>
    <w:rsid w:val="00DC32AF"/>
    <w:rsid w:val="00DC3C72"/>
    <w:rsid w:val="00DC4186"/>
    <w:rsid w:val="00DC5B45"/>
    <w:rsid w:val="00DC626C"/>
    <w:rsid w:val="00DC62F0"/>
    <w:rsid w:val="00DC72E6"/>
    <w:rsid w:val="00DD0833"/>
    <w:rsid w:val="00DD1F7E"/>
    <w:rsid w:val="00DD25F7"/>
    <w:rsid w:val="00DD30F4"/>
    <w:rsid w:val="00DD31C8"/>
    <w:rsid w:val="00DD3ABC"/>
    <w:rsid w:val="00DD4F5E"/>
    <w:rsid w:val="00DD5292"/>
    <w:rsid w:val="00DD5D5C"/>
    <w:rsid w:val="00DD6671"/>
    <w:rsid w:val="00DD6D8C"/>
    <w:rsid w:val="00DE0264"/>
    <w:rsid w:val="00DE066C"/>
    <w:rsid w:val="00DE07E9"/>
    <w:rsid w:val="00DE11F6"/>
    <w:rsid w:val="00DE2006"/>
    <w:rsid w:val="00DE2190"/>
    <w:rsid w:val="00DE50A7"/>
    <w:rsid w:val="00DE553A"/>
    <w:rsid w:val="00DE568F"/>
    <w:rsid w:val="00DE6152"/>
    <w:rsid w:val="00DE6440"/>
    <w:rsid w:val="00DE6E37"/>
    <w:rsid w:val="00DF0680"/>
    <w:rsid w:val="00DF1106"/>
    <w:rsid w:val="00DF1448"/>
    <w:rsid w:val="00DF1DCB"/>
    <w:rsid w:val="00DF2908"/>
    <w:rsid w:val="00DF54E3"/>
    <w:rsid w:val="00DF5ABE"/>
    <w:rsid w:val="00DF5C7C"/>
    <w:rsid w:val="00DF735D"/>
    <w:rsid w:val="00DF7744"/>
    <w:rsid w:val="00DF7FFA"/>
    <w:rsid w:val="00E00BE1"/>
    <w:rsid w:val="00E01B94"/>
    <w:rsid w:val="00E02C2C"/>
    <w:rsid w:val="00E02DEB"/>
    <w:rsid w:val="00E0400A"/>
    <w:rsid w:val="00E041C8"/>
    <w:rsid w:val="00E043E8"/>
    <w:rsid w:val="00E04E0D"/>
    <w:rsid w:val="00E050B3"/>
    <w:rsid w:val="00E05AC7"/>
    <w:rsid w:val="00E06C21"/>
    <w:rsid w:val="00E100BE"/>
    <w:rsid w:val="00E1097D"/>
    <w:rsid w:val="00E1278E"/>
    <w:rsid w:val="00E12DFF"/>
    <w:rsid w:val="00E13623"/>
    <w:rsid w:val="00E136A6"/>
    <w:rsid w:val="00E138C2"/>
    <w:rsid w:val="00E139E4"/>
    <w:rsid w:val="00E14627"/>
    <w:rsid w:val="00E14E6C"/>
    <w:rsid w:val="00E157E5"/>
    <w:rsid w:val="00E159CE"/>
    <w:rsid w:val="00E15B5F"/>
    <w:rsid w:val="00E16DF1"/>
    <w:rsid w:val="00E20198"/>
    <w:rsid w:val="00E2105A"/>
    <w:rsid w:val="00E23021"/>
    <w:rsid w:val="00E2549E"/>
    <w:rsid w:val="00E261F3"/>
    <w:rsid w:val="00E26423"/>
    <w:rsid w:val="00E3075D"/>
    <w:rsid w:val="00E33AFF"/>
    <w:rsid w:val="00E344A8"/>
    <w:rsid w:val="00E34BCD"/>
    <w:rsid w:val="00E354F2"/>
    <w:rsid w:val="00E361F5"/>
    <w:rsid w:val="00E365DA"/>
    <w:rsid w:val="00E3661E"/>
    <w:rsid w:val="00E37A31"/>
    <w:rsid w:val="00E37E9F"/>
    <w:rsid w:val="00E37EB8"/>
    <w:rsid w:val="00E40225"/>
    <w:rsid w:val="00E40F43"/>
    <w:rsid w:val="00E40FBA"/>
    <w:rsid w:val="00E415EE"/>
    <w:rsid w:val="00E41DF5"/>
    <w:rsid w:val="00E424EB"/>
    <w:rsid w:val="00E43717"/>
    <w:rsid w:val="00E4549C"/>
    <w:rsid w:val="00E46507"/>
    <w:rsid w:val="00E468E5"/>
    <w:rsid w:val="00E47C1F"/>
    <w:rsid w:val="00E47D07"/>
    <w:rsid w:val="00E47F96"/>
    <w:rsid w:val="00E504CC"/>
    <w:rsid w:val="00E51C5C"/>
    <w:rsid w:val="00E522A9"/>
    <w:rsid w:val="00E52648"/>
    <w:rsid w:val="00E52AFD"/>
    <w:rsid w:val="00E548CC"/>
    <w:rsid w:val="00E548EE"/>
    <w:rsid w:val="00E54CD9"/>
    <w:rsid w:val="00E560A5"/>
    <w:rsid w:val="00E56453"/>
    <w:rsid w:val="00E56830"/>
    <w:rsid w:val="00E57221"/>
    <w:rsid w:val="00E57844"/>
    <w:rsid w:val="00E57A7F"/>
    <w:rsid w:val="00E60B45"/>
    <w:rsid w:val="00E6219A"/>
    <w:rsid w:val="00E6296F"/>
    <w:rsid w:val="00E642E8"/>
    <w:rsid w:val="00E64447"/>
    <w:rsid w:val="00E66B3A"/>
    <w:rsid w:val="00E66D7F"/>
    <w:rsid w:val="00E66DAE"/>
    <w:rsid w:val="00E71A93"/>
    <w:rsid w:val="00E71C4B"/>
    <w:rsid w:val="00E736B5"/>
    <w:rsid w:val="00E73C93"/>
    <w:rsid w:val="00E7488E"/>
    <w:rsid w:val="00E75316"/>
    <w:rsid w:val="00E75726"/>
    <w:rsid w:val="00E7581D"/>
    <w:rsid w:val="00E75D12"/>
    <w:rsid w:val="00E75F00"/>
    <w:rsid w:val="00E760AD"/>
    <w:rsid w:val="00E81649"/>
    <w:rsid w:val="00E81A9F"/>
    <w:rsid w:val="00E824A4"/>
    <w:rsid w:val="00E83D30"/>
    <w:rsid w:val="00E83D54"/>
    <w:rsid w:val="00E852BF"/>
    <w:rsid w:val="00E85B8E"/>
    <w:rsid w:val="00E863EE"/>
    <w:rsid w:val="00E8667A"/>
    <w:rsid w:val="00E8746E"/>
    <w:rsid w:val="00E879F3"/>
    <w:rsid w:val="00E87CAD"/>
    <w:rsid w:val="00E87DDC"/>
    <w:rsid w:val="00E9171C"/>
    <w:rsid w:val="00E918E6"/>
    <w:rsid w:val="00E91CD8"/>
    <w:rsid w:val="00E92050"/>
    <w:rsid w:val="00E925F9"/>
    <w:rsid w:val="00E92CEB"/>
    <w:rsid w:val="00E934F6"/>
    <w:rsid w:val="00E9372F"/>
    <w:rsid w:val="00E93B08"/>
    <w:rsid w:val="00E95790"/>
    <w:rsid w:val="00E95885"/>
    <w:rsid w:val="00E960A9"/>
    <w:rsid w:val="00E964F4"/>
    <w:rsid w:val="00E9663F"/>
    <w:rsid w:val="00E96DB4"/>
    <w:rsid w:val="00E96F70"/>
    <w:rsid w:val="00EA0015"/>
    <w:rsid w:val="00EA0269"/>
    <w:rsid w:val="00EA0466"/>
    <w:rsid w:val="00EA0AB7"/>
    <w:rsid w:val="00EA0C63"/>
    <w:rsid w:val="00EA0DC3"/>
    <w:rsid w:val="00EA2B67"/>
    <w:rsid w:val="00EA42C1"/>
    <w:rsid w:val="00EA4FC7"/>
    <w:rsid w:val="00EA5711"/>
    <w:rsid w:val="00EA60E9"/>
    <w:rsid w:val="00EA68A3"/>
    <w:rsid w:val="00EA74C8"/>
    <w:rsid w:val="00EA76E3"/>
    <w:rsid w:val="00EA7A53"/>
    <w:rsid w:val="00EA7F3B"/>
    <w:rsid w:val="00EB0103"/>
    <w:rsid w:val="00EB0804"/>
    <w:rsid w:val="00EB1488"/>
    <w:rsid w:val="00EB3429"/>
    <w:rsid w:val="00EB3A06"/>
    <w:rsid w:val="00EB46E3"/>
    <w:rsid w:val="00EB4DC6"/>
    <w:rsid w:val="00EB4F20"/>
    <w:rsid w:val="00EB5845"/>
    <w:rsid w:val="00EB5BA9"/>
    <w:rsid w:val="00EB5E0C"/>
    <w:rsid w:val="00EB67F1"/>
    <w:rsid w:val="00EB6BA2"/>
    <w:rsid w:val="00EB7027"/>
    <w:rsid w:val="00EB73B1"/>
    <w:rsid w:val="00EB78D1"/>
    <w:rsid w:val="00EC0ECB"/>
    <w:rsid w:val="00EC2BA4"/>
    <w:rsid w:val="00EC3317"/>
    <w:rsid w:val="00EC33B8"/>
    <w:rsid w:val="00EC4923"/>
    <w:rsid w:val="00EC5A2F"/>
    <w:rsid w:val="00EC5E85"/>
    <w:rsid w:val="00EC631F"/>
    <w:rsid w:val="00EC7FBD"/>
    <w:rsid w:val="00ED06F6"/>
    <w:rsid w:val="00ED07B2"/>
    <w:rsid w:val="00ED0D38"/>
    <w:rsid w:val="00ED1672"/>
    <w:rsid w:val="00ED197F"/>
    <w:rsid w:val="00ED1D5F"/>
    <w:rsid w:val="00ED280C"/>
    <w:rsid w:val="00ED2B8D"/>
    <w:rsid w:val="00ED39FD"/>
    <w:rsid w:val="00ED3C92"/>
    <w:rsid w:val="00ED4263"/>
    <w:rsid w:val="00ED5F32"/>
    <w:rsid w:val="00ED6DD3"/>
    <w:rsid w:val="00ED6E47"/>
    <w:rsid w:val="00ED7D12"/>
    <w:rsid w:val="00EE087C"/>
    <w:rsid w:val="00EE12D7"/>
    <w:rsid w:val="00EE1895"/>
    <w:rsid w:val="00EE2D68"/>
    <w:rsid w:val="00EE35D1"/>
    <w:rsid w:val="00EE5533"/>
    <w:rsid w:val="00EE5CB9"/>
    <w:rsid w:val="00EE5D35"/>
    <w:rsid w:val="00EE6883"/>
    <w:rsid w:val="00EE7F94"/>
    <w:rsid w:val="00EF17A1"/>
    <w:rsid w:val="00EF1912"/>
    <w:rsid w:val="00EF2B55"/>
    <w:rsid w:val="00EF2D66"/>
    <w:rsid w:val="00EF31B9"/>
    <w:rsid w:val="00EF36E1"/>
    <w:rsid w:val="00EF3ADE"/>
    <w:rsid w:val="00EF446A"/>
    <w:rsid w:val="00EF4CE3"/>
    <w:rsid w:val="00EF55CB"/>
    <w:rsid w:val="00EF60C4"/>
    <w:rsid w:val="00EF70EC"/>
    <w:rsid w:val="00F01207"/>
    <w:rsid w:val="00F023F2"/>
    <w:rsid w:val="00F02719"/>
    <w:rsid w:val="00F03886"/>
    <w:rsid w:val="00F03A92"/>
    <w:rsid w:val="00F04370"/>
    <w:rsid w:val="00F04AD1"/>
    <w:rsid w:val="00F04C51"/>
    <w:rsid w:val="00F04E97"/>
    <w:rsid w:val="00F055DD"/>
    <w:rsid w:val="00F05D76"/>
    <w:rsid w:val="00F074A3"/>
    <w:rsid w:val="00F1096C"/>
    <w:rsid w:val="00F10CDF"/>
    <w:rsid w:val="00F1144D"/>
    <w:rsid w:val="00F13E20"/>
    <w:rsid w:val="00F141AA"/>
    <w:rsid w:val="00F14928"/>
    <w:rsid w:val="00F168EE"/>
    <w:rsid w:val="00F16FE9"/>
    <w:rsid w:val="00F17029"/>
    <w:rsid w:val="00F1785C"/>
    <w:rsid w:val="00F21753"/>
    <w:rsid w:val="00F21BAB"/>
    <w:rsid w:val="00F21EDA"/>
    <w:rsid w:val="00F2258A"/>
    <w:rsid w:val="00F2419E"/>
    <w:rsid w:val="00F24693"/>
    <w:rsid w:val="00F24CB0"/>
    <w:rsid w:val="00F25238"/>
    <w:rsid w:val="00F25BF0"/>
    <w:rsid w:val="00F25C50"/>
    <w:rsid w:val="00F26DF9"/>
    <w:rsid w:val="00F26E9B"/>
    <w:rsid w:val="00F27835"/>
    <w:rsid w:val="00F27D66"/>
    <w:rsid w:val="00F30169"/>
    <w:rsid w:val="00F301B8"/>
    <w:rsid w:val="00F30575"/>
    <w:rsid w:val="00F31C85"/>
    <w:rsid w:val="00F32FFD"/>
    <w:rsid w:val="00F3396C"/>
    <w:rsid w:val="00F34BBF"/>
    <w:rsid w:val="00F35667"/>
    <w:rsid w:val="00F35880"/>
    <w:rsid w:val="00F35C1B"/>
    <w:rsid w:val="00F35CC0"/>
    <w:rsid w:val="00F36C22"/>
    <w:rsid w:val="00F36D81"/>
    <w:rsid w:val="00F37098"/>
    <w:rsid w:val="00F37A26"/>
    <w:rsid w:val="00F37AAD"/>
    <w:rsid w:val="00F37CA6"/>
    <w:rsid w:val="00F400F7"/>
    <w:rsid w:val="00F402BF"/>
    <w:rsid w:val="00F40553"/>
    <w:rsid w:val="00F41271"/>
    <w:rsid w:val="00F417E9"/>
    <w:rsid w:val="00F426A7"/>
    <w:rsid w:val="00F42D17"/>
    <w:rsid w:val="00F42DF5"/>
    <w:rsid w:val="00F43529"/>
    <w:rsid w:val="00F44A97"/>
    <w:rsid w:val="00F45639"/>
    <w:rsid w:val="00F46561"/>
    <w:rsid w:val="00F46ECD"/>
    <w:rsid w:val="00F4772C"/>
    <w:rsid w:val="00F5048F"/>
    <w:rsid w:val="00F50E9A"/>
    <w:rsid w:val="00F5120A"/>
    <w:rsid w:val="00F51883"/>
    <w:rsid w:val="00F51E10"/>
    <w:rsid w:val="00F524CE"/>
    <w:rsid w:val="00F526AA"/>
    <w:rsid w:val="00F53922"/>
    <w:rsid w:val="00F53935"/>
    <w:rsid w:val="00F539E6"/>
    <w:rsid w:val="00F5416D"/>
    <w:rsid w:val="00F557DF"/>
    <w:rsid w:val="00F56198"/>
    <w:rsid w:val="00F573B2"/>
    <w:rsid w:val="00F57876"/>
    <w:rsid w:val="00F608FA"/>
    <w:rsid w:val="00F615F1"/>
    <w:rsid w:val="00F6185E"/>
    <w:rsid w:val="00F61A49"/>
    <w:rsid w:val="00F61D63"/>
    <w:rsid w:val="00F629A6"/>
    <w:rsid w:val="00F62B79"/>
    <w:rsid w:val="00F62DE9"/>
    <w:rsid w:val="00F63B1E"/>
    <w:rsid w:val="00F63F6B"/>
    <w:rsid w:val="00F640AD"/>
    <w:rsid w:val="00F641ED"/>
    <w:rsid w:val="00F64297"/>
    <w:rsid w:val="00F64995"/>
    <w:rsid w:val="00F65A43"/>
    <w:rsid w:val="00F65BDD"/>
    <w:rsid w:val="00F66406"/>
    <w:rsid w:val="00F67836"/>
    <w:rsid w:val="00F71079"/>
    <w:rsid w:val="00F72300"/>
    <w:rsid w:val="00F72967"/>
    <w:rsid w:val="00F7324B"/>
    <w:rsid w:val="00F742BA"/>
    <w:rsid w:val="00F75094"/>
    <w:rsid w:val="00F754AE"/>
    <w:rsid w:val="00F76ED4"/>
    <w:rsid w:val="00F827C3"/>
    <w:rsid w:val="00F8314A"/>
    <w:rsid w:val="00F84D60"/>
    <w:rsid w:val="00F84EE5"/>
    <w:rsid w:val="00F84F1E"/>
    <w:rsid w:val="00F85E17"/>
    <w:rsid w:val="00F864F5"/>
    <w:rsid w:val="00F87429"/>
    <w:rsid w:val="00F91A72"/>
    <w:rsid w:val="00F91D82"/>
    <w:rsid w:val="00F9409B"/>
    <w:rsid w:val="00F94745"/>
    <w:rsid w:val="00F94BC3"/>
    <w:rsid w:val="00F95762"/>
    <w:rsid w:val="00F959DB"/>
    <w:rsid w:val="00F96F8D"/>
    <w:rsid w:val="00F9743F"/>
    <w:rsid w:val="00F97495"/>
    <w:rsid w:val="00F9770D"/>
    <w:rsid w:val="00FA0263"/>
    <w:rsid w:val="00FA17BA"/>
    <w:rsid w:val="00FA2047"/>
    <w:rsid w:val="00FA2330"/>
    <w:rsid w:val="00FA3F11"/>
    <w:rsid w:val="00FA447E"/>
    <w:rsid w:val="00FA4526"/>
    <w:rsid w:val="00FA490D"/>
    <w:rsid w:val="00FA4CCA"/>
    <w:rsid w:val="00FA4DAE"/>
    <w:rsid w:val="00FA4EC5"/>
    <w:rsid w:val="00FA5E1B"/>
    <w:rsid w:val="00FA5F95"/>
    <w:rsid w:val="00FA605B"/>
    <w:rsid w:val="00FA6D23"/>
    <w:rsid w:val="00FA70B4"/>
    <w:rsid w:val="00FB0ED8"/>
    <w:rsid w:val="00FB113D"/>
    <w:rsid w:val="00FB21FD"/>
    <w:rsid w:val="00FB2258"/>
    <w:rsid w:val="00FB2711"/>
    <w:rsid w:val="00FB2E60"/>
    <w:rsid w:val="00FB3B44"/>
    <w:rsid w:val="00FB451A"/>
    <w:rsid w:val="00FB5D36"/>
    <w:rsid w:val="00FB60E3"/>
    <w:rsid w:val="00FB68DC"/>
    <w:rsid w:val="00FB7999"/>
    <w:rsid w:val="00FB7E05"/>
    <w:rsid w:val="00FC0AC3"/>
    <w:rsid w:val="00FC1CB1"/>
    <w:rsid w:val="00FC2373"/>
    <w:rsid w:val="00FC242D"/>
    <w:rsid w:val="00FC270B"/>
    <w:rsid w:val="00FC28CD"/>
    <w:rsid w:val="00FC2B80"/>
    <w:rsid w:val="00FC2C32"/>
    <w:rsid w:val="00FC4F03"/>
    <w:rsid w:val="00FC4FFE"/>
    <w:rsid w:val="00FC50DC"/>
    <w:rsid w:val="00FC51A7"/>
    <w:rsid w:val="00FC6D36"/>
    <w:rsid w:val="00FC7BF3"/>
    <w:rsid w:val="00FD0129"/>
    <w:rsid w:val="00FD0C06"/>
    <w:rsid w:val="00FD15EE"/>
    <w:rsid w:val="00FD1FE6"/>
    <w:rsid w:val="00FD3E33"/>
    <w:rsid w:val="00FD4A82"/>
    <w:rsid w:val="00FD4AB3"/>
    <w:rsid w:val="00FD52E5"/>
    <w:rsid w:val="00FD6433"/>
    <w:rsid w:val="00FD66E0"/>
    <w:rsid w:val="00FD6878"/>
    <w:rsid w:val="00FD7EDE"/>
    <w:rsid w:val="00FE16C9"/>
    <w:rsid w:val="00FE2970"/>
    <w:rsid w:val="00FE3A05"/>
    <w:rsid w:val="00FE4389"/>
    <w:rsid w:val="00FE56BB"/>
    <w:rsid w:val="00FE5865"/>
    <w:rsid w:val="00FE5FCC"/>
    <w:rsid w:val="00FE641F"/>
    <w:rsid w:val="00FE6905"/>
    <w:rsid w:val="00FE6AD4"/>
    <w:rsid w:val="00FE72F5"/>
    <w:rsid w:val="00FE7839"/>
    <w:rsid w:val="00FF2EA3"/>
    <w:rsid w:val="00FF428A"/>
    <w:rsid w:val="00FF4624"/>
    <w:rsid w:val="00FF4A1A"/>
    <w:rsid w:val="00FF5A0D"/>
    <w:rsid w:val="00FF5A7A"/>
    <w:rsid w:val="00FF7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ostalCode"/>
  <w:smartTagType w:namespaceuri="urn:schemas:contacts" w:name="Sn"/>
  <w:smartTagType w:namespaceuri="urn:schemas:contacts" w:name="GivenName"/>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7">
      <o:colormru v:ext="edit" colors="#bcd8d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99" w:qFormat="1"/>
    <w:lsdException w:name="Emphasis" w:qFormat="1"/>
    <w:lsdException w:name="Plain Text"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7676E"/>
    <w:rPr>
      <w:rFonts w:ascii="Arial" w:hAnsi="Arial" w:cs="Arial"/>
      <w:sz w:val="22"/>
      <w:szCs w:val="22"/>
    </w:rPr>
  </w:style>
  <w:style w:type="paragraph" w:styleId="Heading1">
    <w:name w:val="heading 1"/>
    <w:basedOn w:val="Normal"/>
    <w:next w:val="Normal"/>
    <w:link w:val="Heading1Char1"/>
    <w:qFormat/>
    <w:rsid w:val="00D3310B"/>
    <w:pPr>
      <w:keepNext/>
      <w:numPr>
        <w:numId w:val="4"/>
      </w:numPr>
      <w:spacing w:before="60" w:after="60"/>
      <w:outlineLvl w:val="0"/>
    </w:pPr>
    <w:rPr>
      <w:rFonts w:ascii="Arial Black" w:hAnsi="Arial Black"/>
      <w:sz w:val="28"/>
    </w:rPr>
  </w:style>
  <w:style w:type="paragraph" w:styleId="Heading2">
    <w:name w:val="heading 2"/>
    <w:aliases w:val="Heading 2 Char,Heading 2 Char1 Char,Heading 2 Char Char Char"/>
    <w:basedOn w:val="Normal"/>
    <w:next w:val="Normal"/>
    <w:link w:val="Heading2Char1"/>
    <w:qFormat/>
    <w:rsid w:val="00D3310B"/>
    <w:pPr>
      <w:keepNext/>
      <w:numPr>
        <w:ilvl w:val="1"/>
        <w:numId w:val="4"/>
      </w:numPr>
      <w:spacing w:before="60" w:after="60"/>
      <w:outlineLvl w:val="1"/>
    </w:pPr>
    <w:rPr>
      <w:sz w:val="28"/>
    </w:rPr>
  </w:style>
  <w:style w:type="paragraph" w:styleId="Heading30">
    <w:name w:val="heading 3"/>
    <w:basedOn w:val="Normal"/>
    <w:next w:val="Normal"/>
    <w:link w:val="Heading3Char1"/>
    <w:qFormat/>
    <w:rsid w:val="00D3310B"/>
    <w:pPr>
      <w:keepNext/>
      <w:numPr>
        <w:ilvl w:val="2"/>
        <w:numId w:val="4"/>
      </w:numPr>
      <w:spacing w:before="60" w:after="60"/>
      <w:outlineLvl w:val="2"/>
    </w:pPr>
    <w:rPr>
      <w:rFonts w:ascii="Arial Black" w:hAnsi="Arial Black"/>
    </w:rPr>
  </w:style>
  <w:style w:type="paragraph" w:styleId="Heading40">
    <w:name w:val="heading 4"/>
    <w:basedOn w:val="Normal"/>
    <w:next w:val="Normal"/>
    <w:link w:val="Heading4Char1"/>
    <w:qFormat/>
    <w:rsid w:val="00D3310B"/>
    <w:pPr>
      <w:keepNext/>
      <w:numPr>
        <w:ilvl w:val="3"/>
        <w:numId w:val="4"/>
      </w:numPr>
      <w:spacing w:before="60" w:after="60"/>
      <w:outlineLvl w:val="3"/>
    </w:pPr>
  </w:style>
  <w:style w:type="paragraph" w:styleId="Heading5">
    <w:name w:val="heading 5"/>
    <w:basedOn w:val="Normal"/>
    <w:next w:val="Normal"/>
    <w:link w:val="Heading5Char1"/>
    <w:qFormat/>
    <w:rsid w:val="00D3310B"/>
    <w:pPr>
      <w:numPr>
        <w:ilvl w:val="4"/>
        <w:numId w:val="4"/>
      </w:numPr>
      <w:spacing w:before="60" w:after="60"/>
      <w:outlineLvl w:val="4"/>
    </w:pPr>
    <w:rPr>
      <w:rFonts w:ascii="Arial Black" w:hAnsi="Arial Black"/>
      <w:sz w:val="20"/>
    </w:rPr>
  </w:style>
  <w:style w:type="paragraph" w:styleId="Heading6">
    <w:name w:val="heading 6"/>
    <w:basedOn w:val="Normal"/>
    <w:next w:val="Normal"/>
    <w:link w:val="Heading6Char1"/>
    <w:qFormat/>
    <w:rsid w:val="00EB3A06"/>
    <w:pPr>
      <w:keepNext/>
      <w:keepLines/>
      <w:widowControl w:val="0"/>
      <w:autoSpaceDE w:val="0"/>
      <w:autoSpaceDN w:val="0"/>
      <w:adjustRightInd w:val="0"/>
      <w:spacing w:before="200"/>
      <w:outlineLvl w:val="5"/>
    </w:pPr>
    <w:rPr>
      <w:rFonts w:ascii="Cambria" w:eastAsia="Calibri" w:hAnsi="Cambria"/>
      <w:i/>
      <w:iCs/>
      <w:color w:val="243F60"/>
    </w:rPr>
  </w:style>
  <w:style w:type="paragraph" w:styleId="Heading7">
    <w:name w:val="heading 7"/>
    <w:basedOn w:val="Normal"/>
    <w:next w:val="Normal"/>
    <w:link w:val="Heading7Char1"/>
    <w:qFormat/>
    <w:rsid w:val="00EB3A06"/>
    <w:pPr>
      <w:keepNext/>
      <w:keepLines/>
      <w:spacing w:before="200" w:line="276" w:lineRule="auto"/>
      <w:outlineLvl w:val="6"/>
    </w:pPr>
    <w:rPr>
      <w:rFonts w:ascii="Cambria" w:eastAsia="Calibri" w:hAnsi="Cambria"/>
      <w:i/>
      <w:iCs/>
      <w:color w:val="404040"/>
    </w:rPr>
  </w:style>
  <w:style w:type="paragraph" w:styleId="Heading8">
    <w:name w:val="heading 8"/>
    <w:basedOn w:val="Normal"/>
    <w:next w:val="Normal"/>
    <w:link w:val="Heading8Char1"/>
    <w:qFormat/>
    <w:rsid w:val="00EB3A06"/>
    <w:pPr>
      <w:keepNext/>
      <w:keepLines/>
      <w:spacing w:before="200" w:line="276" w:lineRule="auto"/>
      <w:outlineLvl w:val="7"/>
    </w:pPr>
    <w:rPr>
      <w:rFonts w:ascii="Cambria" w:eastAsia="Calibri" w:hAnsi="Cambria"/>
      <w:color w:val="4F81BD"/>
      <w:sz w:val="20"/>
    </w:rPr>
  </w:style>
  <w:style w:type="paragraph" w:styleId="Heading9">
    <w:name w:val="heading 9"/>
    <w:basedOn w:val="Normal"/>
    <w:next w:val="Normal"/>
    <w:link w:val="Heading9Char1"/>
    <w:qFormat/>
    <w:rsid w:val="00EB3A06"/>
    <w:pPr>
      <w:keepNext/>
      <w:keepLines/>
      <w:spacing w:before="200" w:line="276" w:lineRule="auto"/>
      <w:outlineLvl w:val="8"/>
    </w:pPr>
    <w:rPr>
      <w:rFonts w:ascii="Cambria" w:eastAsia="Calibri"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
    <w:name w:val="Base"/>
    <w:rsid w:val="00104D7F"/>
    <w:rPr>
      <w:rFonts w:ascii="Arial" w:hAnsi="Arial" w:cs="Arial"/>
      <w:sz w:val="16"/>
    </w:rPr>
  </w:style>
  <w:style w:type="paragraph" w:customStyle="1" w:styleId="Legalcopy">
    <w:name w:val="Legal copy"/>
    <w:basedOn w:val="Base"/>
    <w:rsid w:val="00104D7F"/>
    <w:pPr>
      <w:framePr w:hSpace="187" w:vSpace="187" w:wrap="around" w:hAnchor="text" w:yAlign="bottom"/>
      <w:spacing w:after="90" w:line="130" w:lineRule="atLeast"/>
    </w:pPr>
    <w:rPr>
      <w:sz w:val="11"/>
    </w:rPr>
  </w:style>
  <w:style w:type="character" w:styleId="PageNumber">
    <w:name w:val="page number"/>
    <w:basedOn w:val="DefaultParagraphFont"/>
    <w:rsid w:val="00104D7F"/>
    <w:rPr>
      <w:rFonts w:ascii="Times New Roman" w:hAnsi="Times New Roman" w:cs="Times New Roman"/>
      <w:b w:val="0"/>
      <w:i w:val="0"/>
      <w:smallCaps w:val="0"/>
      <w:sz w:val="20"/>
      <w:u w:val="none"/>
    </w:rPr>
  </w:style>
  <w:style w:type="paragraph" w:customStyle="1" w:styleId="Filestamp">
    <w:name w:val="Filestamp"/>
    <w:basedOn w:val="Base"/>
    <w:rsid w:val="00104D7F"/>
    <w:pPr>
      <w:spacing w:before="460" w:line="240" w:lineRule="atLeast"/>
    </w:pPr>
    <w:rPr>
      <w:noProof/>
      <w:sz w:val="10"/>
    </w:rPr>
  </w:style>
  <w:style w:type="paragraph" w:styleId="FootnoteText">
    <w:name w:val="footnote text"/>
    <w:basedOn w:val="Normal"/>
    <w:link w:val="FootnoteTextChar2"/>
    <w:semiHidden/>
    <w:rsid w:val="00104D7F"/>
    <w:pPr>
      <w:spacing w:after="120"/>
    </w:pPr>
    <w:rPr>
      <w:sz w:val="18"/>
    </w:rPr>
  </w:style>
  <w:style w:type="paragraph" w:customStyle="1" w:styleId="LetterDate">
    <w:name w:val="Letter Date"/>
    <w:basedOn w:val="Base"/>
    <w:next w:val="Normal"/>
    <w:rsid w:val="00104D7F"/>
    <w:pPr>
      <w:spacing w:line="360" w:lineRule="atLeast"/>
    </w:pPr>
    <w:rPr>
      <w:rFonts w:ascii="Times New Roman" w:hAnsi="Times New Roman" w:cs="Times New Roman"/>
      <w:sz w:val="28"/>
    </w:rPr>
  </w:style>
  <w:style w:type="paragraph" w:customStyle="1" w:styleId="TableLogoText">
    <w:name w:val="Table Logo Text"/>
    <w:basedOn w:val="Base"/>
    <w:rsid w:val="00104D7F"/>
    <w:rPr>
      <w:sz w:val="24"/>
    </w:rPr>
  </w:style>
  <w:style w:type="paragraph" w:customStyle="1" w:styleId="ReportTitle">
    <w:name w:val="Report Title"/>
    <w:basedOn w:val="Base"/>
    <w:next w:val="LetterDate"/>
    <w:rsid w:val="00104D7F"/>
    <w:pPr>
      <w:spacing w:before="300" w:line="520" w:lineRule="atLeast"/>
    </w:pPr>
    <w:rPr>
      <w:rFonts w:ascii="Arial Black" w:hAnsi="Arial Black"/>
      <w:sz w:val="44"/>
    </w:rPr>
  </w:style>
  <w:style w:type="paragraph" w:customStyle="1" w:styleId="ClientName">
    <w:name w:val="Client Name"/>
    <w:basedOn w:val="Base"/>
    <w:rsid w:val="00104D7F"/>
    <w:pPr>
      <w:spacing w:line="520" w:lineRule="atLeast"/>
    </w:pPr>
    <w:rPr>
      <w:sz w:val="44"/>
    </w:rPr>
  </w:style>
  <w:style w:type="paragraph" w:customStyle="1" w:styleId="ReportCrossRef">
    <w:name w:val="Report Cross Ref"/>
    <w:basedOn w:val="Base"/>
    <w:rsid w:val="00104D7F"/>
    <w:pPr>
      <w:spacing w:line="200" w:lineRule="atLeast"/>
    </w:pPr>
    <w:rPr>
      <w:rFonts w:ascii="Arial Black" w:hAnsi="Arial Black"/>
    </w:rPr>
  </w:style>
  <w:style w:type="paragraph" w:customStyle="1" w:styleId="ClientNameCrossRef">
    <w:name w:val="Client Name Cross Ref"/>
    <w:basedOn w:val="Base"/>
    <w:rsid w:val="00104D7F"/>
    <w:pPr>
      <w:spacing w:after="180" w:line="200" w:lineRule="atLeast"/>
    </w:pPr>
  </w:style>
  <w:style w:type="paragraph" w:styleId="TOC1">
    <w:name w:val="toc 1"/>
    <w:basedOn w:val="Normal"/>
    <w:next w:val="Normal"/>
    <w:uiPriority w:val="39"/>
    <w:rsid w:val="00104D7F"/>
    <w:pPr>
      <w:numPr>
        <w:numId w:val="2"/>
      </w:numPr>
      <w:tabs>
        <w:tab w:val="right" w:leader="dot" w:pos="8640"/>
      </w:tabs>
      <w:spacing w:before="240"/>
    </w:pPr>
    <w:rPr>
      <w:noProof/>
    </w:rPr>
  </w:style>
  <w:style w:type="paragraph" w:styleId="TOC2">
    <w:name w:val="toc 2"/>
    <w:basedOn w:val="Normal"/>
    <w:next w:val="Normal"/>
    <w:uiPriority w:val="39"/>
    <w:rsid w:val="00104D7F"/>
    <w:pPr>
      <w:numPr>
        <w:numId w:val="3"/>
      </w:numPr>
      <w:tabs>
        <w:tab w:val="left" w:pos="720"/>
        <w:tab w:val="right" w:leader="dot" w:pos="8640"/>
      </w:tabs>
      <w:spacing w:line="300" w:lineRule="atLeast"/>
      <w:ind w:left="720"/>
    </w:pPr>
    <w:rPr>
      <w:noProof/>
    </w:rPr>
  </w:style>
  <w:style w:type="paragraph" w:customStyle="1" w:styleId="SectionIntro">
    <w:name w:val="Section Intro"/>
    <w:basedOn w:val="Normal"/>
    <w:rsid w:val="00104D7F"/>
    <w:rPr>
      <w:i/>
    </w:rPr>
  </w:style>
  <w:style w:type="paragraph" w:customStyle="1" w:styleId="AppendixStart">
    <w:name w:val="Appendix Start"/>
    <w:basedOn w:val="Normal"/>
    <w:next w:val="Heading1"/>
    <w:rsid w:val="00D3310B"/>
    <w:pPr>
      <w:pageBreakBefore/>
      <w:numPr>
        <w:numId w:val="8"/>
      </w:numPr>
      <w:pBdr>
        <w:top w:val="single" w:sz="12" w:space="0" w:color="auto"/>
        <w:left w:val="single" w:sz="12" w:space="9" w:color="auto"/>
        <w:bottom w:val="single" w:sz="12" w:space="0" w:color="auto"/>
        <w:right w:val="single" w:sz="12" w:space="0" w:color="auto"/>
      </w:pBdr>
      <w:spacing w:before="1500" w:after="480" w:line="1820" w:lineRule="exact"/>
      <w:ind w:right="6840"/>
      <w:outlineLvl w:val="0"/>
    </w:pPr>
    <w:rPr>
      <w:position w:val="2"/>
    </w:rPr>
  </w:style>
  <w:style w:type="paragraph" w:styleId="NoteHeading">
    <w:name w:val="Note Heading"/>
    <w:basedOn w:val="Normal"/>
    <w:next w:val="NoteText"/>
    <w:link w:val="NoteHeadingChar"/>
    <w:rsid w:val="00104D7F"/>
    <w:pPr>
      <w:spacing w:before="200" w:line="200" w:lineRule="atLeast"/>
    </w:pPr>
    <w:rPr>
      <w:rFonts w:ascii="Arial Black" w:hAnsi="Arial Black"/>
      <w:sz w:val="16"/>
    </w:rPr>
  </w:style>
  <w:style w:type="paragraph" w:customStyle="1" w:styleId="NoteText">
    <w:name w:val="Note Text"/>
    <w:basedOn w:val="Normal"/>
    <w:rsid w:val="00104D7F"/>
    <w:pPr>
      <w:spacing w:line="200" w:lineRule="atLeast"/>
    </w:pPr>
    <w:rPr>
      <w:sz w:val="18"/>
    </w:rPr>
  </w:style>
  <w:style w:type="character" w:styleId="FootnoteReference">
    <w:name w:val="footnote reference"/>
    <w:basedOn w:val="DefaultParagraphFont"/>
    <w:semiHidden/>
    <w:rsid w:val="00104D7F"/>
    <w:rPr>
      <w:vertAlign w:val="superscript"/>
    </w:rPr>
  </w:style>
  <w:style w:type="paragraph" w:customStyle="1" w:styleId="SectionStart">
    <w:name w:val="Section Start"/>
    <w:basedOn w:val="Normal"/>
    <w:next w:val="Heading1"/>
    <w:rsid w:val="00104D7F"/>
    <w:pPr>
      <w:pageBreakBefore/>
      <w:numPr>
        <w:numId w:val="1"/>
      </w:numPr>
      <w:pBdr>
        <w:top w:val="single" w:sz="12" w:space="0" w:color="auto"/>
        <w:left w:val="single" w:sz="12" w:space="9" w:color="auto"/>
        <w:bottom w:val="single" w:sz="12" w:space="0" w:color="auto"/>
        <w:right w:val="single" w:sz="12" w:space="0" w:color="auto"/>
      </w:pBdr>
      <w:spacing w:before="1500" w:after="480" w:line="1820" w:lineRule="exact"/>
      <w:ind w:right="6840"/>
    </w:pPr>
    <w:rPr>
      <w:rFonts w:ascii="Arial Black" w:hAnsi="Arial Black"/>
      <w:position w:val="-18"/>
      <w:sz w:val="48"/>
    </w:rPr>
  </w:style>
  <w:style w:type="paragraph" w:customStyle="1" w:styleId="AddressBlock">
    <w:name w:val="Address Block"/>
    <w:basedOn w:val="Base"/>
    <w:rsid w:val="00104D7F"/>
    <w:pPr>
      <w:spacing w:line="200" w:lineRule="atLeast"/>
    </w:pPr>
  </w:style>
  <w:style w:type="paragraph" w:styleId="TOCHeading">
    <w:name w:val="TOC Heading"/>
    <w:basedOn w:val="Base"/>
    <w:qFormat/>
    <w:rsid w:val="00104D7F"/>
    <w:pPr>
      <w:spacing w:before="300" w:line="360" w:lineRule="atLeast"/>
    </w:pPr>
    <w:rPr>
      <w:rFonts w:ascii="Arial Black" w:hAnsi="Arial Black"/>
      <w:sz w:val="28"/>
    </w:rPr>
  </w:style>
  <w:style w:type="paragraph" w:styleId="TOC3">
    <w:name w:val="toc 3"/>
    <w:basedOn w:val="Normal"/>
    <w:next w:val="Normal"/>
    <w:uiPriority w:val="39"/>
    <w:rsid w:val="00104D7F"/>
    <w:pPr>
      <w:spacing w:before="240"/>
    </w:pPr>
    <w:rPr>
      <w:rFonts w:ascii="Arial Black" w:hAnsi="Arial Black"/>
      <w:noProof/>
      <w:sz w:val="20"/>
    </w:rPr>
  </w:style>
  <w:style w:type="paragraph" w:styleId="Header">
    <w:name w:val="header"/>
    <w:basedOn w:val="Normal"/>
    <w:link w:val="HeaderChar1"/>
    <w:rsid w:val="00104D7F"/>
    <w:pPr>
      <w:tabs>
        <w:tab w:val="center" w:pos="4320"/>
        <w:tab w:val="right" w:pos="8640"/>
      </w:tabs>
    </w:pPr>
  </w:style>
  <w:style w:type="paragraph" w:styleId="Footer">
    <w:name w:val="footer"/>
    <w:basedOn w:val="Normal"/>
    <w:link w:val="FooterChar1"/>
    <w:rsid w:val="00104D7F"/>
    <w:pPr>
      <w:tabs>
        <w:tab w:val="center" w:pos="4320"/>
        <w:tab w:val="right" w:pos="8640"/>
      </w:tabs>
    </w:pPr>
  </w:style>
  <w:style w:type="paragraph" w:customStyle="1" w:styleId="LogoHide">
    <w:name w:val="Logo Hide"/>
    <w:basedOn w:val="Base"/>
    <w:next w:val="Base"/>
    <w:rsid w:val="00D3310B"/>
    <w:pPr>
      <w:spacing w:line="20" w:lineRule="exact"/>
    </w:pPr>
    <w:rPr>
      <w:noProof/>
      <w:sz w:val="2"/>
    </w:rPr>
  </w:style>
  <w:style w:type="character" w:customStyle="1" w:styleId="TextHide">
    <w:name w:val="Text Hide"/>
    <w:basedOn w:val="DefaultParagraphFont"/>
    <w:rsid w:val="00D3310B"/>
  </w:style>
  <w:style w:type="paragraph" w:styleId="ListBullet">
    <w:name w:val="List Bullet"/>
    <w:basedOn w:val="Normal"/>
    <w:rsid w:val="00D3310B"/>
    <w:pPr>
      <w:numPr>
        <w:ilvl w:val="4"/>
        <w:numId w:val="5"/>
      </w:numPr>
      <w:outlineLvl w:val="4"/>
    </w:pPr>
  </w:style>
  <w:style w:type="paragraph" w:styleId="ListBullet2">
    <w:name w:val="List Bullet 2"/>
    <w:basedOn w:val="Normal"/>
    <w:rsid w:val="00D3310B"/>
    <w:pPr>
      <w:numPr>
        <w:ilvl w:val="5"/>
        <w:numId w:val="5"/>
      </w:numPr>
      <w:outlineLvl w:val="5"/>
    </w:pPr>
  </w:style>
  <w:style w:type="paragraph" w:styleId="ListBullet3">
    <w:name w:val="List Bullet 3"/>
    <w:basedOn w:val="Normal"/>
    <w:rsid w:val="00D3310B"/>
    <w:pPr>
      <w:numPr>
        <w:ilvl w:val="6"/>
        <w:numId w:val="5"/>
      </w:numPr>
      <w:outlineLvl w:val="6"/>
    </w:pPr>
  </w:style>
  <w:style w:type="paragraph" w:styleId="ListBullet4">
    <w:name w:val="List Bullet 4"/>
    <w:basedOn w:val="Normal"/>
    <w:rsid w:val="00D3310B"/>
    <w:pPr>
      <w:numPr>
        <w:ilvl w:val="7"/>
        <w:numId w:val="5"/>
      </w:numPr>
      <w:outlineLvl w:val="7"/>
    </w:pPr>
  </w:style>
  <w:style w:type="paragraph" w:customStyle="1" w:styleId="TableBullet1">
    <w:name w:val="Table Bullet 1"/>
    <w:basedOn w:val="Normal"/>
    <w:rsid w:val="00D3310B"/>
    <w:pPr>
      <w:numPr>
        <w:ilvl w:val="4"/>
        <w:numId w:val="6"/>
      </w:numPr>
      <w:spacing w:before="40" w:after="40"/>
      <w:outlineLvl w:val="4"/>
    </w:pPr>
    <w:rPr>
      <w:sz w:val="20"/>
    </w:rPr>
  </w:style>
  <w:style w:type="paragraph" w:customStyle="1" w:styleId="TableBullet2">
    <w:name w:val="Table Bullet 2"/>
    <w:basedOn w:val="Normal"/>
    <w:rsid w:val="00D3310B"/>
    <w:pPr>
      <w:numPr>
        <w:ilvl w:val="5"/>
        <w:numId w:val="6"/>
      </w:numPr>
      <w:spacing w:before="40" w:after="40"/>
      <w:outlineLvl w:val="5"/>
    </w:pPr>
    <w:rPr>
      <w:sz w:val="20"/>
    </w:rPr>
  </w:style>
  <w:style w:type="paragraph" w:customStyle="1" w:styleId="TableBullet3">
    <w:name w:val="Table Bullet 3"/>
    <w:basedOn w:val="Normal"/>
    <w:rsid w:val="00D3310B"/>
    <w:pPr>
      <w:numPr>
        <w:ilvl w:val="6"/>
        <w:numId w:val="6"/>
      </w:numPr>
      <w:spacing w:before="40" w:after="40"/>
      <w:outlineLvl w:val="6"/>
    </w:pPr>
    <w:rPr>
      <w:sz w:val="20"/>
    </w:rPr>
  </w:style>
  <w:style w:type="paragraph" w:customStyle="1" w:styleId="TableBullet4">
    <w:name w:val="Table Bullet 4"/>
    <w:basedOn w:val="Normal"/>
    <w:rsid w:val="00D3310B"/>
    <w:pPr>
      <w:numPr>
        <w:ilvl w:val="7"/>
        <w:numId w:val="6"/>
      </w:numPr>
      <w:spacing w:before="40" w:after="40"/>
      <w:outlineLvl w:val="7"/>
    </w:pPr>
    <w:rPr>
      <w:sz w:val="20"/>
    </w:rPr>
  </w:style>
  <w:style w:type="paragraph" w:styleId="ListNumber">
    <w:name w:val="List Number"/>
    <w:basedOn w:val="Normal"/>
    <w:rsid w:val="00D3310B"/>
    <w:pPr>
      <w:numPr>
        <w:ilvl w:val="5"/>
        <w:numId w:val="4"/>
      </w:numPr>
      <w:outlineLvl w:val="5"/>
    </w:pPr>
  </w:style>
  <w:style w:type="paragraph" w:styleId="ListNumber2">
    <w:name w:val="List Number 2"/>
    <w:basedOn w:val="Normal"/>
    <w:rsid w:val="00D3310B"/>
    <w:pPr>
      <w:numPr>
        <w:ilvl w:val="6"/>
        <w:numId w:val="4"/>
      </w:numPr>
      <w:outlineLvl w:val="6"/>
    </w:pPr>
  </w:style>
  <w:style w:type="paragraph" w:styleId="ListNumber3">
    <w:name w:val="List Number 3"/>
    <w:basedOn w:val="Normal"/>
    <w:rsid w:val="00D3310B"/>
    <w:pPr>
      <w:numPr>
        <w:ilvl w:val="7"/>
        <w:numId w:val="4"/>
      </w:numPr>
      <w:outlineLvl w:val="7"/>
    </w:pPr>
  </w:style>
  <w:style w:type="paragraph" w:styleId="ListNumber4">
    <w:name w:val="List Number 4"/>
    <w:basedOn w:val="Normal"/>
    <w:rsid w:val="00D3310B"/>
    <w:pPr>
      <w:numPr>
        <w:ilvl w:val="8"/>
        <w:numId w:val="4"/>
      </w:numPr>
      <w:outlineLvl w:val="8"/>
    </w:pPr>
  </w:style>
  <w:style w:type="paragraph" w:customStyle="1" w:styleId="HeadingNumber1">
    <w:name w:val="Heading Number 1"/>
    <w:basedOn w:val="Normal"/>
    <w:next w:val="NormalIndent2"/>
    <w:rsid w:val="00D3310B"/>
    <w:pPr>
      <w:keepNext/>
      <w:numPr>
        <w:ilvl w:val="4"/>
        <w:numId w:val="7"/>
      </w:numPr>
      <w:spacing w:before="60" w:after="60"/>
      <w:outlineLvl w:val="4"/>
    </w:pPr>
    <w:rPr>
      <w:rFonts w:ascii="Arial Black" w:hAnsi="Arial Black"/>
    </w:rPr>
  </w:style>
  <w:style w:type="paragraph" w:customStyle="1" w:styleId="HeadingNumber2">
    <w:name w:val="Heading Number 2"/>
    <w:basedOn w:val="Normal"/>
    <w:next w:val="NormalIndent2"/>
    <w:rsid w:val="00D3310B"/>
    <w:pPr>
      <w:keepNext/>
      <w:numPr>
        <w:ilvl w:val="5"/>
        <w:numId w:val="7"/>
      </w:numPr>
      <w:spacing w:before="60" w:after="60"/>
      <w:outlineLvl w:val="5"/>
    </w:pPr>
  </w:style>
  <w:style w:type="paragraph" w:customStyle="1" w:styleId="HeadingNumber3">
    <w:name w:val="Heading Number 3"/>
    <w:basedOn w:val="Normal"/>
    <w:next w:val="NormalIndent2"/>
    <w:rsid w:val="00D3310B"/>
    <w:pPr>
      <w:keepNext/>
      <w:numPr>
        <w:ilvl w:val="6"/>
        <w:numId w:val="7"/>
      </w:numPr>
      <w:spacing w:before="60" w:after="60"/>
      <w:outlineLvl w:val="6"/>
    </w:pPr>
    <w:rPr>
      <w:rFonts w:ascii="Arial Black" w:hAnsi="Arial Black"/>
      <w:sz w:val="20"/>
    </w:rPr>
  </w:style>
  <w:style w:type="paragraph" w:customStyle="1" w:styleId="HeadingNumber4">
    <w:name w:val="Heading Number 4"/>
    <w:basedOn w:val="Normal"/>
    <w:next w:val="NormalIndent2"/>
    <w:rsid w:val="00D3310B"/>
    <w:pPr>
      <w:keepNext/>
      <w:numPr>
        <w:ilvl w:val="7"/>
        <w:numId w:val="7"/>
      </w:numPr>
      <w:spacing w:before="60" w:after="60"/>
      <w:outlineLvl w:val="7"/>
    </w:pPr>
    <w:rPr>
      <w:sz w:val="20"/>
    </w:rPr>
  </w:style>
  <w:style w:type="paragraph" w:customStyle="1" w:styleId="NormalIndent1">
    <w:name w:val="Normal Indent 1"/>
    <w:basedOn w:val="Normal"/>
    <w:rsid w:val="00D3310B"/>
    <w:pPr>
      <w:ind w:left="360"/>
    </w:pPr>
  </w:style>
  <w:style w:type="paragraph" w:customStyle="1" w:styleId="NormalIndent2">
    <w:name w:val="Normal Indent 2"/>
    <w:basedOn w:val="Normal"/>
    <w:rsid w:val="00D3310B"/>
    <w:pPr>
      <w:ind w:left="720"/>
    </w:pPr>
  </w:style>
  <w:style w:type="paragraph" w:customStyle="1" w:styleId="NormalIndent3">
    <w:name w:val="Normal Indent 3"/>
    <w:basedOn w:val="Normal"/>
    <w:rsid w:val="00D3310B"/>
    <w:pPr>
      <w:ind w:left="1080"/>
    </w:pPr>
  </w:style>
  <w:style w:type="paragraph" w:customStyle="1" w:styleId="NormalIndent4">
    <w:name w:val="Normal Indent 4"/>
    <w:basedOn w:val="Normal"/>
    <w:rsid w:val="00D3310B"/>
    <w:pPr>
      <w:ind w:left="1440"/>
    </w:pPr>
  </w:style>
  <w:style w:type="paragraph" w:customStyle="1" w:styleId="TableHeadingText">
    <w:name w:val="Table Heading Text"/>
    <w:basedOn w:val="Normal"/>
    <w:rsid w:val="00D3310B"/>
    <w:pPr>
      <w:spacing w:before="60" w:after="60"/>
    </w:pPr>
    <w:rPr>
      <w:rFonts w:ascii="Arial Black" w:hAnsi="Arial Black"/>
      <w:sz w:val="18"/>
    </w:rPr>
  </w:style>
  <w:style w:type="paragraph" w:customStyle="1" w:styleId="TableText">
    <w:name w:val="Table Text"/>
    <w:basedOn w:val="Normal"/>
    <w:rsid w:val="00D3310B"/>
    <w:pPr>
      <w:spacing w:before="40" w:after="40"/>
    </w:pPr>
    <w:rPr>
      <w:sz w:val="20"/>
    </w:rPr>
  </w:style>
  <w:style w:type="table" w:styleId="TableGrid">
    <w:name w:val="Table Grid"/>
    <w:basedOn w:val="TableNormal"/>
    <w:uiPriority w:val="59"/>
    <w:rsid w:val="00D331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3310B"/>
    <w:rPr>
      <w:color w:val="0000FF"/>
      <w:u w:val="single"/>
    </w:rPr>
  </w:style>
  <w:style w:type="character" w:customStyle="1" w:styleId="InitialStyle">
    <w:name w:val="InitialStyle"/>
    <w:rsid w:val="00EB3429"/>
    <w:rPr>
      <w:rFonts w:ascii="Times New Roman" w:hAnsi="Times New Roman"/>
      <w:color w:val="auto"/>
      <w:spacing w:val="0"/>
      <w:sz w:val="24"/>
    </w:rPr>
  </w:style>
  <w:style w:type="paragraph" w:styleId="BodyText">
    <w:name w:val="Body Text"/>
    <w:basedOn w:val="Normal"/>
    <w:link w:val="BodyTextChar2"/>
    <w:rsid w:val="00565DD4"/>
    <w:pPr>
      <w:spacing w:after="120"/>
    </w:pPr>
  </w:style>
  <w:style w:type="paragraph" w:styleId="NormalWeb">
    <w:name w:val="Normal (Web)"/>
    <w:basedOn w:val="Normal"/>
    <w:uiPriority w:val="99"/>
    <w:rsid w:val="00565DD4"/>
    <w:pPr>
      <w:spacing w:before="100" w:beforeAutospacing="1" w:after="100" w:afterAutospacing="1"/>
    </w:pPr>
    <w:rPr>
      <w:rFonts w:ascii="Tahoma" w:hAnsi="Tahoma" w:cs="Tahoma"/>
      <w:color w:val="000000"/>
      <w:sz w:val="20"/>
    </w:rPr>
  </w:style>
  <w:style w:type="character" w:styleId="Strong">
    <w:name w:val="Strong"/>
    <w:basedOn w:val="DefaultParagraphFont"/>
    <w:uiPriority w:val="99"/>
    <w:qFormat/>
    <w:rsid w:val="00565DD4"/>
    <w:rPr>
      <w:b/>
      <w:bCs/>
    </w:rPr>
  </w:style>
  <w:style w:type="character" w:customStyle="1" w:styleId="Heading2Char1">
    <w:name w:val="Heading 2 Char1"/>
    <w:aliases w:val="Heading 2 Char Char,Heading 2 Char1 Char Char,Heading 2 Char Char Char Char1"/>
    <w:basedOn w:val="DefaultParagraphFont"/>
    <w:link w:val="Heading2"/>
    <w:rsid w:val="003C58CA"/>
    <w:rPr>
      <w:rFonts w:ascii="Arial" w:hAnsi="Arial" w:cs="Arial"/>
      <w:sz w:val="28"/>
      <w:szCs w:val="22"/>
    </w:rPr>
  </w:style>
  <w:style w:type="character" w:styleId="FollowedHyperlink">
    <w:name w:val="FollowedHyperlink"/>
    <w:basedOn w:val="DefaultParagraphFont"/>
    <w:uiPriority w:val="99"/>
    <w:rsid w:val="00900C1B"/>
    <w:rPr>
      <w:color w:val="606420"/>
      <w:u w:val="single"/>
    </w:rPr>
  </w:style>
  <w:style w:type="paragraph" w:styleId="BalloonText">
    <w:name w:val="Balloon Text"/>
    <w:basedOn w:val="Normal"/>
    <w:link w:val="BalloonTextChar1"/>
    <w:semiHidden/>
    <w:rsid w:val="00261515"/>
    <w:rPr>
      <w:rFonts w:ascii="Tahoma" w:hAnsi="Tahoma" w:cs="Tahoma"/>
      <w:sz w:val="16"/>
      <w:szCs w:val="16"/>
    </w:rPr>
  </w:style>
  <w:style w:type="paragraph" w:styleId="BodyTextIndent">
    <w:name w:val="Body Text Indent"/>
    <w:basedOn w:val="Normal"/>
    <w:link w:val="BodyTextIndentChar2"/>
    <w:rsid w:val="0090608E"/>
    <w:pPr>
      <w:spacing w:after="120"/>
      <w:ind w:left="360"/>
    </w:pPr>
  </w:style>
  <w:style w:type="character" w:styleId="Emphasis">
    <w:name w:val="Emphasis"/>
    <w:basedOn w:val="DefaultParagraphFont"/>
    <w:qFormat/>
    <w:rsid w:val="00386946"/>
    <w:rPr>
      <w:i/>
      <w:iCs/>
    </w:rPr>
  </w:style>
  <w:style w:type="character" w:customStyle="1" w:styleId="Heading3Char1">
    <w:name w:val="Heading 3 Char1"/>
    <w:basedOn w:val="DefaultParagraphFont"/>
    <w:link w:val="Heading30"/>
    <w:rsid w:val="00ED6DD3"/>
    <w:rPr>
      <w:rFonts w:ascii="Arial Black" w:hAnsi="Arial Black"/>
      <w:sz w:val="24"/>
      <w:lang w:val="en-US" w:eastAsia="en-US" w:bidi="ar-SA"/>
    </w:rPr>
  </w:style>
  <w:style w:type="character" w:styleId="CommentReference">
    <w:name w:val="annotation reference"/>
    <w:basedOn w:val="DefaultParagraphFont"/>
    <w:uiPriority w:val="99"/>
    <w:rsid w:val="000662FB"/>
    <w:rPr>
      <w:sz w:val="16"/>
      <w:szCs w:val="16"/>
    </w:rPr>
  </w:style>
  <w:style w:type="paragraph" w:styleId="CommentText">
    <w:name w:val="annotation text"/>
    <w:basedOn w:val="Normal"/>
    <w:link w:val="CommentTextChar1"/>
    <w:uiPriority w:val="99"/>
    <w:rsid w:val="000662FB"/>
    <w:rPr>
      <w:sz w:val="20"/>
    </w:rPr>
  </w:style>
  <w:style w:type="paragraph" w:styleId="CommentSubject">
    <w:name w:val="annotation subject"/>
    <w:basedOn w:val="CommentText"/>
    <w:next w:val="CommentText"/>
    <w:link w:val="CommentSubjectChar1"/>
    <w:rsid w:val="000662FB"/>
    <w:rPr>
      <w:b/>
      <w:bCs/>
    </w:rPr>
  </w:style>
  <w:style w:type="character" w:customStyle="1" w:styleId="text">
    <w:name w:val="text"/>
    <w:basedOn w:val="DefaultParagraphFont"/>
    <w:rsid w:val="00F61D63"/>
    <w:rPr>
      <w:sz w:val="24"/>
      <w:szCs w:val="24"/>
    </w:rPr>
  </w:style>
  <w:style w:type="character" w:styleId="HTMLAcronym">
    <w:name w:val="HTML Acronym"/>
    <w:basedOn w:val="DefaultParagraphFont"/>
    <w:rsid w:val="00F61D63"/>
  </w:style>
  <w:style w:type="character" w:customStyle="1" w:styleId="Heading1Char1">
    <w:name w:val="Heading 1 Char1"/>
    <w:basedOn w:val="DefaultParagraphFont"/>
    <w:link w:val="Heading1"/>
    <w:locked/>
    <w:rsid w:val="00EB3A06"/>
    <w:rPr>
      <w:rFonts w:ascii="Arial Black" w:hAnsi="Arial Black"/>
      <w:sz w:val="28"/>
      <w:lang w:val="en-US" w:eastAsia="en-US" w:bidi="ar-SA"/>
    </w:rPr>
  </w:style>
  <w:style w:type="character" w:customStyle="1" w:styleId="Heading3Char">
    <w:name w:val="Heading 3 Char"/>
    <w:basedOn w:val="DefaultParagraphFont"/>
    <w:locked/>
    <w:rsid w:val="00EB3A06"/>
    <w:rPr>
      <w:rFonts w:ascii="Arial" w:eastAsia="Calibri" w:hAnsi="Arial" w:cs="Arial"/>
      <w:bCs/>
      <w:sz w:val="24"/>
      <w:szCs w:val="24"/>
      <w:lang w:val="en-US" w:eastAsia="en-US" w:bidi="ar-SA"/>
    </w:rPr>
  </w:style>
  <w:style w:type="character" w:customStyle="1" w:styleId="Heading4Char1">
    <w:name w:val="Heading 4 Char1"/>
    <w:basedOn w:val="DefaultParagraphFont"/>
    <w:link w:val="Heading40"/>
    <w:locked/>
    <w:rsid w:val="00EB3A06"/>
    <w:rPr>
      <w:rFonts w:ascii="Arial" w:hAnsi="Arial" w:cs="Arial"/>
      <w:sz w:val="24"/>
      <w:lang w:val="en-US" w:eastAsia="en-US" w:bidi="ar-SA"/>
    </w:rPr>
  </w:style>
  <w:style w:type="character" w:customStyle="1" w:styleId="Heading5Char1">
    <w:name w:val="Heading 5 Char1"/>
    <w:basedOn w:val="DefaultParagraphFont"/>
    <w:link w:val="Heading5"/>
    <w:locked/>
    <w:rsid w:val="00EB3A06"/>
    <w:rPr>
      <w:rFonts w:ascii="Arial Black" w:hAnsi="Arial Black"/>
      <w:lang w:val="en-US" w:eastAsia="en-US" w:bidi="ar-SA"/>
    </w:rPr>
  </w:style>
  <w:style w:type="character" w:customStyle="1" w:styleId="Heading6Char1">
    <w:name w:val="Heading 6 Char1"/>
    <w:basedOn w:val="DefaultParagraphFont"/>
    <w:link w:val="Heading6"/>
    <w:locked/>
    <w:rsid w:val="00EB3A06"/>
    <w:rPr>
      <w:rFonts w:ascii="Cambria" w:eastAsia="Calibri" w:hAnsi="Cambria"/>
      <w:i/>
      <w:iCs/>
      <w:color w:val="243F60"/>
      <w:sz w:val="24"/>
      <w:lang w:val="en-US" w:eastAsia="en-US" w:bidi="ar-SA"/>
    </w:rPr>
  </w:style>
  <w:style w:type="character" w:customStyle="1" w:styleId="Heading7Char1">
    <w:name w:val="Heading 7 Char1"/>
    <w:basedOn w:val="DefaultParagraphFont"/>
    <w:link w:val="Heading7"/>
    <w:locked/>
    <w:rsid w:val="00EB3A06"/>
    <w:rPr>
      <w:rFonts w:ascii="Cambria" w:eastAsia="Calibri" w:hAnsi="Cambria"/>
      <w:i/>
      <w:iCs/>
      <w:color w:val="404040"/>
      <w:sz w:val="22"/>
      <w:szCs w:val="22"/>
      <w:lang w:val="en-US" w:eastAsia="en-US" w:bidi="ar-SA"/>
    </w:rPr>
  </w:style>
  <w:style w:type="character" w:customStyle="1" w:styleId="Heading8Char1">
    <w:name w:val="Heading 8 Char1"/>
    <w:basedOn w:val="DefaultParagraphFont"/>
    <w:link w:val="Heading8"/>
    <w:locked/>
    <w:rsid w:val="00EB3A06"/>
    <w:rPr>
      <w:rFonts w:ascii="Cambria" w:eastAsia="Calibri" w:hAnsi="Cambria"/>
      <w:color w:val="4F81BD"/>
      <w:lang w:val="en-US" w:eastAsia="en-US" w:bidi="ar-SA"/>
    </w:rPr>
  </w:style>
  <w:style w:type="character" w:customStyle="1" w:styleId="Heading9Char1">
    <w:name w:val="Heading 9 Char1"/>
    <w:basedOn w:val="DefaultParagraphFont"/>
    <w:link w:val="Heading9"/>
    <w:locked/>
    <w:rsid w:val="00EB3A06"/>
    <w:rPr>
      <w:rFonts w:ascii="Cambria" w:eastAsia="Calibri" w:hAnsi="Cambria"/>
      <w:i/>
      <w:iCs/>
      <w:color w:val="404040"/>
      <w:lang w:val="en-US" w:eastAsia="en-US" w:bidi="ar-SA"/>
    </w:rPr>
  </w:style>
  <w:style w:type="character" w:customStyle="1" w:styleId="CommentTextChar1">
    <w:name w:val="Comment Text Char1"/>
    <w:basedOn w:val="DefaultParagraphFont"/>
    <w:link w:val="CommentText"/>
    <w:locked/>
    <w:rsid w:val="00EB3A06"/>
    <w:rPr>
      <w:lang w:val="en-US" w:eastAsia="en-US" w:bidi="ar-SA"/>
    </w:rPr>
  </w:style>
  <w:style w:type="character" w:customStyle="1" w:styleId="CommentSubjectChar1">
    <w:name w:val="Comment Subject Char1"/>
    <w:basedOn w:val="CommentTextChar1"/>
    <w:link w:val="CommentSubject"/>
    <w:semiHidden/>
    <w:locked/>
    <w:rsid w:val="00EB3A06"/>
    <w:rPr>
      <w:b/>
      <w:bCs/>
      <w:lang w:val="en-US" w:eastAsia="en-US" w:bidi="ar-SA"/>
    </w:rPr>
  </w:style>
  <w:style w:type="character" w:customStyle="1" w:styleId="BalloonTextChar1">
    <w:name w:val="Balloon Text Char1"/>
    <w:basedOn w:val="DefaultParagraphFont"/>
    <w:link w:val="BalloonText"/>
    <w:semiHidden/>
    <w:locked/>
    <w:rsid w:val="00EB3A06"/>
    <w:rPr>
      <w:rFonts w:ascii="Tahoma" w:hAnsi="Tahoma" w:cs="Tahoma"/>
      <w:sz w:val="16"/>
      <w:szCs w:val="16"/>
      <w:lang w:val="en-US" w:eastAsia="en-US" w:bidi="ar-SA"/>
    </w:rPr>
  </w:style>
  <w:style w:type="paragraph" w:styleId="ListParagraph">
    <w:name w:val="List Paragraph"/>
    <w:basedOn w:val="Normal"/>
    <w:link w:val="ListParagraphChar"/>
    <w:uiPriority w:val="34"/>
    <w:qFormat/>
    <w:rsid w:val="00EB3A06"/>
    <w:pPr>
      <w:spacing w:after="200" w:line="276" w:lineRule="auto"/>
      <w:ind w:left="720"/>
      <w:contextualSpacing/>
    </w:pPr>
    <w:rPr>
      <w:rFonts w:ascii="Calibri" w:hAnsi="Calibri"/>
    </w:rPr>
  </w:style>
  <w:style w:type="character" w:customStyle="1" w:styleId="HeaderChar1">
    <w:name w:val="Header Char1"/>
    <w:basedOn w:val="DefaultParagraphFont"/>
    <w:link w:val="Header"/>
    <w:locked/>
    <w:rsid w:val="00EB3A06"/>
    <w:rPr>
      <w:sz w:val="24"/>
      <w:lang w:val="en-US" w:eastAsia="en-US" w:bidi="ar-SA"/>
    </w:rPr>
  </w:style>
  <w:style w:type="character" w:customStyle="1" w:styleId="FooterChar1">
    <w:name w:val="Footer Char1"/>
    <w:basedOn w:val="DefaultParagraphFont"/>
    <w:link w:val="Footer"/>
    <w:locked/>
    <w:rsid w:val="00EB3A06"/>
    <w:rPr>
      <w:sz w:val="24"/>
      <w:lang w:val="en-US" w:eastAsia="en-US" w:bidi="ar-SA"/>
    </w:rPr>
  </w:style>
  <w:style w:type="paragraph" w:styleId="Title">
    <w:name w:val="Title"/>
    <w:basedOn w:val="Normal"/>
    <w:link w:val="TitleChar2"/>
    <w:qFormat/>
    <w:rsid w:val="00EB3A06"/>
    <w:pPr>
      <w:widowControl w:val="0"/>
      <w:autoSpaceDE w:val="0"/>
      <w:autoSpaceDN w:val="0"/>
      <w:adjustRightInd w:val="0"/>
      <w:ind w:left="2592" w:hanging="576"/>
      <w:jc w:val="both"/>
    </w:pPr>
    <w:rPr>
      <w:rFonts w:eastAsia="Calibri"/>
      <w:szCs w:val="24"/>
    </w:rPr>
  </w:style>
  <w:style w:type="character" w:customStyle="1" w:styleId="TitleChar2">
    <w:name w:val="Title Char2"/>
    <w:basedOn w:val="DefaultParagraphFont"/>
    <w:link w:val="Title"/>
    <w:locked/>
    <w:rsid w:val="00EB3A06"/>
    <w:rPr>
      <w:rFonts w:ascii="Arial" w:eastAsia="Calibri" w:hAnsi="Arial" w:cs="Arial"/>
      <w:sz w:val="24"/>
      <w:szCs w:val="24"/>
      <w:lang w:val="en-US" w:eastAsia="en-US" w:bidi="ar-SA"/>
    </w:rPr>
  </w:style>
  <w:style w:type="paragraph" w:styleId="Subtitle">
    <w:name w:val="Subtitle"/>
    <w:basedOn w:val="Normal"/>
    <w:next w:val="Normal"/>
    <w:link w:val="SubtitleChar2"/>
    <w:qFormat/>
    <w:rsid w:val="00EB3A06"/>
    <w:pPr>
      <w:widowControl w:val="0"/>
      <w:autoSpaceDE w:val="0"/>
      <w:autoSpaceDN w:val="0"/>
      <w:adjustRightInd w:val="0"/>
      <w:ind w:left="3096" w:hanging="576"/>
      <w:jc w:val="both"/>
    </w:pPr>
    <w:rPr>
      <w:rFonts w:eastAsia="Calibri"/>
      <w:szCs w:val="24"/>
    </w:rPr>
  </w:style>
  <w:style w:type="character" w:customStyle="1" w:styleId="SubtitleChar2">
    <w:name w:val="Subtitle Char2"/>
    <w:basedOn w:val="DefaultParagraphFont"/>
    <w:link w:val="Subtitle"/>
    <w:locked/>
    <w:rsid w:val="00EB3A06"/>
    <w:rPr>
      <w:rFonts w:ascii="Arial" w:eastAsia="Calibri" w:hAnsi="Arial" w:cs="Arial"/>
      <w:sz w:val="24"/>
      <w:szCs w:val="24"/>
      <w:lang w:val="en-US" w:eastAsia="en-US" w:bidi="ar-SA"/>
    </w:rPr>
  </w:style>
  <w:style w:type="paragraph" w:customStyle="1" w:styleId="RFPH1">
    <w:name w:val="RFP H1"/>
    <w:basedOn w:val="Heading2"/>
    <w:link w:val="RFPH1Char"/>
    <w:rsid w:val="00EB3A06"/>
    <w:pPr>
      <w:keepNext w:val="0"/>
      <w:widowControl w:val="0"/>
      <w:numPr>
        <w:ilvl w:val="0"/>
        <w:numId w:val="16"/>
      </w:numPr>
      <w:autoSpaceDE w:val="0"/>
      <w:autoSpaceDN w:val="0"/>
      <w:adjustRightInd w:val="0"/>
      <w:spacing w:before="0" w:after="0"/>
      <w:jc w:val="both"/>
    </w:pPr>
    <w:rPr>
      <w:rFonts w:eastAsia="Calibri"/>
      <w:sz w:val="24"/>
      <w:szCs w:val="24"/>
    </w:rPr>
  </w:style>
  <w:style w:type="paragraph" w:customStyle="1" w:styleId="RFPH2">
    <w:name w:val="RFP H2"/>
    <w:basedOn w:val="Heading2"/>
    <w:link w:val="RFPH2Char"/>
    <w:rsid w:val="00EB3A06"/>
    <w:pPr>
      <w:keepNext w:val="0"/>
      <w:widowControl w:val="0"/>
      <w:numPr>
        <w:numId w:val="16"/>
      </w:numPr>
      <w:autoSpaceDE w:val="0"/>
      <w:autoSpaceDN w:val="0"/>
      <w:adjustRightInd w:val="0"/>
      <w:spacing w:before="0" w:after="0"/>
      <w:jc w:val="both"/>
    </w:pPr>
    <w:rPr>
      <w:rFonts w:eastAsia="Calibri"/>
      <w:sz w:val="24"/>
      <w:szCs w:val="24"/>
    </w:rPr>
  </w:style>
  <w:style w:type="paragraph" w:customStyle="1" w:styleId="rfph3">
    <w:name w:val="rfp h3"/>
    <w:basedOn w:val="Heading2"/>
    <w:link w:val="rfph3Char"/>
    <w:rsid w:val="00EB3A06"/>
    <w:pPr>
      <w:keepNext w:val="0"/>
      <w:widowControl w:val="0"/>
      <w:numPr>
        <w:ilvl w:val="2"/>
        <w:numId w:val="16"/>
      </w:numPr>
      <w:tabs>
        <w:tab w:val="clear" w:pos="720"/>
        <w:tab w:val="left" w:pos="1440"/>
        <w:tab w:val="num" w:pos="1890"/>
      </w:tabs>
      <w:autoSpaceDE w:val="0"/>
      <w:autoSpaceDN w:val="0"/>
      <w:adjustRightInd w:val="0"/>
      <w:spacing w:before="0" w:after="0"/>
      <w:ind w:left="1890"/>
    </w:pPr>
    <w:rPr>
      <w:rFonts w:eastAsia="Calibri"/>
      <w:bCs/>
      <w:sz w:val="24"/>
      <w:szCs w:val="24"/>
    </w:rPr>
  </w:style>
  <w:style w:type="paragraph" w:customStyle="1" w:styleId="rfph4">
    <w:name w:val="rfp h4"/>
    <w:basedOn w:val="Heading40"/>
    <w:link w:val="rfph4Char"/>
    <w:rsid w:val="00EB3A06"/>
    <w:pPr>
      <w:keepNext w:val="0"/>
      <w:numPr>
        <w:numId w:val="16"/>
      </w:numPr>
      <w:spacing w:before="0" w:after="0"/>
    </w:pPr>
    <w:rPr>
      <w:rFonts w:eastAsia="Calibri"/>
      <w:szCs w:val="24"/>
    </w:rPr>
  </w:style>
  <w:style w:type="paragraph" w:customStyle="1" w:styleId="RFPH5">
    <w:name w:val="RFP H5"/>
    <w:basedOn w:val="Heading40"/>
    <w:link w:val="RFPH5Char"/>
    <w:rsid w:val="00EB3A06"/>
    <w:pPr>
      <w:keepNext w:val="0"/>
      <w:numPr>
        <w:ilvl w:val="4"/>
        <w:numId w:val="16"/>
      </w:numPr>
      <w:spacing w:before="0" w:after="0"/>
    </w:pPr>
    <w:rPr>
      <w:rFonts w:eastAsia="Calibri"/>
      <w:szCs w:val="24"/>
    </w:rPr>
  </w:style>
  <w:style w:type="character" w:customStyle="1" w:styleId="RFPH5Char">
    <w:name w:val="RFP H5 Char"/>
    <w:basedOn w:val="Heading4Char1"/>
    <w:link w:val="RFPH5"/>
    <w:locked/>
    <w:rsid w:val="00EB3A06"/>
    <w:rPr>
      <w:rFonts w:ascii="Arial" w:eastAsia="Calibri" w:hAnsi="Arial" w:cs="Arial"/>
      <w:sz w:val="24"/>
      <w:szCs w:val="24"/>
      <w:lang w:val="en-US" w:eastAsia="en-US" w:bidi="ar-SA"/>
    </w:rPr>
  </w:style>
  <w:style w:type="paragraph" w:customStyle="1" w:styleId="RFPH6">
    <w:name w:val="RFP H6"/>
    <w:basedOn w:val="Heading40"/>
    <w:link w:val="RFPH6Char"/>
    <w:rsid w:val="00EB3A06"/>
    <w:pPr>
      <w:keepNext w:val="0"/>
      <w:numPr>
        <w:ilvl w:val="5"/>
        <w:numId w:val="16"/>
      </w:numPr>
      <w:spacing w:before="0" w:after="0"/>
    </w:pPr>
    <w:rPr>
      <w:rFonts w:eastAsia="Calibri"/>
      <w:szCs w:val="24"/>
    </w:rPr>
  </w:style>
  <w:style w:type="character" w:customStyle="1" w:styleId="RFPH6Char">
    <w:name w:val="RFP H6 Char"/>
    <w:basedOn w:val="Heading4Char1"/>
    <w:link w:val="RFPH6"/>
    <w:locked/>
    <w:rsid w:val="00EB3A06"/>
    <w:rPr>
      <w:rFonts w:ascii="Arial" w:eastAsia="Calibri" w:hAnsi="Arial" w:cs="Arial"/>
      <w:sz w:val="24"/>
      <w:szCs w:val="24"/>
      <w:lang w:val="en-US" w:eastAsia="en-US" w:bidi="ar-SA"/>
    </w:rPr>
  </w:style>
  <w:style w:type="paragraph" w:customStyle="1" w:styleId="Default">
    <w:name w:val="Default"/>
    <w:rsid w:val="00EB3A06"/>
    <w:pPr>
      <w:widowControl w:val="0"/>
      <w:autoSpaceDE w:val="0"/>
      <w:autoSpaceDN w:val="0"/>
      <w:adjustRightInd w:val="0"/>
    </w:pPr>
    <w:rPr>
      <w:rFonts w:eastAsia="Calibri"/>
      <w:color w:val="000000"/>
      <w:sz w:val="24"/>
      <w:szCs w:val="24"/>
    </w:rPr>
  </w:style>
  <w:style w:type="character" w:customStyle="1" w:styleId="RFPH1Char">
    <w:name w:val="RFP H1 Char"/>
    <w:basedOn w:val="DefaultParagraphFont"/>
    <w:link w:val="RFPH1"/>
    <w:locked/>
    <w:rsid w:val="00EB3A06"/>
    <w:rPr>
      <w:rFonts w:ascii="Arial" w:eastAsia="Calibri" w:hAnsi="Arial" w:cs="Arial"/>
      <w:sz w:val="24"/>
      <w:szCs w:val="24"/>
      <w:lang w:val="en-US" w:eastAsia="en-US" w:bidi="ar-SA"/>
    </w:rPr>
  </w:style>
  <w:style w:type="character" w:customStyle="1" w:styleId="RFPH2Char">
    <w:name w:val="RFP H2 Char"/>
    <w:basedOn w:val="DefaultParagraphFont"/>
    <w:link w:val="RFPH2"/>
    <w:locked/>
    <w:rsid w:val="00EB3A06"/>
    <w:rPr>
      <w:rFonts w:ascii="Arial" w:eastAsia="Calibri" w:hAnsi="Arial" w:cs="Arial"/>
      <w:sz w:val="24"/>
      <w:szCs w:val="24"/>
      <w:lang w:val="en-US" w:eastAsia="en-US" w:bidi="ar-SA"/>
    </w:rPr>
  </w:style>
  <w:style w:type="paragraph" w:customStyle="1" w:styleId="a">
    <w:name w:val="_"/>
    <w:basedOn w:val="Normal"/>
    <w:rsid w:val="00EB3A06"/>
    <w:pPr>
      <w:widowControl w:val="0"/>
      <w:ind w:left="1260" w:hanging="450"/>
    </w:pPr>
    <w:rPr>
      <w:rFonts w:ascii="Baskerville Old Face" w:eastAsia="Calibri" w:hAnsi="Baskerville Old Face"/>
    </w:rPr>
  </w:style>
  <w:style w:type="character" w:customStyle="1" w:styleId="rfph4Char">
    <w:name w:val="rfp h4 Char"/>
    <w:basedOn w:val="Heading4Char1"/>
    <w:link w:val="rfph4"/>
    <w:locked/>
    <w:rsid w:val="00EB3A06"/>
    <w:rPr>
      <w:rFonts w:ascii="Arial" w:eastAsia="Calibri" w:hAnsi="Arial" w:cs="Arial"/>
      <w:sz w:val="24"/>
      <w:szCs w:val="24"/>
      <w:lang w:val="en-US" w:eastAsia="en-US" w:bidi="ar-SA"/>
    </w:rPr>
  </w:style>
  <w:style w:type="paragraph" w:customStyle="1" w:styleId="BodyTextBullet2DS">
    <w:name w:val="Body Text Bullet 2 DS"/>
    <w:basedOn w:val="Default"/>
    <w:next w:val="Default"/>
    <w:rsid w:val="00EB3A06"/>
    <w:pPr>
      <w:widowControl/>
    </w:pPr>
    <w:rPr>
      <w:color w:val="auto"/>
    </w:rPr>
  </w:style>
  <w:style w:type="character" w:customStyle="1" w:styleId="rfph3Char">
    <w:name w:val="rfp h3 Char"/>
    <w:basedOn w:val="DefaultParagraphFont"/>
    <w:link w:val="rfph3"/>
    <w:locked/>
    <w:rsid w:val="00EB3A06"/>
    <w:rPr>
      <w:rFonts w:ascii="Arial" w:eastAsia="Calibri" w:hAnsi="Arial" w:cs="Arial"/>
      <w:bCs/>
      <w:sz w:val="24"/>
      <w:szCs w:val="24"/>
      <w:lang w:val="en-US" w:eastAsia="en-US" w:bidi="ar-SA"/>
    </w:rPr>
  </w:style>
  <w:style w:type="paragraph" w:customStyle="1" w:styleId="1Paragraph">
    <w:name w:val="1Paragraph"/>
    <w:rsid w:val="00EB3A06"/>
    <w:pPr>
      <w:widowControl w:val="0"/>
      <w:autoSpaceDE w:val="0"/>
      <w:autoSpaceDN w:val="0"/>
      <w:adjustRightInd w:val="0"/>
      <w:ind w:left="-1440"/>
      <w:jc w:val="both"/>
    </w:pPr>
    <w:rPr>
      <w:rFonts w:eastAsia="Calibri"/>
      <w:sz w:val="24"/>
      <w:szCs w:val="24"/>
    </w:rPr>
  </w:style>
  <w:style w:type="paragraph" w:customStyle="1" w:styleId="2Paragraph">
    <w:name w:val="2Paragraph"/>
    <w:rsid w:val="00EB3A06"/>
    <w:pPr>
      <w:widowControl w:val="0"/>
      <w:autoSpaceDE w:val="0"/>
      <w:autoSpaceDN w:val="0"/>
      <w:adjustRightInd w:val="0"/>
      <w:ind w:left="-1440"/>
      <w:jc w:val="both"/>
    </w:pPr>
    <w:rPr>
      <w:rFonts w:eastAsia="Calibri"/>
      <w:sz w:val="24"/>
      <w:szCs w:val="24"/>
    </w:rPr>
  </w:style>
  <w:style w:type="paragraph" w:customStyle="1" w:styleId="3Paragraph">
    <w:name w:val="3Paragraph"/>
    <w:rsid w:val="00EB3A06"/>
    <w:pPr>
      <w:widowControl w:val="0"/>
      <w:autoSpaceDE w:val="0"/>
      <w:autoSpaceDN w:val="0"/>
      <w:adjustRightInd w:val="0"/>
      <w:ind w:left="-1440"/>
      <w:jc w:val="both"/>
    </w:pPr>
    <w:rPr>
      <w:rFonts w:eastAsia="Calibri"/>
      <w:sz w:val="24"/>
      <w:szCs w:val="24"/>
    </w:rPr>
  </w:style>
  <w:style w:type="paragraph" w:customStyle="1" w:styleId="4Paragraph">
    <w:name w:val="4Paragraph"/>
    <w:rsid w:val="00EB3A06"/>
    <w:pPr>
      <w:widowControl w:val="0"/>
      <w:autoSpaceDE w:val="0"/>
      <w:autoSpaceDN w:val="0"/>
      <w:adjustRightInd w:val="0"/>
      <w:ind w:left="-1440"/>
      <w:jc w:val="both"/>
    </w:pPr>
    <w:rPr>
      <w:rFonts w:eastAsia="Calibri"/>
      <w:sz w:val="24"/>
      <w:szCs w:val="24"/>
    </w:rPr>
  </w:style>
  <w:style w:type="paragraph" w:customStyle="1" w:styleId="5Paragraph">
    <w:name w:val="5Paragraph"/>
    <w:rsid w:val="00EB3A06"/>
    <w:pPr>
      <w:widowControl w:val="0"/>
      <w:autoSpaceDE w:val="0"/>
      <w:autoSpaceDN w:val="0"/>
      <w:adjustRightInd w:val="0"/>
      <w:ind w:left="-1440"/>
      <w:jc w:val="both"/>
    </w:pPr>
    <w:rPr>
      <w:rFonts w:eastAsia="Calibri"/>
      <w:sz w:val="24"/>
      <w:szCs w:val="24"/>
    </w:rPr>
  </w:style>
  <w:style w:type="paragraph" w:customStyle="1" w:styleId="6Paragraph">
    <w:name w:val="6Paragraph"/>
    <w:rsid w:val="00EB3A06"/>
    <w:pPr>
      <w:widowControl w:val="0"/>
      <w:autoSpaceDE w:val="0"/>
      <w:autoSpaceDN w:val="0"/>
      <w:adjustRightInd w:val="0"/>
      <w:ind w:left="-1440"/>
      <w:jc w:val="both"/>
    </w:pPr>
    <w:rPr>
      <w:rFonts w:eastAsia="Calibri"/>
      <w:sz w:val="24"/>
      <w:szCs w:val="24"/>
    </w:rPr>
  </w:style>
  <w:style w:type="paragraph" w:customStyle="1" w:styleId="7Paragraph">
    <w:name w:val="7Paragraph"/>
    <w:rsid w:val="00EB3A06"/>
    <w:pPr>
      <w:widowControl w:val="0"/>
      <w:autoSpaceDE w:val="0"/>
      <w:autoSpaceDN w:val="0"/>
      <w:adjustRightInd w:val="0"/>
      <w:ind w:left="-1440"/>
      <w:jc w:val="both"/>
    </w:pPr>
    <w:rPr>
      <w:rFonts w:eastAsia="Calibri"/>
      <w:sz w:val="24"/>
      <w:szCs w:val="24"/>
    </w:rPr>
  </w:style>
  <w:style w:type="paragraph" w:customStyle="1" w:styleId="8Paragraph">
    <w:name w:val="8Paragraph"/>
    <w:rsid w:val="00EB3A06"/>
    <w:pPr>
      <w:widowControl w:val="0"/>
      <w:autoSpaceDE w:val="0"/>
      <w:autoSpaceDN w:val="0"/>
      <w:adjustRightInd w:val="0"/>
      <w:ind w:left="-1440"/>
      <w:jc w:val="both"/>
    </w:pPr>
    <w:rPr>
      <w:rFonts w:eastAsia="Calibri"/>
      <w:sz w:val="24"/>
      <w:szCs w:val="24"/>
    </w:rPr>
  </w:style>
  <w:style w:type="character" w:customStyle="1" w:styleId="Level1">
    <w:name w:val="Level 1"/>
    <w:rsid w:val="00EB3A06"/>
  </w:style>
  <w:style w:type="character" w:customStyle="1" w:styleId="Level2">
    <w:name w:val="Level 2"/>
    <w:rsid w:val="00EB3A06"/>
  </w:style>
  <w:style w:type="character" w:customStyle="1" w:styleId="DefinitionT">
    <w:name w:val="Definition T"/>
    <w:rsid w:val="00EB3A06"/>
  </w:style>
  <w:style w:type="character" w:customStyle="1" w:styleId="DefinitionL">
    <w:name w:val="Definition L"/>
    <w:rsid w:val="00EB3A06"/>
  </w:style>
  <w:style w:type="character" w:customStyle="1" w:styleId="BodyTextI1">
    <w:name w:val="Body Text I1"/>
    <w:rsid w:val="00EB3A06"/>
  </w:style>
  <w:style w:type="character" w:customStyle="1" w:styleId="BodyTextIn">
    <w:name w:val="Body Text In"/>
    <w:rsid w:val="00EB3A06"/>
  </w:style>
  <w:style w:type="character" w:customStyle="1" w:styleId="BodyText21">
    <w:name w:val="Body Text 21"/>
    <w:rsid w:val="00EB3A06"/>
  </w:style>
  <w:style w:type="character" w:customStyle="1" w:styleId="BodyTextChar2">
    <w:name w:val="Body Text Char2"/>
    <w:basedOn w:val="DefaultParagraphFont"/>
    <w:link w:val="BodyText"/>
    <w:locked/>
    <w:rsid w:val="00EB3A06"/>
    <w:rPr>
      <w:sz w:val="24"/>
      <w:lang w:val="en-US" w:eastAsia="en-US" w:bidi="ar-SA"/>
    </w:rPr>
  </w:style>
  <w:style w:type="character" w:customStyle="1" w:styleId="DefaultPara">
    <w:name w:val="Default Para"/>
    <w:rsid w:val="00EB3A06"/>
  </w:style>
  <w:style w:type="character" w:customStyle="1" w:styleId="Level3">
    <w:name w:val="Level 3"/>
    <w:rsid w:val="00EB3A06"/>
  </w:style>
  <w:style w:type="character" w:customStyle="1" w:styleId="Level4">
    <w:name w:val="Level 4"/>
    <w:rsid w:val="00EB3A06"/>
  </w:style>
  <w:style w:type="character" w:customStyle="1" w:styleId="Level5">
    <w:name w:val="Level 5"/>
    <w:rsid w:val="00EB3A06"/>
  </w:style>
  <w:style w:type="character" w:customStyle="1" w:styleId="Level6">
    <w:name w:val="Level 6"/>
    <w:rsid w:val="00EB3A06"/>
  </w:style>
  <w:style w:type="character" w:customStyle="1" w:styleId="Level7">
    <w:name w:val="Level 7"/>
    <w:rsid w:val="00EB3A06"/>
  </w:style>
  <w:style w:type="character" w:customStyle="1" w:styleId="Level8">
    <w:name w:val="Level 8"/>
    <w:rsid w:val="00EB3A06"/>
  </w:style>
  <w:style w:type="character" w:customStyle="1" w:styleId="Level9">
    <w:name w:val="Level 9"/>
    <w:rsid w:val="00EB3A06"/>
  </w:style>
  <w:style w:type="character" w:customStyle="1" w:styleId="Outline0391">
    <w:name w:val="Outline039_1"/>
    <w:rsid w:val="00EB3A06"/>
  </w:style>
  <w:style w:type="character" w:customStyle="1" w:styleId="Outline0151">
    <w:name w:val="Outline015_1"/>
    <w:rsid w:val="00EB3A06"/>
  </w:style>
  <w:style w:type="character" w:customStyle="1" w:styleId="Outline0101">
    <w:name w:val="Outline010_1"/>
    <w:rsid w:val="00EB3A06"/>
  </w:style>
  <w:style w:type="character" w:customStyle="1" w:styleId="Outline0102">
    <w:name w:val="Outline010_2"/>
    <w:rsid w:val="00EB3A06"/>
  </w:style>
  <w:style w:type="character" w:customStyle="1" w:styleId="Outline0103">
    <w:name w:val="Outline010_3"/>
    <w:rsid w:val="00EB3A06"/>
  </w:style>
  <w:style w:type="character" w:customStyle="1" w:styleId="Outline0104">
    <w:name w:val="Outline010_4"/>
    <w:rsid w:val="00EB3A06"/>
  </w:style>
  <w:style w:type="character" w:customStyle="1" w:styleId="Outline0105">
    <w:name w:val="Outline010_5"/>
    <w:rsid w:val="00EB3A06"/>
  </w:style>
  <w:style w:type="character" w:customStyle="1" w:styleId="Outline0106">
    <w:name w:val="Outline010_6"/>
    <w:rsid w:val="00EB3A06"/>
  </w:style>
  <w:style w:type="character" w:customStyle="1" w:styleId="Outline0107">
    <w:name w:val="Outline010_7"/>
    <w:rsid w:val="00EB3A06"/>
  </w:style>
  <w:style w:type="character" w:customStyle="1" w:styleId="Outline0108">
    <w:name w:val="Outline010_8"/>
    <w:rsid w:val="00EB3A06"/>
  </w:style>
  <w:style w:type="character" w:customStyle="1" w:styleId="Outline0241">
    <w:name w:val="Outline024_1"/>
    <w:rsid w:val="00EB3A06"/>
  </w:style>
  <w:style w:type="character" w:customStyle="1" w:styleId="Outline0242">
    <w:name w:val="Outline024_2"/>
    <w:rsid w:val="00EB3A06"/>
  </w:style>
  <w:style w:type="character" w:customStyle="1" w:styleId="Outline0243">
    <w:name w:val="Outline024_3"/>
    <w:rsid w:val="00EB3A06"/>
  </w:style>
  <w:style w:type="character" w:customStyle="1" w:styleId="Outline0244">
    <w:name w:val="Outline024_4"/>
    <w:rsid w:val="00EB3A06"/>
  </w:style>
  <w:style w:type="character" w:customStyle="1" w:styleId="Outline0245">
    <w:name w:val="Outline024_5"/>
    <w:rsid w:val="00EB3A06"/>
  </w:style>
  <w:style w:type="character" w:customStyle="1" w:styleId="Outline0246">
    <w:name w:val="Outline024_6"/>
    <w:rsid w:val="00EB3A06"/>
  </w:style>
  <w:style w:type="character" w:customStyle="1" w:styleId="Outline0247">
    <w:name w:val="Outline024_7"/>
    <w:rsid w:val="00EB3A06"/>
  </w:style>
  <w:style w:type="character" w:customStyle="1" w:styleId="Outline0248">
    <w:name w:val="Outline024_8"/>
    <w:rsid w:val="00EB3A06"/>
  </w:style>
  <w:style w:type="character" w:customStyle="1" w:styleId="Outline0231">
    <w:name w:val="Outline023_1"/>
    <w:rsid w:val="00EB3A06"/>
  </w:style>
  <w:style w:type="character" w:customStyle="1" w:styleId="Outline0232">
    <w:name w:val="Outline023_2"/>
    <w:rsid w:val="00EB3A06"/>
  </w:style>
  <w:style w:type="character" w:customStyle="1" w:styleId="Outline0233">
    <w:name w:val="Outline023_3"/>
    <w:rsid w:val="00EB3A06"/>
  </w:style>
  <w:style w:type="character" w:customStyle="1" w:styleId="Outline0234">
    <w:name w:val="Outline023_4"/>
    <w:rsid w:val="00EB3A06"/>
  </w:style>
  <w:style w:type="character" w:customStyle="1" w:styleId="Outline0235">
    <w:name w:val="Outline023_5"/>
    <w:rsid w:val="00EB3A06"/>
  </w:style>
  <w:style w:type="character" w:customStyle="1" w:styleId="Outline0236">
    <w:name w:val="Outline023_6"/>
    <w:rsid w:val="00EB3A06"/>
  </w:style>
  <w:style w:type="character" w:customStyle="1" w:styleId="Outline0237">
    <w:name w:val="Outline023_7"/>
    <w:rsid w:val="00EB3A06"/>
  </w:style>
  <w:style w:type="character" w:customStyle="1" w:styleId="Outline0238">
    <w:name w:val="Outline023_8"/>
    <w:rsid w:val="00EB3A06"/>
  </w:style>
  <w:style w:type="character" w:customStyle="1" w:styleId="Outline0451">
    <w:name w:val="Outline045_1"/>
    <w:rsid w:val="00EB3A06"/>
  </w:style>
  <w:style w:type="character" w:customStyle="1" w:styleId="Outline0452">
    <w:name w:val="Outline045_2"/>
    <w:rsid w:val="00EB3A06"/>
  </w:style>
  <w:style w:type="character" w:customStyle="1" w:styleId="Outline0453">
    <w:name w:val="Outline045_3"/>
    <w:rsid w:val="00EB3A06"/>
  </w:style>
  <w:style w:type="character" w:customStyle="1" w:styleId="Outline0454">
    <w:name w:val="Outline045_4"/>
    <w:rsid w:val="00EB3A06"/>
  </w:style>
  <w:style w:type="character" w:customStyle="1" w:styleId="Outline0455">
    <w:name w:val="Outline045_5"/>
    <w:rsid w:val="00EB3A06"/>
  </w:style>
  <w:style w:type="character" w:customStyle="1" w:styleId="Outline0456">
    <w:name w:val="Outline045_6"/>
    <w:rsid w:val="00EB3A06"/>
  </w:style>
  <w:style w:type="character" w:customStyle="1" w:styleId="Outline0457">
    <w:name w:val="Outline045_7"/>
    <w:rsid w:val="00EB3A06"/>
  </w:style>
  <w:style w:type="character" w:customStyle="1" w:styleId="Outline0458">
    <w:name w:val="Outline045_8"/>
    <w:rsid w:val="00EB3A06"/>
  </w:style>
  <w:style w:type="character" w:customStyle="1" w:styleId="Outline0141">
    <w:name w:val="Outline014_1"/>
    <w:rsid w:val="00EB3A06"/>
  </w:style>
  <w:style w:type="character" w:customStyle="1" w:styleId="Outline0142">
    <w:name w:val="Outline014_2"/>
    <w:rsid w:val="00EB3A06"/>
  </w:style>
  <w:style w:type="character" w:customStyle="1" w:styleId="Outline0143">
    <w:name w:val="Outline014_3"/>
    <w:rsid w:val="00EB3A06"/>
  </w:style>
  <w:style w:type="character" w:customStyle="1" w:styleId="Outline0144">
    <w:name w:val="Outline014_4"/>
    <w:rsid w:val="00EB3A06"/>
  </w:style>
  <w:style w:type="character" w:customStyle="1" w:styleId="Outline0145">
    <w:name w:val="Outline014_5"/>
    <w:rsid w:val="00EB3A06"/>
  </w:style>
  <w:style w:type="character" w:customStyle="1" w:styleId="Outline0146">
    <w:name w:val="Outline014_6"/>
    <w:rsid w:val="00EB3A06"/>
  </w:style>
  <w:style w:type="character" w:customStyle="1" w:styleId="Outline0147">
    <w:name w:val="Outline014_7"/>
    <w:rsid w:val="00EB3A06"/>
  </w:style>
  <w:style w:type="character" w:customStyle="1" w:styleId="Outline0148">
    <w:name w:val="Outline014_8"/>
    <w:rsid w:val="00EB3A06"/>
  </w:style>
  <w:style w:type="character" w:customStyle="1" w:styleId="Outline0161">
    <w:name w:val="Outline016_1"/>
    <w:rsid w:val="00EB3A06"/>
  </w:style>
  <w:style w:type="character" w:customStyle="1" w:styleId="Outline0162">
    <w:name w:val="Outline016_2"/>
    <w:rsid w:val="00EB3A06"/>
  </w:style>
  <w:style w:type="character" w:customStyle="1" w:styleId="Outline0163">
    <w:name w:val="Outline016_3"/>
    <w:rsid w:val="00EB3A06"/>
  </w:style>
  <w:style w:type="character" w:customStyle="1" w:styleId="Outline0164">
    <w:name w:val="Outline016_4"/>
    <w:rsid w:val="00EB3A06"/>
  </w:style>
  <w:style w:type="character" w:customStyle="1" w:styleId="Outline0165">
    <w:name w:val="Outline016_5"/>
    <w:rsid w:val="00EB3A06"/>
  </w:style>
  <w:style w:type="character" w:customStyle="1" w:styleId="Outline0166">
    <w:name w:val="Outline016_6"/>
    <w:rsid w:val="00EB3A06"/>
  </w:style>
  <w:style w:type="character" w:customStyle="1" w:styleId="Outline0167">
    <w:name w:val="Outline016_7"/>
    <w:rsid w:val="00EB3A06"/>
  </w:style>
  <w:style w:type="character" w:customStyle="1" w:styleId="Outline0168">
    <w:name w:val="Outline016_8"/>
    <w:rsid w:val="00EB3A06"/>
  </w:style>
  <w:style w:type="character" w:customStyle="1" w:styleId="Outline0081">
    <w:name w:val="Outline008_1"/>
    <w:rsid w:val="00EB3A06"/>
  </w:style>
  <w:style w:type="character" w:customStyle="1" w:styleId="Outline0082">
    <w:name w:val="Outline008_2"/>
    <w:rsid w:val="00EB3A06"/>
    <w:rPr>
      <w:rFonts w:ascii="Courier New" w:hAnsi="Courier New"/>
      <w:sz w:val="20"/>
    </w:rPr>
  </w:style>
  <w:style w:type="character" w:customStyle="1" w:styleId="Outline0083">
    <w:name w:val="Outline008_3"/>
    <w:rsid w:val="00EB3A06"/>
  </w:style>
  <w:style w:type="character" w:customStyle="1" w:styleId="Outline0084">
    <w:name w:val="Outline008_4"/>
    <w:rsid w:val="00EB3A06"/>
  </w:style>
  <w:style w:type="character" w:customStyle="1" w:styleId="Outline0085">
    <w:name w:val="Outline008_5"/>
    <w:rsid w:val="00EB3A06"/>
    <w:rPr>
      <w:rFonts w:ascii="Courier New" w:hAnsi="Courier New"/>
      <w:sz w:val="20"/>
    </w:rPr>
  </w:style>
  <w:style w:type="character" w:customStyle="1" w:styleId="Outline0086">
    <w:name w:val="Outline008_6"/>
    <w:rsid w:val="00EB3A06"/>
  </w:style>
  <w:style w:type="character" w:customStyle="1" w:styleId="Outline0087">
    <w:name w:val="Outline008_7"/>
    <w:rsid w:val="00EB3A06"/>
  </w:style>
  <w:style w:type="character" w:customStyle="1" w:styleId="Outline0088">
    <w:name w:val="Outline008_8"/>
    <w:rsid w:val="00EB3A06"/>
    <w:rPr>
      <w:rFonts w:ascii="Courier New" w:hAnsi="Courier New"/>
      <w:sz w:val="20"/>
    </w:rPr>
  </w:style>
  <w:style w:type="character" w:customStyle="1" w:styleId="Outline0271">
    <w:name w:val="Outline027_1"/>
    <w:rsid w:val="00EB3A06"/>
  </w:style>
  <w:style w:type="character" w:customStyle="1" w:styleId="Outline0272">
    <w:name w:val="Outline027_2"/>
    <w:rsid w:val="00EB3A06"/>
    <w:rPr>
      <w:rFonts w:ascii="Courier New" w:hAnsi="Courier New"/>
      <w:sz w:val="20"/>
    </w:rPr>
  </w:style>
  <w:style w:type="character" w:customStyle="1" w:styleId="Outline0273">
    <w:name w:val="Outline027_3"/>
    <w:rsid w:val="00EB3A06"/>
  </w:style>
  <w:style w:type="character" w:customStyle="1" w:styleId="Outline0274">
    <w:name w:val="Outline027_4"/>
    <w:rsid w:val="00EB3A06"/>
  </w:style>
  <w:style w:type="character" w:customStyle="1" w:styleId="Outline0275">
    <w:name w:val="Outline027_5"/>
    <w:rsid w:val="00EB3A06"/>
    <w:rPr>
      <w:rFonts w:ascii="Courier New" w:hAnsi="Courier New"/>
      <w:sz w:val="20"/>
    </w:rPr>
  </w:style>
  <w:style w:type="character" w:customStyle="1" w:styleId="Outline0276">
    <w:name w:val="Outline027_6"/>
    <w:rsid w:val="00EB3A06"/>
  </w:style>
  <w:style w:type="character" w:customStyle="1" w:styleId="Outline0277">
    <w:name w:val="Outline027_7"/>
    <w:rsid w:val="00EB3A06"/>
  </w:style>
  <w:style w:type="character" w:customStyle="1" w:styleId="Outline0278">
    <w:name w:val="Outline027_8"/>
    <w:rsid w:val="00EB3A06"/>
    <w:rPr>
      <w:rFonts w:ascii="Courier New" w:hAnsi="Courier New"/>
      <w:sz w:val="20"/>
    </w:rPr>
  </w:style>
  <w:style w:type="character" w:customStyle="1" w:styleId="Outline0461">
    <w:name w:val="Outline046_1"/>
    <w:rsid w:val="00EB3A06"/>
  </w:style>
  <w:style w:type="character" w:customStyle="1" w:styleId="Outline0281">
    <w:name w:val="Outline028_1"/>
    <w:rsid w:val="00EB3A06"/>
  </w:style>
  <w:style w:type="character" w:customStyle="1" w:styleId="Outline0282">
    <w:name w:val="Outline028_2"/>
    <w:rsid w:val="00EB3A06"/>
  </w:style>
  <w:style w:type="character" w:customStyle="1" w:styleId="Outline0283">
    <w:name w:val="Outline028_3"/>
    <w:rsid w:val="00EB3A06"/>
  </w:style>
  <w:style w:type="character" w:customStyle="1" w:styleId="Outline0284">
    <w:name w:val="Outline028_4"/>
    <w:rsid w:val="00EB3A06"/>
  </w:style>
  <w:style w:type="character" w:customStyle="1" w:styleId="Outline0285">
    <w:name w:val="Outline028_5"/>
    <w:rsid w:val="00EB3A06"/>
  </w:style>
  <w:style w:type="character" w:customStyle="1" w:styleId="Outline0286">
    <w:name w:val="Outline028_6"/>
    <w:rsid w:val="00EB3A06"/>
  </w:style>
  <w:style w:type="character" w:customStyle="1" w:styleId="Outline0287">
    <w:name w:val="Outline028_7"/>
    <w:rsid w:val="00EB3A06"/>
  </w:style>
  <w:style w:type="character" w:customStyle="1" w:styleId="Outline0288">
    <w:name w:val="Outline028_8"/>
    <w:rsid w:val="00EB3A06"/>
  </w:style>
  <w:style w:type="character" w:customStyle="1" w:styleId="Outline0021">
    <w:name w:val="Outline002_1"/>
    <w:rsid w:val="00EB3A06"/>
  </w:style>
  <w:style w:type="character" w:customStyle="1" w:styleId="Outline0022">
    <w:name w:val="Outline002_2"/>
    <w:rsid w:val="00EB3A06"/>
  </w:style>
  <w:style w:type="character" w:customStyle="1" w:styleId="Outline0023">
    <w:name w:val="Outline002_3"/>
    <w:rsid w:val="00EB3A06"/>
  </w:style>
  <w:style w:type="character" w:customStyle="1" w:styleId="Outline0024">
    <w:name w:val="Outline002_4"/>
    <w:rsid w:val="00EB3A06"/>
  </w:style>
  <w:style w:type="character" w:customStyle="1" w:styleId="Outline0025">
    <w:name w:val="Outline002_5"/>
    <w:rsid w:val="00EB3A06"/>
  </w:style>
  <w:style w:type="character" w:customStyle="1" w:styleId="Outline0026">
    <w:name w:val="Outline002_6"/>
    <w:rsid w:val="00EB3A06"/>
  </w:style>
  <w:style w:type="character" w:customStyle="1" w:styleId="Outline0027">
    <w:name w:val="Outline002_7"/>
    <w:rsid w:val="00EB3A06"/>
  </w:style>
  <w:style w:type="character" w:customStyle="1" w:styleId="Outline0028">
    <w:name w:val="Outline002_8"/>
    <w:rsid w:val="00EB3A06"/>
  </w:style>
  <w:style w:type="character" w:customStyle="1" w:styleId="Outline0071">
    <w:name w:val="Outline007_1"/>
    <w:rsid w:val="00EB3A06"/>
  </w:style>
  <w:style w:type="character" w:customStyle="1" w:styleId="Outline0072">
    <w:name w:val="Outline007_2"/>
    <w:rsid w:val="00EB3A06"/>
  </w:style>
  <w:style w:type="character" w:customStyle="1" w:styleId="Outline0073">
    <w:name w:val="Outline007_3"/>
    <w:rsid w:val="00EB3A06"/>
  </w:style>
  <w:style w:type="character" w:customStyle="1" w:styleId="Outline0074">
    <w:name w:val="Outline007_4"/>
    <w:rsid w:val="00EB3A06"/>
  </w:style>
  <w:style w:type="character" w:customStyle="1" w:styleId="Outline0075">
    <w:name w:val="Outline007_5"/>
    <w:rsid w:val="00EB3A06"/>
  </w:style>
  <w:style w:type="character" w:customStyle="1" w:styleId="Outline0076">
    <w:name w:val="Outline007_6"/>
    <w:rsid w:val="00EB3A06"/>
  </w:style>
  <w:style w:type="character" w:customStyle="1" w:styleId="Outline0077">
    <w:name w:val="Outline007_7"/>
    <w:rsid w:val="00EB3A06"/>
  </w:style>
  <w:style w:type="character" w:customStyle="1" w:styleId="Outline0078">
    <w:name w:val="Outline007_8"/>
    <w:rsid w:val="00EB3A06"/>
  </w:style>
  <w:style w:type="character" w:customStyle="1" w:styleId="Outline0351">
    <w:name w:val="Outline035_1"/>
    <w:rsid w:val="00EB3A06"/>
  </w:style>
  <w:style w:type="character" w:customStyle="1" w:styleId="Outline0411">
    <w:name w:val="Outline041_1"/>
    <w:rsid w:val="00EB3A06"/>
  </w:style>
  <w:style w:type="character" w:customStyle="1" w:styleId="Outline0341">
    <w:name w:val="Outline034_1"/>
    <w:rsid w:val="00EB3A06"/>
  </w:style>
  <w:style w:type="character" w:customStyle="1" w:styleId="Outline0131">
    <w:name w:val="Outline013_1"/>
    <w:rsid w:val="00EB3A06"/>
  </w:style>
  <w:style w:type="character" w:customStyle="1" w:styleId="Outline0441">
    <w:name w:val="Outline044_1"/>
    <w:rsid w:val="00EB3A06"/>
  </w:style>
  <w:style w:type="character" w:customStyle="1" w:styleId="Outline0431">
    <w:name w:val="Outline043_1"/>
    <w:rsid w:val="00EB3A06"/>
  </w:style>
  <w:style w:type="character" w:customStyle="1" w:styleId="Outline0091">
    <w:name w:val="Outline009_1"/>
    <w:rsid w:val="00EB3A06"/>
  </w:style>
  <w:style w:type="character" w:customStyle="1" w:styleId="Outline0401">
    <w:name w:val="Outline040_1"/>
    <w:rsid w:val="00EB3A06"/>
  </w:style>
  <w:style w:type="character" w:customStyle="1" w:styleId="Level11">
    <w:name w:val="Level 11"/>
    <w:rsid w:val="00EB3A06"/>
  </w:style>
  <w:style w:type="character" w:customStyle="1" w:styleId="BodyTextIndentChar2">
    <w:name w:val="Body Text Indent Char2"/>
    <w:basedOn w:val="DefaultParagraphFont"/>
    <w:link w:val="BodyTextIndent"/>
    <w:locked/>
    <w:rsid w:val="00EB3A06"/>
    <w:rPr>
      <w:sz w:val="24"/>
      <w:lang w:val="en-US" w:eastAsia="en-US" w:bidi="ar-SA"/>
    </w:rPr>
  </w:style>
  <w:style w:type="character" w:customStyle="1" w:styleId="Outline0029">
    <w:name w:val="Outline002_9"/>
    <w:rsid w:val="00EB3A06"/>
  </w:style>
  <w:style w:type="character" w:customStyle="1" w:styleId="Outline0079">
    <w:name w:val="Outline007_9"/>
    <w:rsid w:val="00EB3A06"/>
  </w:style>
  <w:style w:type="character" w:customStyle="1" w:styleId="Outline0089">
    <w:name w:val="Outline008_9"/>
    <w:rsid w:val="00EB3A06"/>
  </w:style>
  <w:style w:type="character" w:customStyle="1" w:styleId="Outline0109">
    <w:name w:val="Outline010_9"/>
    <w:rsid w:val="00EB3A06"/>
  </w:style>
  <w:style w:type="character" w:customStyle="1" w:styleId="Outline0149">
    <w:name w:val="Outline014_9"/>
    <w:rsid w:val="00EB3A06"/>
  </w:style>
  <w:style w:type="character" w:customStyle="1" w:styleId="Outline0169">
    <w:name w:val="Outline016_9"/>
    <w:rsid w:val="00EB3A06"/>
  </w:style>
  <w:style w:type="character" w:customStyle="1" w:styleId="Outline0239">
    <w:name w:val="Outline023_9"/>
    <w:rsid w:val="00EB3A06"/>
  </w:style>
  <w:style w:type="character" w:customStyle="1" w:styleId="Outline0249">
    <w:name w:val="Outline024_9"/>
    <w:rsid w:val="00EB3A06"/>
  </w:style>
  <w:style w:type="character" w:customStyle="1" w:styleId="Outline0279">
    <w:name w:val="Outline027_9"/>
    <w:rsid w:val="00EB3A06"/>
  </w:style>
  <w:style w:type="character" w:customStyle="1" w:styleId="Outline0289">
    <w:name w:val="Outline028_9"/>
    <w:rsid w:val="00EB3A06"/>
  </w:style>
  <w:style w:type="character" w:customStyle="1" w:styleId="Outline0459">
    <w:name w:val="Outline045_9"/>
    <w:rsid w:val="00EB3A06"/>
  </w:style>
  <w:style w:type="character" w:customStyle="1" w:styleId="BodyTextI2">
    <w:name w:val="Body Text I2"/>
    <w:rsid w:val="00EB3A06"/>
    <w:rPr>
      <w:rFonts w:ascii="Arial" w:hAnsi="Arial"/>
      <w:sz w:val="20"/>
    </w:rPr>
  </w:style>
  <w:style w:type="character" w:customStyle="1" w:styleId="QuickFormat2">
    <w:name w:val="QuickFormat2"/>
    <w:rsid w:val="00EB3A06"/>
    <w:rPr>
      <w:rFonts w:ascii="Times New Roman" w:hAnsi="Times New Roman"/>
      <w:color w:val="000000"/>
      <w:sz w:val="20"/>
    </w:rPr>
  </w:style>
  <w:style w:type="paragraph" w:customStyle="1" w:styleId="CM1">
    <w:name w:val="CM1"/>
    <w:basedOn w:val="Default"/>
    <w:next w:val="Default"/>
    <w:rsid w:val="00EB3A06"/>
    <w:rPr>
      <w:color w:val="auto"/>
    </w:rPr>
  </w:style>
  <w:style w:type="paragraph" w:customStyle="1" w:styleId="CM4">
    <w:name w:val="CM4"/>
    <w:basedOn w:val="Default"/>
    <w:next w:val="Default"/>
    <w:rsid w:val="00EB3A06"/>
    <w:pPr>
      <w:spacing w:after="230"/>
    </w:pPr>
    <w:rPr>
      <w:color w:val="auto"/>
    </w:rPr>
  </w:style>
  <w:style w:type="character" w:customStyle="1" w:styleId="QuickFormat7">
    <w:name w:val="QuickFormat7"/>
    <w:rsid w:val="00EB3A06"/>
    <w:rPr>
      <w:rFonts w:ascii="Times New Roman" w:hAnsi="Times New Roman"/>
      <w:color w:val="000000"/>
      <w:sz w:val="24"/>
    </w:rPr>
  </w:style>
  <w:style w:type="paragraph" w:customStyle="1" w:styleId="RFPBodyText">
    <w:name w:val="RFP Body Text"/>
    <w:basedOn w:val="BodyText"/>
    <w:link w:val="RFPBodyTextChar"/>
    <w:rsid w:val="00EB3A06"/>
    <w:pPr>
      <w:spacing w:before="120"/>
    </w:pPr>
    <w:rPr>
      <w:rFonts w:eastAsia="Calibri"/>
    </w:rPr>
  </w:style>
  <w:style w:type="character" w:customStyle="1" w:styleId="RFPBodyTextChar">
    <w:name w:val="RFP Body Text Char"/>
    <w:basedOn w:val="DefaultParagraphFont"/>
    <w:link w:val="RFPBodyText"/>
    <w:locked/>
    <w:rsid w:val="00EB3A06"/>
    <w:rPr>
      <w:rFonts w:ascii="Arial" w:eastAsia="Calibri" w:hAnsi="Arial"/>
      <w:sz w:val="24"/>
      <w:lang w:val="en-US" w:eastAsia="en-US" w:bidi="ar-SA"/>
    </w:rPr>
  </w:style>
  <w:style w:type="paragraph" w:styleId="HTMLPreformatted">
    <w:name w:val="HTML Preformatted"/>
    <w:basedOn w:val="Normal"/>
    <w:link w:val="HTMLPreformattedChar1"/>
    <w:rsid w:val="00EB3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PreformattedChar1">
    <w:name w:val="HTML Preformatted Char1"/>
    <w:basedOn w:val="DefaultParagraphFont"/>
    <w:link w:val="HTMLPreformatted"/>
    <w:locked/>
    <w:rsid w:val="00EB3A06"/>
    <w:rPr>
      <w:rFonts w:ascii="Courier New" w:eastAsia="Calibri" w:hAnsi="Courier New" w:cs="Courier New"/>
      <w:sz w:val="24"/>
      <w:lang w:val="en-US" w:eastAsia="en-US" w:bidi="ar-SA"/>
    </w:rPr>
  </w:style>
  <w:style w:type="paragraph" w:customStyle="1" w:styleId="Quicka">
    <w:name w:val="Quick a)"/>
    <w:basedOn w:val="Normal"/>
    <w:rsid w:val="00EB3A06"/>
    <w:pPr>
      <w:widowControl w:val="0"/>
      <w:autoSpaceDE w:val="0"/>
      <w:autoSpaceDN w:val="0"/>
      <w:adjustRightInd w:val="0"/>
      <w:ind w:left="2880" w:hanging="720"/>
    </w:pPr>
    <w:rPr>
      <w:rFonts w:eastAsia="Calibri"/>
      <w:szCs w:val="24"/>
    </w:rPr>
  </w:style>
  <w:style w:type="paragraph" w:customStyle="1" w:styleId="Quick1">
    <w:name w:val="Quick 1)"/>
    <w:basedOn w:val="Normal"/>
    <w:rsid w:val="00EB3A06"/>
    <w:pPr>
      <w:widowControl w:val="0"/>
      <w:numPr>
        <w:numId w:val="17"/>
      </w:numPr>
      <w:autoSpaceDE w:val="0"/>
      <w:autoSpaceDN w:val="0"/>
      <w:adjustRightInd w:val="0"/>
      <w:ind w:left="3600" w:hanging="720"/>
    </w:pPr>
    <w:rPr>
      <w:rFonts w:eastAsia="Calibri"/>
      <w:szCs w:val="24"/>
    </w:rPr>
  </w:style>
  <w:style w:type="paragraph" w:styleId="BodyTextIndent3">
    <w:name w:val="Body Text Indent 3"/>
    <w:basedOn w:val="Normal"/>
    <w:link w:val="BodyTextIndent3Char2"/>
    <w:rsid w:val="00EB3A06"/>
    <w:pPr>
      <w:widowControl w:val="0"/>
      <w:autoSpaceDE w:val="0"/>
      <w:autoSpaceDN w:val="0"/>
      <w:adjustRightInd w:val="0"/>
      <w:spacing w:after="120"/>
      <w:ind w:left="360"/>
    </w:pPr>
    <w:rPr>
      <w:rFonts w:eastAsia="Calibri"/>
      <w:sz w:val="16"/>
      <w:szCs w:val="16"/>
    </w:rPr>
  </w:style>
  <w:style w:type="character" w:customStyle="1" w:styleId="BodyTextIndent3Char2">
    <w:name w:val="Body Text Indent 3 Char2"/>
    <w:basedOn w:val="DefaultParagraphFont"/>
    <w:link w:val="BodyTextIndent3"/>
    <w:locked/>
    <w:rsid w:val="00EB3A06"/>
    <w:rPr>
      <w:rFonts w:ascii="Arial" w:eastAsia="Calibri" w:hAnsi="Arial"/>
      <w:sz w:val="16"/>
      <w:szCs w:val="16"/>
      <w:lang w:val="en-US" w:eastAsia="en-US" w:bidi="ar-SA"/>
    </w:rPr>
  </w:style>
  <w:style w:type="paragraph" w:styleId="Revision">
    <w:name w:val="Revision"/>
    <w:hidden/>
    <w:semiHidden/>
    <w:rsid w:val="00EB3A06"/>
    <w:rPr>
      <w:rFonts w:eastAsia="Calibri"/>
    </w:rPr>
  </w:style>
  <w:style w:type="paragraph" w:styleId="NoSpacing">
    <w:name w:val="No Spacing"/>
    <w:link w:val="NoSpacingChar"/>
    <w:qFormat/>
    <w:rsid w:val="00EB3A06"/>
    <w:pPr>
      <w:widowControl w:val="0"/>
      <w:autoSpaceDE w:val="0"/>
      <w:autoSpaceDN w:val="0"/>
      <w:adjustRightInd w:val="0"/>
    </w:pPr>
    <w:rPr>
      <w:rFonts w:eastAsia="Calibri"/>
    </w:rPr>
  </w:style>
  <w:style w:type="paragraph" w:styleId="BodyText3">
    <w:name w:val="Body Text 3"/>
    <w:basedOn w:val="Normal"/>
    <w:link w:val="BodyText3Char2"/>
    <w:rsid w:val="00EB3A06"/>
    <w:pPr>
      <w:spacing w:after="120"/>
      <w:jc w:val="both"/>
    </w:pPr>
    <w:rPr>
      <w:rFonts w:eastAsia="Calibri"/>
      <w:sz w:val="16"/>
      <w:szCs w:val="16"/>
    </w:rPr>
  </w:style>
  <w:style w:type="character" w:customStyle="1" w:styleId="BodyText3Char2">
    <w:name w:val="Body Text 3 Char2"/>
    <w:basedOn w:val="DefaultParagraphFont"/>
    <w:link w:val="BodyText3"/>
    <w:locked/>
    <w:rsid w:val="00EB3A06"/>
    <w:rPr>
      <w:rFonts w:ascii="Arial" w:eastAsia="Calibri" w:hAnsi="Arial"/>
      <w:sz w:val="16"/>
      <w:szCs w:val="16"/>
      <w:lang w:val="en-US" w:eastAsia="en-US" w:bidi="ar-SA"/>
    </w:rPr>
  </w:style>
  <w:style w:type="paragraph" w:customStyle="1" w:styleId="style5">
    <w:name w:val="style5"/>
    <w:basedOn w:val="Normal"/>
    <w:rsid w:val="00EB3A06"/>
    <w:pPr>
      <w:spacing w:before="100" w:beforeAutospacing="1" w:after="100" w:afterAutospacing="1"/>
    </w:pPr>
    <w:rPr>
      <w:rFonts w:ascii="Verdana" w:eastAsia="Calibri" w:hAnsi="Verdana"/>
      <w:color w:val="000000"/>
      <w:sz w:val="19"/>
      <w:szCs w:val="19"/>
    </w:rPr>
  </w:style>
  <w:style w:type="paragraph" w:styleId="BodyText2">
    <w:name w:val="Body Text 2"/>
    <w:basedOn w:val="Normal"/>
    <w:link w:val="BodyText2Char2"/>
    <w:rsid w:val="00EB3A06"/>
    <w:pPr>
      <w:widowControl w:val="0"/>
      <w:autoSpaceDE w:val="0"/>
      <w:autoSpaceDN w:val="0"/>
      <w:adjustRightInd w:val="0"/>
      <w:spacing w:after="120" w:line="480" w:lineRule="auto"/>
    </w:pPr>
    <w:rPr>
      <w:rFonts w:eastAsia="Calibri"/>
      <w:sz w:val="20"/>
    </w:rPr>
  </w:style>
  <w:style w:type="character" w:customStyle="1" w:styleId="BodyText2Char2">
    <w:name w:val="Body Text 2 Char2"/>
    <w:basedOn w:val="DefaultParagraphFont"/>
    <w:link w:val="BodyText2"/>
    <w:locked/>
    <w:rsid w:val="00EB3A06"/>
    <w:rPr>
      <w:rFonts w:eastAsia="Calibri"/>
      <w:lang w:val="en-US" w:eastAsia="en-US" w:bidi="ar-SA"/>
    </w:rPr>
  </w:style>
  <w:style w:type="paragraph" w:customStyle="1" w:styleId="Heading4text">
    <w:name w:val="Heading 4 text"/>
    <w:basedOn w:val="Heading2"/>
    <w:rsid w:val="00EB3A06"/>
    <w:pPr>
      <w:numPr>
        <w:ilvl w:val="0"/>
        <w:numId w:val="0"/>
      </w:numPr>
      <w:overflowPunct w:val="0"/>
      <w:autoSpaceDE w:val="0"/>
      <w:autoSpaceDN w:val="0"/>
      <w:adjustRightInd w:val="0"/>
      <w:spacing w:before="0" w:after="0"/>
      <w:ind w:left="2880"/>
      <w:jc w:val="both"/>
      <w:textAlignment w:val="baseline"/>
    </w:pPr>
    <w:rPr>
      <w:rFonts w:eastAsia="Calibri" w:cs="Times New Roman"/>
      <w:bCs/>
      <w:sz w:val="24"/>
    </w:rPr>
  </w:style>
  <w:style w:type="paragraph" w:styleId="BodyTextIndent2">
    <w:name w:val="Body Text Indent 2"/>
    <w:basedOn w:val="Normal"/>
    <w:link w:val="BodyTextIndent2Char2"/>
    <w:rsid w:val="00EB3A06"/>
    <w:pPr>
      <w:widowControl w:val="0"/>
      <w:autoSpaceDE w:val="0"/>
      <w:autoSpaceDN w:val="0"/>
      <w:adjustRightInd w:val="0"/>
      <w:spacing w:after="120" w:line="480" w:lineRule="auto"/>
      <w:ind w:left="360"/>
    </w:pPr>
    <w:rPr>
      <w:rFonts w:eastAsia="Calibri"/>
    </w:rPr>
  </w:style>
  <w:style w:type="character" w:customStyle="1" w:styleId="BodyTextIndent2Char2">
    <w:name w:val="Body Text Indent 2 Char2"/>
    <w:basedOn w:val="DefaultParagraphFont"/>
    <w:link w:val="BodyTextIndent2"/>
    <w:locked/>
    <w:rsid w:val="00EB3A06"/>
    <w:rPr>
      <w:rFonts w:ascii="Arial" w:eastAsia="Calibri" w:hAnsi="Arial"/>
      <w:sz w:val="24"/>
      <w:lang w:val="en-US" w:eastAsia="en-US" w:bidi="ar-SA"/>
    </w:rPr>
  </w:style>
  <w:style w:type="paragraph" w:customStyle="1" w:styleId="BodyTextBullet4">
    <w:name w:val="Body Text Bullet 4"/>
    <w:basedOn w:val="Default"/>
    <w:next w:val="Default"/>
    <w:rsid w:val="00EB3A06"/>
    <w:pPr>
      <w:widowControl/>
    </w:pPr>
    <w:rPr>
      <w:color w:val="auto"/>
    </w:rPr>
  </w:style>
  <w:style w:type="paragraph" w:customStyle="1" w:styleId="Heading3">
    <w:name w:val="Heading3"/>
    <w:basedOn w:val="Heading30"/>
    <w:next w:val="Heading30"/>
    <w:autoRedefine/>
    <w:rsid w:val="00EB3A06"/>
    <w:pPr>
      <w:keepLines/>
      <w:numPr>
        <w:ilvl w:val="0"/>
        <w:numId w:val="19"/>
      </w:numPr>
      <w:tabs>
        <w:tab w:val="clear" w:pos="360"/>
        <w:tab w:val="left" w:pos="1496"/>
        <w:tab w:val="num" w:pos="1800"/>
      </w:tabs>
      <w:suppressAutoHyphens/>
      <w:spacing w:before="0" w:after="0"/>
      <w:ind w:left="1800"/>
    </w:pPr>
    <w:rPr>
      <w:rFonts w:ascii="Arial" w:eastAsia="Batang" w:hAnsi="Arial"/>
      <w:b/>
    </w:rPr>
  </w:style>
  <w:style w:type="paragraph" w:customStyle="1" w:styleId="Heading4">
    <w:name w:val="Heading4"/>
    <w:basedOn w:val="Normal"/>
    <w:rsid w:val="00EB3A06"/>
    <w:pPr>
      <w:numPr>
        <w:ilvl w:val="1"/>
        <w:numId w:val="19"/>
      </w:numPr>
      <w:tabs>
        <w:tab w:val="clear" w:pos="720"/>
        <w:tab w:val="num" w:pos="1800"/>
      </w:tabs>
      <w:spacing w:after="240"/>
      <w:ind w:left="1440"/>
    </w:pPr>
    <w:rPr>
      <w:rFonts w:eastAsia="Calibri"/>
      <w:szCs w:val="24"/>
    </w:rPr>
  </w:style>
  <w:style w:type="paragraph" w:customStyle="1" w:styleId="Heading50">
    <w:name w:val="Heading5"/>
    <w:basedOn w:val="Normal"/>
    <w:rsid w:val="00EB3A06"/>
    <w:pPr>
      <w:spacing w:after="240"/>
      <w:ind w:left="2592" w:hanging="576"/>
    </w:pPr>
    <w:rPr>
      <w:rFonts w:eastAsia="Calibri"/>
      <w:szCs w:val="24"/>
    </w:rPr>
  </w:style>
  <w:style w:type="paragraph" w:customStyle="1" w:styleId="arial">
    <w:name w:val="arial"/>
    <w:basedOn w:val="Normal"/>
    <w:rsid w:val="00EB3A06"/>
    <w:pPr>
      <w:widowControl w:val="0"/>
      <w:numPr>
        <w:ilvl w:val="3"/>
        <w:numId w:val="19"/>
      </w:numPr>
      <w:tabs>
        <w:tab w:val="clear" w:pos="1800"/>
      </w:tabs>
      <w:adjustRightInd w:val="0"/>
      <w:ind w:left="2160"/>
      <w:jc w:val="both"/>
      <w:textAlignment w:val="baseline"/>
    </w:pPr>
    <w:rPr>
      <w:rFonts w:eastAsia="Calibri"/>
      <w:b/>
      <w:bCs/>
      <w:szCs w:val="24"/>
    </w:rPr>
  </w:style>
  <w:style w:type="paragraph" w:customStyle="1" w:styleId="norm">
    <w:name w:val="norm"/>
    <w:basedOn w:val="Heading2"/>
    <w:rsid w:val="00EB3A06"/>
    <w:pPr>
      <w:keepLines/>
      <w:widowControl w:val="0"/>
      <w:numPr>
        <w:ilvl w:val="4"/>
        <w:numId w:val="19"/>
      </w:numPr>
      <w:tabs>
        <w:tab w:val="clear" w:pos="1800"/>
      </w:tabs>
      <w:suppressAutoHyphens/>
      <w:adjustRightInd w:val="0"/>
      <w:spacing w:before="0" w:after="0"/>
      <w:ind w:left="1440" w:firstLine="0"/>
      <w:jc w:val="both"/>
      <w:textAlignment w:val="baseline"/>
    </w:pPr>
    <w:rPr>
      <w:rFonts w:eastAsia="Calibri"/>
      <w:sz w:val="24"/>
      <w:szCs w:val="24"/>
    </w:rPr>
  </w:style>
  <w:style w:type="paragraph" w:styleId="TOC9">
    <w:name w:val="toc 9"/>
    <w:basedOn w:val="Normal"/>
    <w:next w:val="Normal"/>
    <w:autoRedefine/>
    <w:rsid w:val="00EB3A06"/>
    <w:pPr>
      <w:widowControl w:val="0"/>
      <w:autoSpaceDE w:val="0"/>
      <w:autoSpaceDN w:val="0"/>
      <w:adjustRightInd w:val="0"/>
      <w:ind w:left="1920"/>
    </w:pPr>
    <w:rPr>
      <w:rFonts w:eastAsia="Calibri"/>
    </w:rPr>
  </w:style>
  <w:style w:type="character" w:customStyle="1" w:styleId="c2">
    <w:name w:val="c2"/>
    <w:basedOn w:val="DefaultParagraphFont"/>
    <w:rsid w:val="00EB3A06"/>
    <w:rPr>
      <w:rFonts w:cs="Times New Roman"/>
    </w:rPr>
  </w:style>
  <w:style w:type="paragraph" w:styleId="EndnoteText">
    <w:name w:val="endnote text"/>
    <w:basedOn w:val="Normal"/>
    <w:link w:val="EndnoteTextChar2"/>
    <w:rsid w:val="00EB3A06"/>
    <w:rPr>
      <w:sz w:val="20"/>
    </w:rPr>
  </w:style>
  <w:style w:type="character" w:customStyle="1" w:styleId="EndnoteTextChar2">
    <w:name w:val="Endnote Text Char2"/>
    <w:basedOn w:val="DefaultParagraphFont"/>
    <w:link w:val="EndnoteText"/>
    <w:locked/>
    <w:rsid w:val="00EB3A06"/>
    <w:rPr>
      <w:lang w:val="en-US" w:eastAsia="en-US" w:bidi="ar-SA"/>
    </w:rPr>
  </w:style>
  <w:style w:type="character" w:styleId="EndnoteReference">
    <w:name w:val="endnote reference"/>
    <w:basedOn w:val="DefaultParagraphFont"/>
    <w:rsid w:val="00EB3A06"/>
    <w:rPr>
      <w:rFonts w:cs="Times New Roman"/>
      <w:vertAlign w:val="superscript"/>
    </w:rPr>
  </w:style>
  <w:style w:type="paragraph" w:customStyle="1" w:styleId="Style1">
    <w:name w:val="Style1"/>
    <w:basedOn w:val="Heading30"/>
    <w:rsid w:val="00EB3A06"/>
    <w:pPr>
      <w:keepLines/>
      <w:numPr>
        <w:ilvl w:val="1"/>
        <w:numId w:val="2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0" w:after="0"/>
      <w:contextualSpacing/>
    </w:pPr>
    <w:rPr>
      <w:rFonts w:ascii="Arial" w:eastAsia="Calibri" w:hAnsi="Arial"/>
      <w:smallCaps/>
      <w:u w:val="single"/>
    </w:rPr>
  </w:style>
  <w:style w:type="paragraph" w:styleId="DocumentMap">
    <w:name w:val="Document Map"/>
    <w:basedOn w:val="Normal"/>
    <w:link w:val="DocumentMapChar2"/>
    <w:semiHidden/>
    <w:rsid w:val="00EB3A06"/>
    <w:rPr>
      <w:rFonts w:ascii="Tahoma" w:hAnsi="Tahoma" w:cs="Tahoma"/>
      <w:sz w:val="16"/>
      <w:szCs w:val="16"/>
    </w:rPr>
  </w:style>
  <w:style w:type="character" w:customStyle="1" w:styleId="DocumentMapChar2">
    <w:name w:val="Document Map Char2"/>
    <w:basedOn w:val="DefaultParagraphFont"/>
    <w:link w:val="DocumentMap"/>
    <w:semiHidden/>
    <w:locked/>
    <w:rsid w:val="00EB3A06"/>
    <w:rPr>
      <w:rFonts w:ascii="Tahoma" w:hAnsi="Tahoma" w:cs="Tahoma"/>
      <w:sz w:val="16"/>
      <w:szCs w:val="16"/>
      <w:lang w:val="en-US" w:eastAsia="en-US" w:bidi="ar-SA"/>
    </w:rPr>
  </w:style>
  <w:style w:type="character" w:customStyle="1" w:styleId="NoSpacingChar">
    <w:name w:val="No Spacing Char"/>
    <w:basedOn w:val="DefaultParagraphFont"/>
    <w:link w:val="NoSpacing"/>
    <w:locked/>
    <w:rsid w:val="00EB3A06"/>
    <w:rPr>
      <w:rFonts w:eastAsia="Calibri"/>
      <w:lang w:val="en-US" w:eastAsia="en-US" w:bidi="ar-SA"/>
    </w:rPr>
  </w:style>
  <w:style w:type="paragraph" w:styleId="Caption">
    <w:name w:val="caption"/>
    <w:basedOn w:val="Normal"/>
    <w:next w:val="Normal"/>
    <w:qFormat/>
    <w:rsid w:val="00EB3A06"/>
    <w:pPr>
      <w:spacing w:after="200"/>
    </w:pPr>
    <w:rPr>
      <w:rFonts w:ascii="Calibri" w:eastAsia="Calibri" w:hAnsi="Calibri"/>
      <w:b/>
      <w:bCs/>
      <w:color w:val="4F81BD"/>
      <w:sz w:val="18"/>
      <w:szCs w:val="18"/>
    </w:rPr>
  </w:style>
  <w:style w:type="paragraph" w:styleId="Quote">
    <w:name w:val="Quote"/>
    <w:basedOn w:val="Normal"/>
    <w:next w:val="Normal"/>
    <w:link w:val="QuoteChar"/>
    <w:qFormat/>
    <w:rsid w:val="00EB3A06"/>
    <w:pPr>
      <w:spacing w:after="200" w:line="276" w:lineRule="auto"/>
    </w:pPr>
    <w:rPr>
      <w:rFonts w:ascii="Calibri" w:eastAsia="Calibri" w:hAnsi="Calibri"/>
      <w:i/>
      <w:iCs/>
      <w:color w:val="000000"/>
    </w:rPr>
  </w:style>
  <w:style w:type="character" w:customStyle="1" w:styleId="QuoteChar">
    <w:name w:val="Quote Char"/>
    <w:basedOn w:val="DefaultParagraphFont"/>
    <w:link w:val="Quote"/>
    <w:locked/>
    <w:rsid w:val="00EB3A06"/>
    <w:rPr>
      <w:rFonts w:ascii="Calibri" w:eastAsia="Calibri" w:hAnsi="Calibri"/>
      <w:i/>
      <w:iCs/>
      <w:color w:val="000000"/>
      <w:sz w:val="22"/>
      <w:szCs w:val="22"/>
      <w:lang w:val="en-US" w:eastAsia="en-US" w:bidi="ar-SA"/>
    </w:rPr>
  </w:style>
  <w:style w:type="paragraph" w:styleId="IntenseQuote">
    <w:name w:val="Intense Quote"/>
    <w:basedOn w:val="Normal"/>
    <w:next w:val="Normal"/>
    <w:link w:val="IntenseQuoteChar"/>
    <w:qFormat/>
    <w:rsid w:val="00EB3A06"/>
    <w:pPr>
      <w:pBdr>
        <w:bottom w:val="single" w:sz="4" w:space="4" w:color="4F81BD"/>
      </w:pBdr>
      <w:spacing w:before="200" w:after="280" w:line="276" w:lineRule="auto"/>
      <w:ind w:left="936" w:right="936"/>
    </w:pPr>
    <w:rPr>
      <w:rFonts w:ascii="Calibri" w:eastAsia="Calibri" w:hAnsi="Calibri"/>
      <w:b/>
      <w:bCs/>
      <w:i/>
      <w:iCs/>
      <w:color w:val="4F81BD"/>
    </w:rPr>
  </w:style>
  <w:style w:type="character" w:customStyle="1" w:styleId="IntenseQuoteChar">
    <w:name w:val="Intense Quote Char"/>
    <w:basedOn w:val="DefaultParagraphFont"/>
    <w:link w:val="IntenseQuote"/>
    <w:locked/>
    <w:rsid w:val="00EB3A06"/>
    <w:rPr>
      <w:rFonts w:ascii="Calibri" w:eastAsia="Calibri" w:hAnsi="Calibri"/>
      <w:b/>
      <w:bCs/>
      <w:i/>
      <w:iCs/>
      <w:color w:val="4F81BD"/>
      <w:sz w:val="22"/>
      <w:szCs w:val="22"/>
      <w:lang w:val="en-US" w:eastAsia="en-US" w:bidi="ar-SA"/>
    </w:rPr>
  </w:style>
  <w:style w:type="character" w:styleId="SubtleEmphasis">
    <w:name w:val="Subtle Emphasis"/>
    <w:basedOn w:val="DefaultParagraphFont"/>
    <w:qFormat/>
    <w:rsid w:val="00EB3A06"/>
    <w:rPr>
      <w:rFonts w:cs="Times New Roman"/>
      <w:i/>
      <w:iCs/>
      <w:color w:val="808080"/>
    </w:rPr>
  </w:style>
  <w:style w:type="character" w:styleId="IntenseEmphasis">
    <w:name w:val="Intense Emphasis"/>
    <w:basedOn w:val="DefaultParagraphFont"/>
    <w:qFormat/>
    <w:rsid w:val="00EB3A06"/>
    <w:rPr>
      <w:rFonts w:cs="Times New Roman"/>
      <w:b/>
      <w:bCs/>
      <w:i/>
      <w:iCs/>
      <w:color w:val="4F81BD"/>
    </w:rPr>
  </w:style>
  <w:style w:type="character" w:styleId="SubtleReference">
    <w:name w:val="Subtle Reference"/>
    <w:basedOn w:val="DefaultParagraphFont"/>
    <w:qFormat/>
    <w:rsid w:val="00EB3A06"/>
    <w:rPr>
      <w:rFonts w:cs="Times New Roman"/>
      <w:smallCaps/>
      <w:color w:val="C0504D"/>
      <w:u w:val="single"/>
    </w:rPr>
  </w:style>
  <w:style w:type="character" w:styleId="IntenseReference">
    <w:name w:val="Intense Reference"/>
    <w:basedOn w:val="DefaultParagraphFont"/>
    <w:qFormat/>
    <w:rsid w:val="00EB3A06"/>
    <w:rPr>
      <w:rFonts w:cs="Times New Roman"/>
      <w:b/>
      <w:bCs/>
      <w:smallCaps/>
      <w:color w:val="C0504D"/>
      <w:spacing w:val="5"/>
      <w:u w:val="single"/>
    </w:rPr>
  </w:style>
  <w:style w:type="character" w:styleId="BookTitle">
    <w:name w:val="Book Title"/>
    <w:basedOn w:val="DefaultParagraphFont"/>
    <w:qFormat/>
    <w:rsid w:val="00EB3A06"/>
    <w:rPr>
      <w:rFonts w:cs="Times New Roman"/>
      <w:b/>
      <w:bCs/>
      <w:smallCaps/>
      <w:spacing w:val="5"/>
    </w:rPr>
  </w:style>
  <w:style w:type="paragraph" w:customStyle="1" w:styleId="Body">
    <w:name w:val="Body"/>
    <w:link w:val="BodyChar1"/>
    <w:rsid w:val="00EB3A06"/>
    <w:pPr>
      <w:spacing w:before="180"/>
    </w:pPr>
    <w:rPr>
      <w:rFonts w:ascii="Arial" w:eastAsia="Calibri" w:hAnsi="Arial"/>
      <w:szCs w:val="24"/>
    </w:rPr>
  </w:style>
  <w:style w:type="character" w:customStyle="1" w:styleId="BodyChar1">
    <w:name w:val="Body Char1"/>
    <w:basedOn w:val="DefaultParagraphFont"/>
    <w:link w:val="Body"/>
    <w:locked/>
    <w:rsid w:val="00EB3A06"/>
    <w:rPr>
      <w:rFonts w:ascii="Arial" w:eastAsia="Calibri" w:hAnsi="Arial"/>
      <w:szCs w:val="24"/>
      <w:lang w:val="en-US" w:eastAsia="en-US" w:bidi="ar-SA"/>
    </w:rPr>
  </w:style>
  <w:style w:type="paragraph" w:customStyle="1" w:styleId="Normal1">
    <w:name w:val="Normal1"/>
    <w:basedOn w:val="Normal"/>
    <w:link w:val="normalChar"/>
    <w:rsid w:val="00EB3A06"/>
    <w:pPr>
      <w:spacing w:after="200" w:line="260" w:lineRule="atLeast"/>
    </w:pPr>
    <w:rPr>
      <w:rFonts w:eastAsia="Calibri"/>
    </w:rPr>
  </w:style>
  <w:style w:type="character" w:customStyle="1" w:styleId="normalchar1">
    <w:name w:val="normal__char1"/>
    <w:basedOn w:val="DefaultParagraphFont"/>
    <w:uiPriority w:val="99"/>
    <w:rsid w:val="00EB3A06"/>
    <w:rPr>
      <w:rFonts w:ascii="Arial" w:hAnsi="Arial" w:cs="Arial"/>
      <w:sz w:val="22"/>
      <w:szCs w:val="22"/>
    </w:rPr>
  </w:style>
  <w:style w:type="paragraph" w:styleId="PlainText">
    <w:name w:val="Plain Text"/>
    <w:basedOn w:val="Normal"/>
    <w:link w:val="PlainTextChar1"/>
    <w:uiPriority w:val="99"/>
    <w:rsid w:val="00EB3A06"/>
    <w:rPr>
      <w:rFonts w:ascii="Book Antiqua" w:hAnsi="Book Antiqua"/>
      <w:color w:val="244061"/>
      <w:szCs w:val="21"/>
    </w:rPr>
  </w:style>
  <w:style w:type="character" w:customStyle="1" w:styleId="PlainTextChar1">
    <w:name w:val="Plain Text Char1"/>
    <w:basedOn w:val="DefaultParagraphFont"/>
    <w:link w:val="PlainText"/>
    <w:semiHidden/>
    <w:locked/>
    <w:rsid w:val="00EB3A06"/>
    <w:rPr>
      <w:rFonts w:ascii="Book Antiqua" w:hAnsi="Book Antiqua" w:cs="Arial"/>
      <w:color w:val="244061"/>
      <w:sz w:val="24"/>
      <w:szCs w:val="21"/>
      <w:lang w:val="en-US" w:eastAsia="en-US" w:bidi="ar-SA"/>
    </w:rPr>
  </w:style>
  <w:style w:type="paragraph" w:customStyle="1" w:styleId="Bullet1">
    <w:name w:val="Bullet1"/>
    <w:basedOn w:val="Normal"/>
    <w:rsid w:val="00EB3A06"/>
    <w:pPr>
      <w:tabs>
        <w:tab w:val="left" w:pos="576"/>
        <w:tab w:val="left" w:pos="1296"/>
        <w:tab w:val="left" w:pos="2016"/>
        <w:tab w:val="left" w:pos="9360"/>
      </w:tabs>
      <w:spacing w:before="120"/>
    </w:pPr>
    <w:rPr>
      <w:rFonts w:eastAsia="Calibri"/>
    </w:rPr>
  </w:style>
  <w:style w:type="paragraph" w:customStyle="1" w:styleId="Normal4">
    <w:name w:val="Normal4"/>
    <w:basedOn w:val="Normal"/>
    <w:rsid w:val="00EB3A06"/>
    <w:pPr>
      <w:ind w:left="1080"/>
    </w:pPr>
    <w:rPr>
      <w:rFonts w:eastAsia="Calibri"/>
    </w:rPr>
  </w:style>
  <w:style w:type="character" w:customStyle="1" w:styleId="FootnoteTextChar2">
    <w:name w:val="Footnote Text Char2"/>
    <w:basedOn w:val="DefaultParagraphFont"/>
    <w:link w:val="FootnoteText"/>
    <w:semiHidden/>
    <w:locked/>
    <w:rsid w:val="00EB3A06"/>
    <w:rPr>
      <w:sz w:val="18"/>
      <w:lang w:val="en-US" w:eastAsia="en-US" w:bidi="ar-SA"/>
    </w:rPr>
  </w:style>
  <w:style w:type="paragraph" w:customStyle="1" w:styleId="Quick10">
    <w:name w:val="Quick 1."/>
    <w:basedOn w:val="Normal"/>
    <w:rsid w:val="00EB3A06"/>
    <w:pPr>
      <w:widowControl w:val="0"/>
      <w:tabs>
        <w:tab w:val="num" w:pos="720"/>
      </w:tabs>
      <w:autoSpaceDE w:val="0"/>
      <w:autoSpaceDN w:val="0"/>
      <w:adjustRightInd w:val="0"/>
      <w:ind w:left="720" w:hanging="540"/>
    </w:pPr>
    <w:rPr>
      <w:rFonts w:eastAsia="Calibri"/>
      <w:sz w:val="20"/>
      <w:szCs w:val="24"/>
    </w:rPr>
  </w:style>
  <w:style w:type="paragraph" w:customStyle="1" w:styleId="Style">
    <w:name w:val="Style"/>
    <w:basedOn w:val="Normal"/>
    <w:rsid w:val="00EB3A06"/>
    <w:pPr>
      <w:widowControl w:val="0"/>
      <w:autoSpaceDE w:val="0"/>
      <w:autoSpaceDN w:val="0"/>
      <w:adjustRightInd w:val="0"/>
      <w:ind w:left="2192" w:hanging="1462"/>
    </w:pPr>
    <w:rPr>
      <w:rFonts w:ascii="Courier" w:eastAsia="Calibri" w:hAnsi="Courier"/>
      <w:sz w:val="20"/>
      <w:szCs w:val="24"/>
    </w:rPr>
  </w:style>
  <w:style w:type="paragraph" w:styleId="BlockText">
    <w:name w:val="Block Text"/>
    <w:basedOn w:val="Normal"/>
    <w:semiHidden/>
    <w:rsid w:val="00EB3A06"/>
    <w:pPr>
      <w:tabs>
        <w:tab w:val="left" w:pos="-1440"/>
        <w:tab w:val="left" w:pos="-720"/>
        <w:tab w:val="left" w:pos="0"/>
        <w:tab w:val="left" w:pos="730"/>
        <w:tab w:val="left" w:pos="1440"/>
        <w:tab w:val="left" w:pos="2192"/>
        <w:tab w:val="left" w:pos="2923"/>
        <w:tab w:val="left" w:pos="3600"/>
        <w:tab w:val="left" w:pos="4320"/>
        <w:tab w:val="left" w:pos="5040"/>
        <w:tab w:val="left" w:pos="5760"/>
        <w:tab w:val="left" w:pos="6480"/>
        <w:tab w:val="left" w:pos="7200"/>
        <w:tab w:val="left" w:pos="7920"/>
      </w:tabs>
      <w:autoSpaceDE w:val="0"/>
      <w:autoSpaceDN w:val="0"/>
      <w:adjustRightInd w:val="0"/>
      <w:spacing w:line="240" w:lineRule="exact"/>
      <w:ind w:left="1440" w:right="730"/>
      <w:jc w:val="both"/>
    </w:pPr>
    <w:rPr>
      <w:rFonts w:eastAsia="Calibri"/>
      <w:szCs w:val="24"/>
    </w:rPr>
  </w:style>
  <w:style w:type="paragraph" w:customStyle="1" w:styleId="Achievement">
    <w:name w:val="Achievement"/>
    <w:basedOn w:val="Normal"/>
    <w:rsid w:val="00EB3A06"/>
    <w:pPr>
      <w:widowControl w:val="0"/>
      <w:numPr>
        <w:numId w:val="21"/>
      </w:numPr>
      <w:autoSpaceDE w:val="0"/>
      <w:autoSpaceDN w:val="0"/>
      <w:adjustRightInd w:val="0"/>
    </w:pPr>
    <w:rPr>
      <w:rFonts w:ascii="Courier" w:eastAsia="Calibri" w:hAnsi="Courier"/>
      <w:sz w:val="20"/>
      <w:szCs w:val="24"/>
    </w:rPr>
  </w:style>
  <w:style w:type="paragraph" w:styleId="TOC4">
    <w:name w:val="toc 4"/>
    <w:basedOn w:val="Normal"/>
    <w:next w:val="Normal"/>
    <w:autoRedefine/>
    <w:rsid w:val="00EB3A06"/>
    <w:pPr>
      <w:spacing w:line="276" w:lineRule="auto"/>
      <w:ind w:left="660"/>
    </w:pPr>
    <w:rPr>
      <w:rFonts w:ascii="Calibri" w:hAnsi="Calibri"/>
      <w:sz w:val="20"/>
    </w:rPr>
  </w:style>
  <w:style w:type="paragraph" w:styleId="TOC5">
    <w:name w:val="toc 5"/>
    <w:basedOn w:val="Normal"/>
    <w:next w:val="Normal"/>
    <w:autoRedefine/>
    <w:rsid w:val="00EB3A06"/>
    <w:pPr>
      <w:spacing w:line="276" w:lineRule="auto"/>
      <w:ind w:left="880"/>
    </w:pPr>
    <w:rPr>
      <w:rFonts w:ascii="Calibri" w:hAnsi="Calibri"/>
      <w:sz w:val="20"/>
    </w:rPr>
  </w:style>
  <w:style w:type="paragraph" w:styleId="TOC6">
    <w:name w:val="toc 6"/>
    <w:basedOn w:val="Normal"/>
    <w:next w:val="Normal"/>
    <w:autoRedefine/>
    <w:rsid w:val="00EB3A06"/>
    <w:pPr>
      <w:spacing w:line="276" w:lineRule="auto"/>
      <w:ind w:left="1100"/>
    </w:pPr>
    <w:rPr>
      <w:rFonts w:ascii="Calibri" w:hAnsi="Calibri"/>
      <w:sz w:val="20"/>
    </w:rPr>
  </w:style>
  <w:style w:type="paragraph" w:styleId="TOC7">
    <w:name w:val="toc 7"/>
    <w:basedOn w:val="Normal"/>
    <w:next w:val="Normal"/>
    <w:autoRedefine/>
    <w:rsid w:val="00EB3A06"/>
    <w:pPr>
      <w:spacing w:line="276" w:lineRule="auto"/>
      <w:ind w:left="1320"/>
    </w:pPr>
    <w:rPr>
      <w:rFonts w:ascii="Calibri" w:hAnsi="Calibri"/>
      <w:sz w:val="20"/>
    </w:rPr>
  </w:style>
  <w:style w:type="paragraph" w:styleId="TOC8">
    <w:name w:val="toc 8"/>
    <w:basedOn w:val="Normal"/>
    <w:next w:val="Normal"/>
    <w:autoRedefine/>
    <w:rsid w:val="00EB3A06"/>
    <w:pPr>
      <w:spacing w:line="276" w:lineRule="auto"/>
      <w:ind w:left="1540"/>
    </w:pPr>
    <w:rPr>
      <w:rFonts w:ascii="Calibri" w:hAnsi="Calibri"/>
      <w:sz w:val="20"/>
    </w:rPr>
  </w:style>
  <w:style w:type="numbering" w:styleId="111111">
    <w:name w:val="Outline List 2"/>
    <w:basedOn w:val="NoList"/>
    <w:rsid w:val="00EB3A06"/>
    <w:pPr>
      <w:numPr>
        <w:numId w:val="18"/>
      </w:numPr>
    </w:pPr>
  </w:style>
  <w:style w:type="character" w:customStyle="1" w:styleId="Heading1Char">
    <w:name w:val="Heading 1 Char"/>
    <w:basedOn w:val="DefaultParagraphFont"/>
    <w:locked/>
    <w:rsid w:val="001E31CB"/>
    <w:rPr>
      <w:rFonts w:ascii="Arial Black" w:hAnsi="Arial Black"/>
      <w:sz w:val="28"/>
      <w:lang w:val="en-US" w:eastAsia="en-US" w:bidi="ar-SA"/>
    </w:rPr>
  </w:style>
  <w:style w:type="character" w:customStyle="1" w:styleId="Heading4Char">
    <w:name w:val="Heading 4 Char"/>
    <w:basedOn w:val="DefaultParagraphFont"/>
    <w:locked/>
    <w:rsid w:val="001E31CB"/>
    <w:rPr>
      <w:rFonts w:ascii="Arial" w:hAnsi="Arial" w:cs="Arial"/>
      <w:sz w:val="24"/>
      <w:lang w:val="en-US" w:eastAsia="en-US" w:bidi="ar-SA"/>
    </w:rPr>
  </w:style>
  <w:style w:type="character" w:customStyle="1" w:styleId="Heading5Char">
    <w:name w:val="Heading 5 Char"/>
    <w:basedOn w:val="DefaultParagraphFont"/>
    <w:locked/>
    <w:rsid w:val="001E31CB"/>
    <w:rPr>
      <w:rFonts w:ascii="Arial Black" w:hAnsi="Arial Black"/>
      <w:lang w:val="en-US" w:eastAsia="en-US" w:bidi="ar-SA"/>
    </w:rPr>
  </w:style>
  <w:style w:type="character" w:customStyle="1" w:styleId="Heading6Char">
    <w:name w:val="Heading 6 Char"/>
    <w:basedOn w:val="DefaultParagraphFont"/>
    <w:locked/>
    <w:rsid w:val="001E31CB"/>
    <w:rPr>
      <w:rFonts w:ascii="Cambria" w:eastAsia="Calibri" w:hAnsi="Cambria"/>
      <w:i/>
      <w:iCs/>
      <w:color w:val="243F60"/>
      <w:sz w:val="24"/>
      <w:lang w:val="en-US" w:eastAsia="en-US" w:bidi="ar-SA"/>
    </w:rPr>
  </w:style>
  <w:style w:type="character" w:customStyle="1" w:styleId="Heading7Char">
    <w:name w:val="Heading 7 Char"/>
    <w:basedOn w:val="DefaultParagraphFont"/>
    <w:locked/>
    <w:rsid w:val="001E31CB"/>
    <w:rPr>
      <w:rFonts w:ascii="Cambria" w:eastAsia="Calibri" w:hAnsi="Cambria"/>
      <w:i/>
      <w:iCs/>
      <w:color w:val="404040"/>
      <w:sz w:val="22"/>
      <w:szCs w:val="22"/>
      <w:lang w:val="en-US" w:eastAsia="en-US" w:bidi="ar-SA"/>
    </w:rPr>
  </w:style>
  <w:style w:type="character" w:customStyle="1" w:styleId="Heading8Char">
    <w:name w:val="Heading 8 Char"/>
    <w:basedOn w:val="DefaultParagraphFont"/>
    <w:locked/>
    <w:rsid w:val="001E31CB"/>
    <w:rPr>
      <w:rFonts w:ascii="Cambria" w:eastAsia="Calibri" w:hAnsi="Cambria"/>
      <w:color w:val="4F81BD"/>
      <w:lang w:val="en-US" w:eastAsia="en-US" w:bidi="ar-SA"/>
    </w:rPr>
  </w:style>
  <w:style w:type="character" w:customStyle="1" w:styleId="Heading9Char">
    <w:name w:val="Heading 9 Char"/>
    <w:basedOn w:val="DefaultParagraphFont"/>
    <w:locked/>
    <w:rsid w:val="001E31CB"/>
    <w:rPr>
      <w:rFonts w:ascii="Cambria" w:eastAsia="Calibri" w:hAnsi="Cambria"/>
      <w:i/>
      <w:iCs/>
      <w:color w:val="404040"/>
      <w:lang w:val="en-US" w:eastAsia="en-US" w:bidi="ar-SA"/>
    </w:rPr>
  </w:style>
  <w:style w:type="character" w:customStyle="1" w:styleId="CommentTextChar">
    <w:name w:val="Comment Text Char"/>
    <w:basedOn w:val="DefaultParagraphFont"/>
    <w:locked/>
    <w:rsid w:val="001E31CB"/>
    <w:rPr>
      <w:lang w:val="en-US" w:eastAsia="en-US" w:bidi="ar-SA"/>
    </w:rPr>
  </w:style>
  <w:style w:type="character" w:customStyle="1" w:styleId="CommentSubjectChar">
    <w:name w:val="Comment Subject Char"/>
    <w:basedOn w:val="CommentTextChar"/>
    <w:locked/>
    <w:rsid w:val="001E31CB"/>
    <w:rPr>
      <w:b/>
      <w:bCs/>
      <w:lang w:val="en-US" w:eastAsia="en-US" w:bidi="ar-SA"/>
    </w:rPr>
  </w:style>
  <w:style w:type="character" w:customStyle="1" w:styleId="BalloonTextChar">
    <w:name w:val="Balloon Text Char"/>
    <w:basedOn w:val="DefaultParagraphFont"/>
    <w:semiHidden/>
    <w:locked/>
    <w:rsid w:val="001E31CB"/>
    <w:rPr>
      <w:rFonts w:ascii="Tahoma" w:hAnsi="Tahoma" w:cs="Tahoma"/>
      <w:sz w:val="16"/>
      <w:szCs w:val="16"/>
      <w:lang w:val="en-US" w:eastAsia="en-US" w:bidi="ar-SA"/>
    </w:rPr>
  </w:style>
  <w:style w:type="character" w:customStyle="1" w:styleId="HeaderChar">
    <w:name w:val="Header Char"/>
    <w:basedOn w:val="DefaultParagraphFont"/>
    <w:locked/>
    <w:rsid w:val="001E31CB"/>
    <w:rPr>
      <w:sz w:val="24"/>
      <w:lang w:val="en-US" w:eastAsia="en-US" w:bidi="ar-SA"/>
    </w:rPr>
  </w:style>
  <w:style w:type="character" w:customStyle="1" w:styleId="FooterChar">
    <w:name w:val="Footer Char"/>
    <w:basedOn w:val="DefaultParagraphFont"/>
    <w:locked/>
    <w:rsid w:val="001E31CB"/>
    <w:rPr>
      <w:sz w:val="24"/>
      <w:lang w:val="en-US" w:eastAsia="en-US" w:bidi="ar-SA"/>
    </w:rPr>
  </w:style>
  <w:style w:type="character" w:customStyle="1" w:styleId="TitleChar">
    <w:name w:val="Title Char"/>
    <w:basedOn w:val="DefaultParagraphFont"/>
    <w:locked/>
    <w:rsid w:val="001E31CB"/>
    <w:rPr>
      <w:rFonts w:ascii="Arial" w:eastAsia="Calibri" w:hAnsi="Arial" w:cs="Arial"/>
      <w:sz w:val="24"/>
      <w:szCs w:val="24"/>
      <w:lang w:val="en-US" w:eastAsia="en-US" w:bidi="ar-SA"/>
    </w:rPr>
  </w:style>
  <w:style w:type="character" w:customStyle="1" w:styleId="SubtitleChar">
    <w:name w:val="Subtitle Char"/>
    <w:basedOn w:val="DefaultParagraphFont"/>
    <w:locked/>
    <w:rsid w:val="001E31CB"/>
    <w:rPr>
      <w:rFonts w:ascii="Arial" w:eastAsia="Calibri" w:hAnsi="Arial" w:cs="Arial"/>
      <w:sz w:val="24"/>
      <w:szCs w:val="24"/>
      <w:lang w:val="en-US" w:eastAsia="en-US" w:bidi="ar-SA"/>
    </w:rPr>
  </w:style>
  <w:style w:type="character" w:customStyle="1" w:styleId="BodyTextChar">
    <w:name w:val="Body Text Char"/>
    <w:basedOn w:val="DefaultParagraphFont"/>
    <w:locked/>
    <w:rsid w:val="001E31CB"/>
    <w:rPr>
      <w:sz w:val="24"/>
      <w:lang w:val="en-US" w:eastAsia="en-US" w:bidi="ar-SA"/>
    </w:rPr>
  </w:style>
  <w:style w:type="character" w:customStyle="1" w:styleId="BodyTextIndentChar">
    <w:name w:val="Body Text Indent Char"/>
    <w:basedOn w:val="DefaultParagraphFont"/>
    <w:locked/>
    <w:rsid w:val="001E31CB"/>
    <w:rPr>
      <w:sz w:val="24"/>
      <w:lang w:val="en-US" w:eastAsia="en-US" w:bidi="ar-SA"/>
    </w:rPr>
  </w:style>
  <w:style w:type="character" w:customStyle="1" w:styleId="HTMLPreformattedChar">
    <w:name w:val="HTML Preformatted Char"/>
    <w:basedOn w:val="DefaultParagraphFont"/>
    <w:locked/>
    <w:rsid w:val="001E31CB"/>
    <w:rPr>
      <w:rFonts w:ascii="Courier New" w:eastAsia="Calibri" w:hAnsi="Courier New" w:cs="Courier New"/>
      <w:sz w:val="24"/>
      <w:lang w:val="en-US" w:eastAsia="en-US" w:bidi="ar-SA"/>
    </w:rPr>
  </w:style>
  <w:style w:type="character" w:customStyle="1" w:styleId="BodyTextIndent3Char">
    <w:name w:val="Body Text Indent 3 Char"/>
    <w:basedOn w:val="DefaultParagraphFont"/>
    <w:locked/>
    <w:rsid w:val="001E31CB"/>
    <w:rPr>
      <w:rFonts w:ascii="Arial" w:eastAsia="Calibri" w:hAnsi="Arial"/>
      <w:sz w:val="16"/>
      <w:szCs w:val="16"/>
      <w:lang w:val="en-US" w:eastAsia="en-US" w:bidi="ar-SA"/>
    </w:rPr>
  </w:style>
  <w:style w:type="character" w:customStyle="1" w:styleId="BodyText3Char">
    <w:name w:val="Body Text 3 Char"/>
    <w:basedOn w:val="DefaultParagraphFont"/>
    <w:locked/>
    <w:rsid w:val="001E31CB"/>
    <w:rPr>
      <w:rFonts w:ascii="Arial" w:eastAsia="Calibri" w:hAnsi="Arial"/>
      <w:sz w:val="16"/>
      <w:szCs w:val="16"/>
      <w:lang w:val="en-US" w:eastAsia="en-US" w:bidi="ar-SA"/>
    </w:rPr>
  </w:style>
  <w:style w:type="character" w:customStyle="1" w:styleId="BodyText2Char">
    <w:name w:val="Body Text 2 Char"/>
    <w:basedOn w:val="DefaultParagraphFont"/>
    <w:locked/>
    <w:rsid w:val="001E31CB"/>
    <w:rPr>
      <w:rFonts w:eastAsia="Calibri"/>
      <w:lang w:val="en-US" w:eastAsia="en-US" w:bidi="ar-SA"/>
    </w:rPr>
  </w:style>
  <w:style w:type="character" w:customStyle="1" w:styleId="BodyTextIndent2Char">
    <w:name w:val="Body Text Indent 2 Char"/>
    <w:basedOn w:val="DefaultParagraphFont"/>
    <w:locked/>
    <w:rsid w:val="001E31CB"/>
    <w:rPr>
      <w:rFonts w:ascii="Arial" w:eastAsia="Calibri" w:hAnsi="Arial"/>
      <w:sz w:val="24"/>
      <w:lang w:val="en-US" w:eastAsia="en-US" w:bidi="ar-SA"/>
    </w:rPr>
  </w:style>
  <w:style w:type="character" w:customStyle="1" w:styleId="EndnoteTextChar">
    <w:name w:val="Endnote Text Char"/>
    <w:basedOn w:val="DefaultParagraphFont"/>
    <w:locked/>
    <w:rsid w:val="001E31CB"/>
    <w:rPr>
      <w:lang w:val="en-US" w:eastAsia="en-US" w:bidi="ar-SA"/>
    </w:rPr>
  </w:style>
  <w:style w:type="character" w:customStyle="1" w:styleId="DocumentMapChar">
    <w:name w:val="Document Map Char"/>
    <w:basedOn w:val="DefaultParagraphFont"/>
    <w:semiHidden/>
    <w:locked/>
    <w:rsid w:val="001E31CB"/>
    <w:rPr>
      <w:rFonts w:ascii="Tahoma" w:hAnsi="Tahoma" w:cs="Tahoma"/>
      <w:sz w:val="16"/>
      <w:szCs w:val="16"/>
      <w:lang w:val="en-US" w:eastAsia="en-US" w:bidi="ar-SA"/>
    </w:rPr>
  </w:style>
  <w:style w:type="character" w:customStyle="1" w:styleId="PlainTextChar">
    <w:name w:val="Plain Text Char"/>
    <w:basedOn w:val="DefaultParagraphFont"/>
    <w:uiPriority w:val="99"/>
    <w:locked/>
    <w:rsid w:val="001E31CB"/>
    <w:rPr>
      <w:rFonts w:ascii="Book Antiqua" w:hAnsi="Book Antiqua" w:cs="Arial"/>
      <w:color w:val="244061"/>
      <w:sz w:val="24"/>
      <w:szCs w:val="21"/>
      <w:lang w:val="en-US" w:eastAsia="en-US" w:bidi="ar-SA"/>
    </w:rPr>
  </w:style>
  <w:style w:type="character" w:customStyle="1" w:styleId="FootnoteTextChar">
    <w:name w:val="Footnote Text Char"/>
    <w:basedOn w:val="DefaultParagraphFont"/>
    <w:semiHidden/>
    <w:locked/>
    <w:rsid w:val="001E31CB"/>
    <w:rPr>
      <w:sz w:val="18"/>
      <w:lang w:val="en-US" w:eastAsia="en-US" w:bidi="ar-SA"/>
    </w:rPr>
  </w:style>
  <w:style w:type="character" w:customStyle="1" w:styleId="yellowfadeinnerspan">
    <w:name w:val="yellowfadeinnerspan"/>
    <w:basedOn w:val="DefaultParagraphFont"/>
    <w:rsid w:val="0011219B"/>
  </w:style>
  <w:style w:type="character" w:customStyle="1" w:styleId="normalChar">
    <w:name w:val="normal Char"/>
    <w:basedOn w:val="DefaultParagraphFont"/>
    <w:link w:val="Normal1"/>
    <w:rsid w:val="00DB5CD5"/>
    <w:rPr>
      <w:rFonts w:ascii="Arial" w:eastAsia="Calibri" w:hAnsi="Arial" w:cs="Arial"/>
      <w:sz w:val="22"/>
      <w:szCs w:val="22"/>
      <w:lang w:val="en-US" w:eastAsia="en-US" w:bidi="ar-SA"/>
    </w:rPr>
  </w:style>
  <w:style w:type="character" w:customStyle="1" w:styleId="normal005f005fchar1char1">
    <w:name w:val="normal_005f_005fchar1__char1"/>
    <w:basedOn w:val="DefaultParagraphFont"/>
    <w:rsid w:val="00624DD5"/>
    <w:rPr>
      <w:rFonts w:ascii="Arial" w:hAnsi="Arial" w:cs="Arial"/>
      <w:sz w:val="22"/>
      <w:szCs w:val="22"/>
    </w:rPr>
  </w:style>
  <w:style w:type="character" w:customStyle="1" w:styleId="CharChar17">
    <w:name w:val="Char Char17"/>
    <w:basedOn w:val="DefaultParagraphFont"/>
    <w:semiHidden/>
    <w:locked/>
    <w:rsid w:val="006E0204"/>
    <w:rPr>
      <w:sz w:val="18"/>
      <w:lang w:val="en-US" w:eastAsia="en-US" w:bidi="ar-SA"/>
    </w:rPr>
  </w:style>
  <w:style w:type="paragraph" w:customStyle="1" w:styleId="Normal10">
    <w:name w:val="Normal1"/>
    <w:basedOn w:val="Normal"/>
    <w:uiPriority w:val="99"/>
    <w:rsid w:val="007204C0"/>
    <w:pPr>
      <w:spacing w:after="200" w:line="260" w:lineRule="atLeast"/>
    </w:pPr>
  </w:style>
  <w:style w:type="character" w:customStyle="1" w:styleId="ListParagraphChar">
    <w:name w:val="List Paragraph Char"/>
    <w:basedOn w:val="DefaultParagraphFont"/>
    <w:link w:val="ListParagraph"/>
    <w:rsid w:val="0020529A"/>
    <w:rPr>
      <w:rFonts w:ascii="Calibri" w:hAnsi="Calibri" w:cs="Arial"/>
      <w:sz w:val="22"/>
      <w:szCs w:val="22"/>
    </w:rPr>
  </w:style>
  <w:style w:type="character" w:customStyle="1" w:styleId="Heading2Char1CharChar1">
    <w:name w:val="Heading 2 Char1 Char Char1"/>
    <w:aliases w:val="Heading 2 Char Char Char Char"/>
    <w:basedOn w:val="DefaultParagraphFont"/>
    <w:locked/>
    <w:rsid w:val="00A62308"/>
    <w:rPr>
      <w:rFonts w:ascii="Arial" w:eastAsia="Calibri" w:hAnsi="Arial" w:cs="Arial"/>
      <w:b/>
      <w:sz w:val="24"/>
      <w:szCs w:val="24"/>
      <w:lang w:val="en-US" w:eastAsia="en-US" w:bidi="ar-SA"/>
    </w:rPr>
  </w:style>
  <w:style w:type="character" w:customStyle="1" w:styleId="requesttextlabel1">
    <w:name w:val="requesttextlabel1"/>
    <w:basedOn w:val="DefaultParagraphFont"/>
    <w:rsid w:val="00A62308"/>
    <w:rPr>
      <w:rFonts w:ascii="Arial" w:hAnsi="Arial" w:cs="Arial"/>
      <w:b/>
      <w:bCs/>
      <w:color w:val="800000"/>
      <w:sz w:val="18"/>
      <w:szCs w:val="18"/>
    </w:rPr>
  </w:style>
  <w:style w:type="paragraph" w:customStyle="1" w:styleId="StyleArialLinespacingDouble">
    <w:name w:val="Style Arial Line spacing:  Double"/>
    <w:basedOn w:val="Normal"/>
    <w:rsid w:val="00A62308"/>
    <w:rPr>
      <w:rFonts w:eastAsia="Calibri" w:cs="Times New Roman"/>
      <w:sz w:val="24"/>
      <w:szCs w:val="20"/>
    </w:rPr>
  </w:style>
  <w:style w:type="paragraph" w:customStyle="1" w:styleId="StyleLinespacingDouble">
    <w:name w:val="Style Line spacing:  Double"/>
    <w:basedOn w:val="Normal"/>
    <w:rsid w:val="00A62308"/>
    <w:rPr>
      <w:rFonts w:ascii="Times New Roman" w:eastAsia="Calibri" w:hAnsi="Times New Roman" w:cs="Times New Roman"/>
      <w:sz w:val="24"/>
      <w:szCs w:val="20"/>
    </w:rPr>
  </w:style>
  <w:style w:type="character" w:customStyle="1" w:styleId="Char">
    <w:name w:val="Char"/>
    <w:basedOn w:val="DefaultParagraphFont"/>
    <w:locked/>
    <w:rsid w:val="00A62308"/>
    <w:rPr>
      <w:rFonts w:ascii="Arial" w:hAnsi="Arial" w:cs="Times New Roman"/>
      <w:lang w:val="en-US" w:eastAsia="en-US" w:bidi="ar-SA"/>
    </w:rPr>
  </w:style>
  <w:style w:type="paragraph" w:customStyle="1" w:styleId="msolistparagraph0">
    <w:name w:val="msolistparagraph"/>
    <w:basedOn w:val="Normal"/>
    <w:rsid w:val="00A62308"/>
    <w:pPr>
      <w:ind w:left="720"/>
    </w:pPr>
    <w:rPr>
      <w:rFonts w:ascii="Times New Roman" w:eastAsia="Calibri" w:hAnsi="Times New Roman" w:cs="Times New Roman"/>
      <w:sz w:val="24"/>
      <w:szCs w:val="24"/>
    </w:rPr>
  </w:style>
  <w:style w:type="character" w:customStyle="1" w:styleId="NoteHeadingChar">
    <w:name w:val="Note Heading Char"/>
    <w:basedOn w:val="DefaultParagraphFont"/>
    <w:link w:val="NoteHeading"/>
    <w:locked/>
    <w:rsid w:val="00A62308"/>
    <w:rPr>
      <w:rFonts w:ascii="Arial Black" w:hAnsi="Arial Black" w:cs="Arial"/>
      <w:sz w:val="16"/>
      <w:szCs w:val="22"/>
      <w:lang w:val="en-US" w:eastAsia="en-US" w:bidi="ar-SA"/>
    </w:rPr>
  </w:style>
  <w:style w:type="character" w:customStyle="1" w:styleId="CharChar24">
    <w:name w:val="Char Char24"/>
    <w:basedOn w:val="DefaultParagraphFont"/>
    <w:rsid w:val="00A62308"/>
    <w:rPr>
      <w:rFonts w:ascii="Arial Black" w:hAnsi="Arial Black" w:cs="Times New Roman"/>
      <w:sz w:val="24"/>
      <w:lang w:val="en-US" w:eastAsia="en-US" w:bidi="ar-SA"/>
    </w:rPr>
  </w:style>
  <w:style w:type="character" w:customStyle="1" w:styleId="CharChar25">
    <w:name w:val="Char Char25"/>
    <w:basedOn w:val="DefaultParagraphFont"/>
    <w:locked/>
    <w:rsid w:val="00A62308"/>
    <w:rPr>
      <w:rFonts w:ascii="Arial Black" w:hAnsi="Arial Black" w:cs="Times New Roman"/>
      <w:sz w:val="28"/>
      <w:lang w:val="en-US" w:eastAsia="en-US" w:bidi="ar-SA"/>
    </w:rPr>
  </w:style>
  <w:style w:type="character" w:customStyle="1" w:styleId="CharChar23">
    <w:name w:val="Char Char23"/>
    <w:basedOn w:val="DefaultParagraphFont"/>
    <w:locked/>
    <w:rsid w:val="00A62308"/>
    <w:rPr>
      <w:rFonts w:ascii="Arial" w:hAnsi="Arial" w:cs="Arial"/>
      <w:sz w:val="24"/>
      <w:lang w:val="en-US" w:eastAsia="en-US" w:bidi="ar-SA"/>
    </w:rPr>
  </w:style>
  <w:style w:type="character" w:customStyle="1" w:styleId="CharChar22">
    <w:name w:val="Char Char22"/>
    <w:basedOn w:val="DefaultParagraphFont"/>
    <w:locked/>
    <w:rsid w:val="00A62308"/>
    <w:rPr>
      <w:rFonts w:ascii="Arial Black" w:hAnsi="Arial Black" w:cs="Times New Roman"/>
      <w:lang w:val="en-US" w:eastAsia="en-US" w:bidi="ar-SA"/>
    </w:rPr>
  </w:style>
  <w:style w:type="character" w:customStyle="1" w:styleId="CharChar21">
    <w:name w:val="Char Char21"/>
    <w:basedOn w:val="DefaultParagraphFont"/>
    <w:locked/>
    <w:rsid w:val="00A62308"/>
    <w:rPr>
      <w:rFonts w:ascii="Cambria" w:eastAsia="Times New Roman" w:hAnsi="Cambria" w:cs="Times New Roman"/>
      <w:i/>
      <w:iCs/>
      <w:color w:val="243F60"/>
      <w:sz w:val="24"/>
      <w:lang w:val="en-US" w:eastAsia="en-US" w:bidi="ar-SA"/>
    </w:rPr>
  </w:style>
  <w:style w:type="character" w:customStyle="1" w:styleId="CharChar20">
    <w:name w:val="Char Char20"/>
    <w:basedOn w:val="DefaultParagraphFont"/>
    <w:locked/>
    <w:rsid w:val="00A62308"/>
    <w:rPr>
      <w:rFonts w:ascii="Cambria" w:eastAsia="Times New Roman" w:hAnsi="Cambria" w:cs="Times New Roman"/>
      <w:i/>
      <w:iCs/>
      <w:color w:val="404040"/>
      <w:sz w:val="22"/>
      <w:szCs w:val="22"/>
      <w:lang w:val="en-US" w:eastAsia="en-US" w:bidi="ar-SA"/>
    </w:rPr>
  </w:style>
  <w:style w:type="character" w:customStyle="1" w:styleId="CharChar19">
    <w:name w:val="Char Char19"/>
    <w:basedOn w:val="DefaultParagraphFont"/>
    <w:locked/>
    <w:rsid w:val="00A62308"/>
    <w:rPr>
      <w:rFonts w:ascii="Cambria" w:eastAsia="Times New Roman" w:hAnsi="Cambria" w:cs="Times New Roman"/>
      <w:color w:val="4F81BD"/>
      <w:lang w:val="en-US" w:eastAsia="en-US" w:bidi="ar-SA"/>
    </w:rPr>
  </w:style>
  <w:style w:type="character" w:customStyle="1" w:styleId="CharChar18">
    <w:name w:val="Char Char18"/>
    <w:basedOn w:val="DefaultParagraphFont"/>
    <w:locked/>
    <w:rsid w:val="00A62308"/>
    <w:rPr>
      <w:rFonts w:ascii="Cambria" w:eastAsia="Times New Roman" w:hAnsi="Cambria" w:cs="Times New Roman"/>
      <w:i/>
      <w:iCs/>
      <w:color w:val="404040"/>
      <w:lang w:val="en-US" w:eastAsia="en-US" w:bidi="ar-SA"/>
    </w:rPr>
  </w:style>
  <w:style w:type="character" w:customStyle="1" w:styleId="CharChar11">
    <w:name w:val="Char Char11"/>
    <w:basedOn w:val="DefaultParagraphFont"/>
    <w:locked/>
    <w:rsid w:val="00A62308"/>
    <w:rPr>
      <w:rFonts w:cs="Times New Roman"/>
      <w:lang w:val="en-US" w:eastAsia="en-US" w:bidi="ar-SA"/>
    </w:rPr>
  </w:style>
  <w:style w:type="character" w:customStyle="1" w:styleId="CharChar10">
    <w:name w:val="Char Char10"/>
    <w:basedOn w:val="CharChar11"/>
    <w:semiHidden/>
    <w:locked/>
    <w:rsid w:val="00A62308"/>
    <w:rPr>
      <w:rFonts w:cs="Times New Roman"/>
      <w:b/>
      <w:bCs/>
      <w:lang w:val="en-US" w:eastAsia="en-US" w:bidi="ar-SA"/>
    </w:rPr>
  </w:style>
  <w:style w:type="character" w:customStyle="1" w:styleId="CharChar13">
    <w:name w:val="Char Char13"/>
    <w:basedOn w:val="DefaultParagraphFont"/>
    <w:semiHidden/>
    <w:locked/>
    <w:rsid w:val="00A62308"/>
    <w:rPr>
      <w:rFonts w:ascii="Tahoma" w:hAnsi="Tahoma" w:cs="Tahoma"/>
      <w:sz w:val="16"/>
      <w:szCs w:val="16"/>
      <w:lang w:val="en-US" w:eastAsia="en-US" w:bidi="ar-SA"/>
    </w:rPr>
  </w:style>
  <w:style w:type="character" w:customStyle="1" w:styleId="CharChar16">
    <w:name w:val="Char Char16"/>
    <w:basedOn w:val="DefaultParagraphFont"/>
    <w:locked/>
    <w:rsid w:val="00A62308"/>
    <w:rPr>
      <w:rFonts w:cs="Times New Roman"/>
      <w:sz w:val="24"/>
      <w:lang w:val="en-US" w:eastAsia="en-US" w:bidi="ar-SA"/>
    </w:rPr>
  </w:style>
  <w:style w:type="character" w:customStyle="1" w:styleId="CharChar15">
    <w:name w:val="Char Char15"/>
    <w:basedOn w:val="DefaultParagraphFont"/>
    <w:locked/>
    <w:rsid w:val="00A62308"/>
    <w:rPr>
      <w:rFonts w:cs="Times New Roman"/>
      <w:sz w:val="24"/>
      <w:lang w:val="en-US" w:eastAsia="en-US" w:bidi="ar-SA"/>
    </w:rPr>
  </w:style>
  <w:style w:type="character" w:customStyle="1" w:styleId="TitleChar1">
    <w:name w:val="Title Char1"/>
    <w:basedOn w:val="DefaultParagraphFont"/>
    <w:locked/>
    <w:rsid w:val="00A62308"/>
    <w:rPr>
      <w:rFonts w:ascii="Arial" w:eastAsia="Times New Roman" w:hAnsi="Arial" w:cs="Arial"/>
      <w:sz w:val="24"/>
      <w:szCs w:val="24"/>
    </w:rPr>
  </w:style>
  <w:style w:type="character" w:customStyle="1" w:styleId="SubtitleChar1">
    <w:name w:val="Subtitle Char1"/>
    <w:basedOn w:val="DefaultParagraphFont"/>
    <w:locked/>
    <w:rsid w:val="00A62308"/>
    <w:rPr>
      <w:rFonts w:ascii="Arial" w:eastAsia="Times New Roman" w:hAnsi="Arial" w:cs="Arial"/>
      <w:sz w:val="24"/>
      <w:szCs w:val="24"/>
    </w:rPr>
  </w:style>
  <w:style w:type="character" w:customStyle="1" w:styleId="BodyTextChar1">
    <w:name w:val="Body Text Char1"/>
    <w:basedOn w:val="DefaultParagraphFont"/>
    <w:locked/>
    <w:rsid w:val="00A62308"/>
    <w:rPr>
      <w:rFonts w:ascii="Times New Roman" w:hAnsi="Times New Roman" w:cs="Times New Roman"/>
      <w:sz w:val="20"/>
      <w:szCs w:val="20"/>
    </w:rPr>
  </w:style>
  <w:style w:type="character" w:customStyle="1" w:styleId="BodyTextIndentChar1">
    <w:name w:val="Body Text Indent Char1"/>
    <w:basedOn w:val="DefaultParagraphFont"/>
    <w:locked/>
    <w:rsid w:val="00A62308"/>
    <w:rPr>
      <w:rFonts w:ascii="Times New Roman" w:hAnsi="Times New Roman" w:cs="Times New Roman"/>
      <w:sz w:val="20"/>
      <w:szCs w:val="20"/>
    </w:rPr>
  </w:style>
  <w:style w:type="character" w:customStyle="1" w:styleId="CharChar7">
    <w:name w:val="Char Char7"/>
    <w:basedOn w:val="DefaultParagraphFont"/>
    <w:locked/>
    <w:rsid w:val="00A62308"/>
    <w:rPr>
      <w:rFonts w:ascii="Courier New" w:eastAsia="Times New Roman" w:hAnsi="Courier New" w:cs="Courier New"/>
      <w:sz w:val="24"/>
      <w:lang w:val="en-US" w:eastAsia="en-US" w:bidi="ar-SA"/>
    </w:rPr>
  </w:style>
  <w:style w:type="character" w:customStyle="1" w:styleId="BodyTextIndent3Char1">
    <w:name w:val="Body Text Indent 3 Char1"/>
    <w:basedOn w:val="DefaultParagraphFont"/>
    <w:locked/>
    <w:rsid w:val="00A62308"/>
    <w:rPr>
      <w:rFonts w:ascii="Arial" w:eastAsia="Times New Roman" w:hAnsi="Arial" w:cs="Times New Roman"/>
      <w:sz w:val="16"/>
      <w:szCs w:val="16"/>
    </w:rPr>
  </w:style>
  <w:style w:type="character" w:customStyle="1" w:styleId="BodyText3Char1">
    <w:name w:val="Body Text 3 Char1"/>
    <w:basedOn w:val="DefaultParagraphFont"/>
    <w:locked/>
    <w:rsid w:val="00A62308"/>
    <w:rPr>
      <w:rFonts w:ascii="Arial" w:eastAsia="Times New Roman" w:hAnsi="Arial" w:cs="Times New Roman"/>
      <w:sz w:val="16"/>
      <w:szCs w:val="16"/>
    </w:rPr>
  </w:style>
  <w:style w:type="character" w:customStyle="1" w:styleId="BodyText2Char1">
    <w:name w:val="Body Text 2 Char1"/>
    <w:basedOn w:val="DefaultParagraphFont"/>
    <w:locked/>
    <w:rsid w:val="00A62308"/>
    <w:rPr>
      <w:rFonts w:ascii="Times New Roman" w:eastAsia="Times New Roman" w:hAnsi="Times New Roman" w:cs="Times New Roman"/>
      <w:sz w:val="20"/>
      <w:szCs w:val="20"/>
    </w:rPr>
  </w:style>
  <w:style w:type="character" w:customStyle="1" w:styleId="BodyTextIndent2Char1">
    <w:name w:val="Body Text Indent 2 Char1"/>
    <w:basedOn w:val="DefaultParagraphFont"/>
    <w:locked/>
    <w:rsid w:val="00A62308"/>
    <w:rPr>
      <w:rFonts w:ascii="Arial" w:eastAsia="Times New Roman" w:hAnsi="Arial" w:cs="Times New Roman"/>
      <w:sz w:val="20"/>
      <w:szCs w:val="20"/>
    </w:rPr>
  </w:style>
  <w:style w:type="character" w:customStyle="1" w:styleId="EndnoteTextChar1">
    <w:name w:val="Endnote Text Char1"/>
    <w:basedOn w:val="DefaultParagraphFont"/>
    <w:locked/>
    <w:rsid w:val="00A62308"/>
    <w:rPr>
      <w:rFonts w:ascii="Times New Roman" w:hAnsi="Times New Roman" w:cs="Times New Roman"/>
      <w:sz w:val="20"/>
      <w:szCs w:val="20"/>
    </w:rPr>
  </w:style>
  <w:style w:type="character" w:customStyle="1" w:styleId="DocumentMapChar1">
    <w:name w:val="Document Map Char1"/>
    <w:basedOn w:val="DefaultParagraphFont"/>
    <w:semiHidden/>
    <w:locked/>
    <w:rsid w:val="00A62308"/>
    <w:rPr>
      <w:rFonts w:ascii="Tahoma" w:hAnsi="Tahoma" w:cs="Tahoma"/>
      <w:sz w:val="16"/>
      <w:szCs w:val="16"/>
    </w:rPr>
  </w:style>
  <w:style w:type="character" w:customStyle="1" w:styleId="CharChar">
    <w:name w:val="Char Char"/>
    <w:basedOn w:val="DefaultParagraphFont"/>
    <w:semiHidden/>
    <w:locked/>
    <w:rsid w:val="00A62308"/>
    <w:rPr>
      <w:rFonts w:ascii="Book Antiqua" w:hAnsi="Book Antiqua" w:cs="Arial"/>
      <w:color w:val="244061"/>
      <w:sz w:val="21"/>
      <w:szCs w:val="21"/>
      <w:lang w:val="en-US" w:eastAsia="en-US" w:bidi="ar-SA"/>
    </w:rPr>
  </w:style>
  <w:style w:type="character" w:customStyle="1" w:styleId="FootnoteTextChar1">
    <w:name w:val="Footnote Text Char1"/>
    <w:basedOn w:val="DefaultParagraphFont"/>
    <w:semiHidden/>
    <w:locked/>
    <w:rsid w:val="00A62308"/>
    <w:rPr>
      <w:rFonts w:ascii="Times New Roman" w:hAnsi="Times New Roman" w:cs="Times New Roman"/>
      <w:sz w:val="20"/>
      <w:szCs w:val="20"/>
    </w:rPr>
  </w:style>
  <w:style w:type="paragraph" w:customStyle="1" w:styleId="font5">
    <w:name w:val="font5"/>
    <w:basedOn w:val="Normal"/>
    <w:rsid w:val="00A62308"/>
    <w:pPr>
      <w:spacing w:before="100" w:beforeAutospacing="1" w:after="100" w:afterAutospacing="1"/>
    </w:pPr>
    <w:rPr>
      <w:rFonts w:eastAsia="Calibri"/>
      <w:color w:val="000000"/>
      <w:sz w:val="16"/>
      <w:szCs w:val="16"/>
    </w:rPr>
  </w:style>
  <w:style w:type="paragraph" w:customStyle="1" w:styleId="font6">
    <w:name w:val="font6"/>
    <w:basedOn w:val="Normal"/>
    <w:rsid w:val="00A62308"/>
    <w:pPr>
      <w:spacing w:before="100" w:beforeAutospacing="1" w:after="100" w:afterAutospacing="1"/>
    </w:pPr>
    <w:rPr>
      <w:rFonts w:eastAsia="Calibri"/>
      <w:b/>
      <w:bCs/>
      <w:color w:val="FF0000"/>
      <w:sz w:val="18"/>
      <w:szCs w:val="18"/>
    </w:rPr>
  </w:style>
  <w:style w:type="paragraph" w:customStyle="1" w:styleId="xl63">
    <w:name w:val="xl63"/>
    <w:basedOn w:val="Normal"/>
    <w:rsid w:val="00A62308"/>
    <w:pPr>
      <w:pBdr>
        <w:top w:val="single" w:sz="4" w:space="0" w:color="auto"/>
        <w:left w:val="single" w:sz="4" w:space="0" w:color="auto"/>
        <w:bottom w:val="single" w:sz="4" w:space="0" w:color="auto"/>
      </w:pBdr>
      <w:shd w:val="clear" w:color="000000" w:fill="CCFFCC"/>
      <w:spacing w:before="100" w:beforeAutospacing="1" w:after="100" w:afterAutospacing="1"/>
      <w:jc w:val="center"/>
    </w:pPr>
    <w:rPr>
      <w:rFonts w:eastAsia="Calibri"/>
      <w:sz w:val="18"/>
      <w:szCs w:val="18"/>
    </w:rPr>
  </w:style>
  <w:style w:type="paragraph" w:customStyle="1" w:styleId="xl64">
    <w:name w:val="xl64"/>
    <w:basedOn w:val="Normal"/>
    <w:rsid w:val="00A62308"/>
    <w:pPr>
      <w:spacing w:before="100" w:beforeAutospacing="1" w:after="100" w:afterAutospacing="1"/>
      <w:jc w:val="center"/>
      <w:textAlignment w:val="top"/>
    </w:pPr>
    <w:rPr>
      <w:rFonts w:eastAsia="Calibri"/>
      <w:sz w:val="18"/>
      <w:szCs w:val="18"/>
    </w:rPr>
  </w:style>
  <w:style w:type="paragraph" w:customStyle="1" w:styleId="xl65">
    <w:name w:val="xl65"/>
    <w:basedOn w:val="Normal"/>
    <w:rsid w:val="00A62308"/>
    <w:pPr>
      <w:spacing w:before="100" w:beforeAutospacing="1" w:after="100" w:afterAutospacing="1"/>
    </w:pPr>
    <w:rPr>
      <w:rFonts w:eastAsia="Calibri"/>
      <w:sz w:val="18"/>
      <w:szCs w:val="18"/>
    </w:rPr>
  </w:style>
  <w:style w:type="paragraph" w:customStyle="1" w:styleId="xl66">
    <w:name w:val="xl66"/>
    <w:basedOn w:val="Normal"/>
    <w:rsid w:val="00A62308"/>
    <w:pPr>
      <w:spacing w:before="100" w:beforeAutospacing="1" w:after="100" w:afterAutospacing="1"/>
    </w:pPr>
    <w:rPr>
      <w:rFonts w:eastAsia="Calibri"/>
      <w:sz w:val="18"/>
      <w:szCs w:val="18"/>
    </w:rPr>
  </w:style>
  <w:style w:type="paragraph" w:customStyle="1" w:styleId="xl67">
    <w:name w:val="xl67"/>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sz w:val="18"/>
      <w:szCs w:val="18"/>
    </w:rPr>
  </w:style>
  <w:style w:type="paragraph" w:customStyle="1" w:styleId="xl68">
    <w:name w:val="xl68"/>
    <w:basedOn w:val="Normal"/>
    <w:rsid w:val="00A62308"/>
    <w:pPr>
      <w:spacing w:before="100" w:beforeAutospacing="1" w:after="100" w:afterAutospacing="1"/>
    </w:pPr>
    <w:rPr>
      <w:rFonts w:eastAsia="Calibri"/>
      <w:b/>
      <w:bCs/>
      <w:i/>
      <w:iCs/>
      <w:color w:val="0000FF"/>
      <w:sz w:val="24"/>
      <w:szCs w:val="24"/>
    </w:rPr>
  </w:style>
  <w:style w:type="paragraph" w:customStyle="1" w:styleId="xl69">
    <w:name w:val="xl69"/>
    <w:basedOn w:val="Normal"/>
    <w:rsid w:val="00A62308"/>
    <w:pPr>
      <w:pBdr>
        <w:top w:val="single" w:sz="4" w:space="0" w:color="auto"/>
        <w:bottom w:val="single" w:sz="4" w:space="0" w:color="auto"/>
      </w:pBdr>
      <w:shd w:val="clear" w:color="000000" w:fill="CCFFCC"/>
      <w:spacing w:before="100" w:beforeAutospacing="1" w:after="100" w:afterAutospacing="1"/>
    </w:pPr>
    <w:rPr>
      <w:rFonts w:ascii="Times New Roman" w:eastAsia="Calibri" w:hAnsi="Times New Roman" w:cs="Times New Roman"/>
      <w:sz w:val="18"/>
      <w:szCs w:val="18"/>
    </w:rPr>
  </w:style>
  <w:style w:type="paragraph" w:customStyle="1" w:styleId="xl70">
    <w:name w:val="xl70"/>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sz w:val="18"/>
      <w:szCs w:val="18"/>
    </w:rPr>
  </w:style>
  <w:style w:type="paragraph" w:customStyle="1" w:styleId="xl71">
    <w:name w:val="xl71"/>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sz w:val="16"/>
      <w:szCs w:val="16"/>
    </w:rPr>
  </w:style>
  <w:style w:type="paragraph" w:customStyle="1" w:styleId="xl72">
    <w:name w:val="xl72"/>
    <w:basedOn w:val="Normal"/>
    <w:rsid w:val="00A62308"/>
    <w:pPr>
      <w:spacing w:before="100" w:beforeAutospacing="1" w:after="100" w:afterAutospacing="1"/>
      <w:textAlignment w:val="top"/>
    </w:pPr>
    <w:rPr>
      <w:rFonts w:ascii="Times New Roman" w:eastAsia="Calibri" w:hAnsi="Times New Roman" w:cs="Times New Roman"/>
      <w:sz w:val="18"/>
      <w:szCs w:val="18"/>
    </w:rPr>
  </w:style>
  <w:style w:type="paragraph" w:customStyle="1" w:styleId="xl73">
    <w:name w:val="xl73"/>
    <w:basedOn w:val="Normal"/>
    <w:rsid w:val="00A62308"/>
    <w:pPr>
      <w:spacing w:before="100" w:beforeAutospacing="1" w:after="100" w:afterAutospacing="1"/>
      <w:jc w:val="right"/>
    </w:pPr>
    <w:rPr>
      <w:rFonts w:eastAsia="Calibri"/>
      <w:color w:val="000000"/>
      <w:sz w:val="18"/>
      <w:szCs w:val="18"/>
    </w:rPr>
  </w:style>
  <w:style w:type="paragraph" w:customStyle="1" w:styleId="xl74">
    <w:name w:val="xl74"/>
    <w:basedOn w:val="Normal"/>
    <w:rsid w:val="00A62308"/>
    <w:pPr>
      <w:pBdr>
        <w:top w:val="single" w:sz="4" w:space="0" w:color="auto"/>
        <w:bottom w:val="single" w:sz="4" w:space="0" w:color="auto"/>
        <w:right w:val="single" w:sz="4" w:space="0" w:color="auto"/>
      </w:pBdr>
      <w:shd w:val="clear" w:color="000000" w:fill="CCFFCC"/>
      <w:spacing w:before="100" w:beforeAutospacing="1" w:after="100" w:afterAutospacing="1"/>
    </w:pPr>
    <w:rPr>
      <w:rFonts w:eastAsia="Calibri"/>
      <w:color w:val="000000"/>
      <w:sz w:val="18"/>
      <w:szCs w:val="18"/>
    </w:rPr>
  </w:style>
  <w:style w:type="paragraph" w:customStyle="1" w:styleId="xl75">
    <w:name w:val="xl75"/>
    <w:basedOn w:val="Normal"/>
    <w:rsid w:val="00A62308"/>
    <w:pPr>
      <w:spacing w:before="100" w:beforeAutospacing="1" w:after="100" w:afterAutospacing="1"/>
    </w:pPr>
    <w:rPr>
      <w:rFonts w:eastAsia="Calibri"/>
      <w:color w:val="000000"/>
      <w:sz w:val="18"/>
      <w:szCs w:val="18"/>
    </w:rPr>
  </w:style>
  <w:style w:type="paragraph" w:customStyle="1" w:styleId="xl76">
    <w:name w:val="xl76"/>
    <w:basedOn w:val="Normal"/>
    <w:rsid w:val="00A62308"/>
    <w:pPr>
      <w:spacing w:before="100" w:beforeAutospacing="1" w:after="100" w:afterAutospacing="1"/>
      <w:textAlignment w:val="top"/>
    </w:pPr>
    <w:rPr>
      <w:rFonts w:eastAsia="Calibri"/>
      <w:color w:val="000000"/>
      <w:sz w:val="18"/>
      <w:szCs w:val="18"/>
    </w:rPr>
  </w:style>
  <w:style w:type="paragraph" w:customStyle="1" w:styleId="xl77">
    <w:name w:val="xl77"/>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color w:val="000000"/>
      <w:sz w:val="18"/>
      <w:szCs w:val="18"/>
    </w:rPr>
  </w:style>
  <w:style w:type="paragraph" w:customStyle="1" w:styleId="xl78">
    <w:name w:val="xl78"/>
    <w:basedOn w:val="Normal"/>
    <w:rsid w:val="00A62308"/>
    <w:pPr>
      <w:spacing w:before="100" w:beforeAutospacing="1" w:after="100" w:afterAutospacing="1"/>
      <w:jc w:val="center"/>
      <w:textAlignment w:val="top"/>
    </w:pPr>
    <w:rPr>
      <w:rFonts w:eastAsia="Calibri"/>
      <w:color w:val="000000"/>
      <w:sz w:val="18"/>
      <w:szCs w:val="18"/>
    </w:rPr>
  </w:style>
  <w:style w:type="paragraph" w:customStyle="1" w:styleId="xl79">
    <w:name w:val="xl79"/>
    <w:basedOn w:val="Normal"/>
    <w:rsid w:val="00A62308"/>
    <w:pPr>
      <w:shd w:val="clear" w:color="000000" w:fill="FFFF99"/>
      <w:spacing w:before="100" w:beforeAutospacing="1" w:after="100" w:afterAutospacing="1"/>
    </w:pPr>
    <w:rPr>
      <w:rFonts w:eastAsia="Calibri"/>
      <w:b/>
      <w:bCs/>
      <w:i/>
      <w:iCs/>
      <w:sz w:val="24"/>
      <w:szCs w:val="24"/>
    </w:rPr>
  </w:style>
  <w:style w:type="paragraph" w:customStyle="1" w:styleId="xl80">
    <w:name w:val="xl80"/>
    <w:basedOn w:val="Normal"/>
    <w:rsid w:val="00A62308"/>
    <w:pPr>
      <w:shd w:val="clear" w:color="000000" w:fill="FFFF99"/>
      <w:spacing w:before="100" w:beforeAutospacing="1" w:after="100" w:afterAutospacing="1"/>
    </w:pPr>
    <w:rPr>
      <w:rFonts w:eastAsia="Calibri"/>
      <w:sz w:val="18"/>
      <w:szCs w:val="18"/>
    </w:rPr>
  </w:style>
  <w:style w:type="paragraph" w:customStyle="1" w:styleId="xl81">
    <w:name w:val="xl81"/>
    <w:basedOn w:val="Normal"/>
    <w:rsid w:val="00A62308"/>
    <w:pPr>
      <w:shd w:val="clear" w:color="000000" w:fill="FFFF99"/>
      <w:spacing w:before="100" w:beforeAutospacing="1" w:after="100" w:afterAutospacing="1"/>
    </w:pPr>
    <w:rPr>
      <w:rFonts w:eastAsia="Calibri"/>
      <w:sz w:val="18"/>
      <w:szCs w:val="18"/>
    </w:rPr>
  </w:style>
  <w:style w:type="paragraph" w:customStyle="1" w:styleId="xl82">
    <w:name w:val="xl82"/>
    <w:basedOn w:val="Normal"/>
    <w:rsid w:val="00A62308"/>
    <w:pPr>
      <w:shd w:val="clear" w:color="000000" w:fill="FFFF99"/>
      <w:spacing w:before="100" w:beforeAutospacing="1" w:after="100" w:afterAutospacing="1"/>
      <w:jc w:val="center"/>
      <w:textAlignment w:val="top"/>
    </w:pPr>
    <w:rPr>
      <w:rFonts w:eastAsia="Calibri"/>
      <w:sz w:val="18"/>
      <w:szCs w:val="18"/>
    </w:rPr>
  </w:style>
  <w:style w:type="paragraph" w:customStyle="1" w:styleId="xl83">
    <w:name w:val="xl83"/>
    <w:basedOn w:val="Normal"/>
    <w:rsid w:val="00A62308"/>
    <w:pPr>
      <w:shd w:val="clear" w:color="000000" w:fill="FFFF99"/>
      <w:spacing w:before="100" w:beforeAutospacing="1" w:after="100" w:afterAutospacing="1"/>
      <w:textAlignment w:val="top"/>
    </w:pPr>
    <w:rPr>
      <w:rFonts w:eastAsia="Calibri"/>
      <w:color w:val="000000"/>
      <w:sz w:val="18"/>
      <w:szCs w:val="18"/>
    </w:rPr>
  </w:style>
  <w:style w:type="paragraph" w:customStyle="1" w:styleId="xl84">
    <w:name w:val="xl84"/>
    <w:basedOn w:val="Normal"/>
    <w:rsid w:val="00A62308"/>
    <w:pP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85">
    <w:name w:val="xl85"/>
    <w:basedOn w:val="Normal"/>
    <w:rsid w:val="00A62308"/>
    <w:pPr>
      <w:shd w:val="clear" w:color="000000" w:fill="FFFF99"/>
      <w:spacing w:before="100" w:beforeAutospacing="1" w:after="100" w:afterAutospacing="1"/>
      <w:textAlignment w:val="top"/>
    </w:pPr>
    <w:rPr>
      <w:rFonts w:ascii="Times New Roman" w:eastAsia="Calibri" w:hAnsi="Times New Roman" w:cs="Times New Roman"/>
      <w:sz w:val="18"/>
      <w:szCs w:val="18"/>
    </w:rPr>
  </w:style>
  <w:style w:type="paragraph" w:customStyle="1" w:styleId="xl86">
    <w:name w:val="xl86"/>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87">
    <w:name w:val="xl87"/>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88">
    <w:name w:val="xl88"/>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89">
    <w:name w:val="xl89"/>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90">
    <w:name w:val="xl9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91">
    <w:name w:val="xl9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FF0000"/>
      <w:sz w:val="18"/>
      <w:szCs w:val="18"/>
    </w:rPr>
  </w:style>
  <w:style w:type="paragraph" w:customStyle="1" w:styleId="xl92">
    <w:name w:val="xl92"/>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6"/>
      <w:szCs w:val="16"/>
    </w:rPr>
  </w:style>
  <w:style w:type="paragraph" w:customStyle="1" w:styleId="xl93">
    <w:name w:val="xl9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sz w:val="18"/>
      <w:szCs w:val="18"/>
    </w:rPr>
  </w:style>
  <w:style w:type="paragraph" w:customStyle="1" w:styleId="xl94">
    <w:name w:val="xl9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8"/>
      <w:szCs w:val="18"/>
    </w:rPr>
  </w:style>
  <w:style w:type="paragraph" w:customStyle="1" w:styleId="xl95">
    <w:name w:val="xl95"/>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96">
    <w:name w:val="xl96"/>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97">
    <w:name w:val="xl97"/>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98">
    <w:name w:val="xl98"/>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4"/>
      <w:szCs w:val="14"/>
    </w:rPr>
  </w:style>
  <w:style w:type="paragraph" w:customStyle="1" w:styleId="xl99">
    <w:name w:val="xl99"/>
    <w:basedOn w:val="Normal"/>
    <w:rsid w:val="00A62308"/>
    <w:pPr>
      <w:spacing w:before="100" w:beforeAutospacing="1" w:after="100" w:afterAutospacing="1"/>
    </w:pPr>
    <w:rPr>
      <w:rFonts w:eastAsia="Calibri"/>
      <w:color w:val="008000"/>
      <w:sz w:val="24"/>
      <w:szCs w:val="24"/>
    </w:rPr>
  </w:style>
  <w:style w:type="paragraph" w:customStyle="1" w:styleId="xl100">
    <w:name w:val="xl100"/>
    <w:basedOn w:val="Normal"/>
    <w:rsid w:val="00A62308"/>
    <w:pPr>
      <w:spacing w:before="100" w:beforeAutospacing="1" w:after="100" w:afterAutospacing="1"/>
    </w:pPr>
    <w:rPr>
      <w:rFonts w:eastAsia="Calibri"/>
      <w:color w:val="0000FF"/>
      <w:sz w:val="24"/>
      <w:szCs w:val="24"/>
    </w:rPr>
  </w:style>
  <w:style w:type="paragraph" w:customStyle="1" w:styleId="xl101">
    <w:name w:val="xl101"/>
    <w:basedOn w:val="Normal"/>
    <w:rsid w:val="00A62308"/>
    <w:pPr>
      <w:spacing w:before="100" w:beforeAutospacing="1" w:after="100" w:afterAutospacing="1"/>
    </w:pPr>
    <w:rPr>
      <w:rFonts w:eastAsia="Calibri"/>
      <w:sz w:val="24"/>
      <w:szCs w:val="24"/>
    </w:rPr>
  </w:style>
  <w:style w:type="paragraph" w:customStyle="1" w:styleId="xl102">
    <w:name w:val="xl102"/>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03">
    <w:name w:val="xl10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104">
    <w:name w:val="xl104"/>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000000"/>
      <w:sz w:val="18"/>
      <w:szCs w:val="18"/>
    </w:rPr>
  </w:style>
  <w:style w:type="paragraph" w:customStyle="1" w:styleId="xl105">
    <w:name w:val="xl105"/>
    <w:basedOn w:val="Normal"/>
    <w:rsid w:val="00A62308"/>
    <w:pPr>
      <w:shd w:val="clear" w:color="000000" w:fill="CCFFFF"/>
      <w:spacing w:before="100" w:beforeAutospacing="1" w:after="100" w:afterAutospacing="1"/>
    </w:pPr>
    <w:rPr>
      <w:rFonts w:eastAsia="Calibri"/>
      <w:sz w:val="18"/>
      <w:szCs w:val="18"/>
    </w:rPr>
  </w:style>
  <w:style w:type="paragraph" w:customStyle="1" w:styleId="xl106">
    <w:name w:val="xl106"/>
    <w:basedOn w:val="Normal"/>
    <w:rsid w:val="00A62308"/>
    <w:pPr>
      <w:shd w:val="clear" w:color="000000" w:fill="CCFFFF"/>
      <w:spacing w:before="100" w:beforeAutospacing="1" w:after="100" w:afterAutospacing="1"/>
    </w:pPr>
    <w:rPr>
      <w:rFonts w:eastAsia="Calibri"/>
      <w:sz w:val="18"/>
      <w:szCs w:val="18"/>
    </w:rPr>
  </w:style>
  <w:style w:type="paragraph" w:customStyle="1" w:styleId="xl107">
    <w:name w:val="xl107"/>
    <w:basedOn w:val="Normal"/>
    <w:rsid w:val="00A62308"/>
    <w:pPr>
      <w:shd w:val="clear" w:color="000000" w:fill="CCFFFF"/>
      <w:spacing w:before="100" w:beforeAutospacing="1" w:after="100" w:afterAutospacing="1"/>
      <w:jc w:val="center"/>
      <w:textAlignment w:val="top"/>
    </w:pPr>
    <w:rPr>
      <w:rFonts w:eastAsia="Calibri"/>
      <w:sz w:val="18"/>
      <w:szCs w:val="18"/>
    </w:rPr>
  </w:style>
  <w:style w:type="paragraph" w:customStyle="1" w:styleId="xl108">
    <w:name w:val="xl108"/>
    <w:basedOn w:val="Normal"/>
    <w:rsid w:val="00A62308"/>
    <w:pPr>
      <w:shd w:val="clear" w:color="000000" w:fill="CCFFFF"/>
      <w:spacing w:before="100" w:beforeAutospacing="1" w:after="100" w:afterAutospacing="1"/>
      <w:textAlignment w:val="top"/>
    </w:pPr>
    <w:rPr>
      <w:rFonts w:eastAsia="Calibri"/>
      <w:color w:val="000000"/>
      <w:sz w:val="18"/>
      <w:szCs w:val="18"/>
    </w:rPr>
  </w:style>
  <w:style w:type="paragraph" w:customStyle="1" w:styleId="xl109">
    <w:name w:val="xl109"/>
    <w:basedOn w:val="Normal"/>
    <w:rsid w:val="00A62308"/>
    <w:pPr>
      <w:shd w:val="clear" w:color="000000" w:fill="CCFFFF"/>
      <w:spacing w:before="100" w:beforeAutospacing="1" w:after="100" w:afterAutospacing="1"/>
      <w:jc w:val="center"/>
      <w:textAlignment w:val="top"/>
    </w:pPr>
    <w:rPr>
      <w:rFonts w:eastAsia="Calibri"/>
      <w:color w:val="000000"/>
      <w:sz w:val="18"/>
      <w:szCs w:val="18"/>
    </w:rPr>
  </w:style>
  <w:style w:type="paragraph" w:customStyle="1" w:styleId="xl110">
    <w:name w:val="xl110"/>
    <w:basedOn w:val="Normal"/>
    <w:rsid w:val="00A62308"/>
    <w:pPr>
      <w:shd w:val="clear" w:color="000000" w:fill="CCFFFF"/>
      <w:spacing w:before="100" w:beforeAutospacing="1" w:after="100" w:afterAutospacing="1"/>
      <w:textAlignment w:val="top"/>
    </w:pPr>
    <w:rPr>
      <w:rFonts w:ascii="Times New Roman" w:eastAsia="Calibri" w:hAnsi="Times New Roman" w:cs="Times New Roman"/>
      <w:sz w:val="18"/>
      <w:szCs w:val="18"/>
    </w:rPr>
  </w:style>
  <w:style w:type="paragraph" w:customStyle="1" w:styleId="xl111">
    <w:name w:val="xl111"/>
    <w:basedOn w:val="Normal"/>
    <w:rsid w:val="00A62308"/>
    <w:pPr>
      <w:spacing w:before="100" w:beforeAutospacing="1" w:after="100" w:afterAutospacing="1"/>
    </w:pPr>
    <w:rPr>
      <w:rFonts w:eastAsia="Calibri"/>
      <w:b/>
      <w:bCs/>
      <w:i/>
      <w:iCs/>
    </w:rPr>
  </w:style>
  <w:style w:type="paragraph" w:customStyle="1" w:styleId="xl112">
    <w:name w:val="xl112"/>
    <w:basedOn w:val="Normal"/>
    <w:rsid w:val="00A62308"/>
    <w:pPr>
      <w:spacing w:before="100" w:beforeAutospacing="1" w:after="100" w:afterAutospacing="1"/>
    </w:pPr>
    <w:rPr>
      <w:rFonts w:eastAsia="Calibri"/>
      <w:b/>
      <w:bCs/>
      <w:i/>
      <w:iCs/>
      <w:color w:val="0000FF"/>
      <w:sz w:val="28"/>
      <w:szCs w:val="28"/>
    </w:rPr>
  </w:style>
  <w:style w:type="paragraph" w:customStyle="1" w:styleId="xl113">
    <w:name w:val="xl113"/>
    <w:basedOn w:val="Normal"/>
    <w:rsid w:val="00A62308"/>
    <w:pPr>
      <w:pBdr>
        <w:top w:val="single" w:sz="4" w:space="0" w:color="99CCFF"/>
        <w:left w:val="single" w:sz="4" w:space="0" w:color="auto"/>
        <w:bottom w:val="single" w:sz="4" w:space="0" w:color="auto"/>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14">
    <w:name w:val="xl114"/>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15">
    <w:name w:val="xl115"/>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16">
    <w:name w:val="xl116"/>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117">
    <w:name w:val="xl117"/>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18">
    <w:name w:val="xl118"/>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FF0000"/>
      <w:sz w:val="18"/>
      <w:szCs w:val="18"/>
    </w:rPr>
  </w:style>
  <w:style w:type="paragraph" w:customStyle="1" w:styleId="xl119">
    <w:name w:val="xl119"/>
    <w:basedOn w:val="Normal"/>
    <w:rsid w:val="00A62308"/>
    <w:pPr>
      <w:pBdr>
        <w:top w:val="single" w:sz="4" w:space="0" w:color="99CCFF"/>
        <w:left w:val="single" w:sz="4" w:space="0" w:color="99CCFF"/>
        <w:bottom w:val="single" w:sz="4" w:space="0" w:color="auto"/>
        <w:right w:val="single" w:sz="4" w:space="0" w:color="auto"/>
      </w:pBdr>
      <w:shd w:val="clear" w:color="000000" w:fill="FFFF99"/>
      <w:spacing w:before="100" w:beforeAutospacing="1" w:after="100" w:afterAutospacing="1"/>
      <w:textAlignment w:val="top"/>
    </w:pPr>
    <w:rPr>
      <w:rFonts w:eastAsia="Calibri"/>
      <w:color w:val="000000"/>
      <w:sz w:val="18"/>
      <w:szCs w:val="18"/>
    </w:rPr>
  </w:style>
  <w:style w:type="paragraph" w:customStyle="1" w:styleId="xl120">
    <w:name w:val="xl120"/>
    <w:basedOn w:val="Normal"/>
    <w:rsid w:val="00A62308"/>
    <w:pPr>
      <w:pBdr>
        <w:top w:val="single" w:sz="4" w:space="0" w:color="auto"/>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21">
    <w:name w:val="xl121"/>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22">
    <w:name w:val="xl122"/>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23">
    <w:name w:val="xl123"/>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24">
    <w:name w:val="xl124"/>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25">
    <w:name w:val="xl125"/>
    <w:basedOn w:val="Normal"/>
    <w:rsid w:val="00A62308"/>
    <w:pPr>
      <w:pBdr>
        <w:top w:val="single" w:sz="4" w:space="0" w:color="auto"/>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8"/>
      <w:szCs w:val="18"/>
    </w:rPr>
  </w:style>
  <w:style w:type="paragraph" w:customStyle="1" w:styleId="xl126">
    <w:name w:val="xl126"/>
    <w:basedOn w:val="Normal"/>
    <w:rsid w:val="00A62308"/>
    <w:pPr>
      <w:shd w:val="clear" w:color="000000" w:fill="CCFFFF"/>
      <w:spacing w:before="100" w:beforeAutospacing="1" w:after="100" w:afterAutospacing="1"/>
    </w:pPr>
    <w:rPr>
      <w:rFonts w:eastAsia="Calibri"/>
      <w:b/>
      <w:bCs/>
      <w:i/>
      <w:iCs/>
      <w:sz w:val="24"/>
      <w:szCs w:val="24"/>
    </w:rPr>
  </w:style>
  <w:style w:type="paragraph" w:customStyle="1" w:styleId="xl127">
    <w:name w:val="xl127"/>
    <w:basedOn w:val="Normal"/>
    <w:rsid w:val="00A62308"/>
    <w:pPr>
      <w:shd w:val="clear" w:color="000000" w:fill="FFFF00"/>
      <w:spacing w:before="100" w:beforeAutospacing="1" w:after="100" w:afterAutospacing="1"/>
    </w:pPr>
    <w:rPr>
      <w:rFonts w:eastAsia="Calibri"/>
      <w:b/>
      <w:bCs/>
      <w:i/>
      <w:iCs/>
      <w:sz w:val="24"/>
      <w:szCs w:val="24"/>
    </w:rPr>
  </w:style>
  <w:style w:type="paragraph" w:customStyle="1" w:styleId="xl128">
    <w:name w:val="xl128"/>
    <w:basedOn w:val="Normal"/>
    <w:rsid w:val="00A62308"/>
    <w:pPr>
      <w:shd w:val="clear" w:color="000000" w:fill="FFFF00"/>
      <w:spacing w:before="100" w:beforeAutospacing="1" w:after="100" w:afterAutospacing="1"/>
    </w:pPr>
    <w:rPr>
      <w:rFonts w:eastAsia="Calibri"/>
      <w:sz w:val="18"/>
      <w:szCs w:val="18"/>
    </w:rPr>
  </w:style>
  <w:style w:type="paragraph" w:customStyle="1" w:styleId="xl129">
    <w:name w:val="xl129"/>
    <w:basedOn w:val="Normal"/>
    <w:rsid w:val="00A62308"/>
    <w:pPr>
      <w:shd w:val="clear" w:color="000000" w:fill="FFFF00"/>
      <w:spacing w:before="100" w:beforeAutospacing="1" w:after="100" w:afterAutospacing="1"/>
    </w:pPr>
    <w:rPr>
      <w:rFonts w:eastAsia="Calibri"/>
      <w:sz w:val="18"/>
      <w:szCs w:val="18"/>
    </w:rPr>
  </w:style>
  <w:style w:type="paragraph" w:customStyle="1" w:styleId="xl130">
    <w:name w:val="xl130"/>
    <w:basedOn w:val="Normal"/>
    <w:rsid w:val="00A62308"/>
    <w:pPr>
      <w:shd w:val="clear" w:color="000000" w:fill="FFFF00"/>
      <w:spacing w:before="100" w:beforeAutospacing="1" w:after="100" w:afterAutospacing="1"/>
      <w:jc w:val="center"/>
      <w:textAlignment w:val="top"/>
    </w:pPr>
    <w:rPr>
      <w:rFonts w:eastAsia="Calibri"/>
      <w:sz w:val="18"/>
      <w:szCs w:val="18"/>
    </w:rPr>
  </w:style>
  <w:style w:type="paragraph" w:customStyle="1" w:styleId="xl131">
    <w:name w:val="xl131"/>
    <w:basedOn w:val="Normal"/>
    <w:rsid w:val="00A62308"/>
    <w:pPr>
      <w:shd w:val="clear" w:color="000000" w:fill="FFFF00"/>
      <w:spacing w:before="100" w:beforeAutospacing="1" w:after="100" w:afterAutospacing="1"/>
      <w:textAlignment w:val="top"/>
    </w:pPr>
    <w:rPr>
      <w:rFonts w:eastAsia="Calibri"/>
      <w:color w:val="000000"/>
      <w:sz w:val="18"/>
      <w:szCs w:val="18"/>
    </w:rPr>
  </w:style>
  <w:style w:type="paragraph" w:customStyle="1" w:styleId="xl132">
    <w:name w:val="xl132"/>
    <w:basedOn w:val="Normal"/>
    <w:rsid w:val="00A62308"/>
    <w:pPr>
      <w:shd w:val="clear" w:color="000000" w:fill="FFFF00"/>
      <w:spacing w:before="100" w:beforeAutospacing="1" w:after="100" w:afterAutospacing="1"/>
      <w:jc w:val="center"/>
      <w:textAlignment w:val="top"/>
    </w:pPr>
    <w:rPr>
      <w:rFonts w:eastAsia="Calibri"/>
      <w:color w:val="000000"/>
      <w:sz w:val="18"/>
      <w:szCs w:val="18"/>
    </w:rPr>
  </w:style>
  <w:style w:type="paragraph" w:customStyle="1" w:styleId="xl133">
    <w:name w:val="xl133"/>
    <w:basedOn w:val="Normal"/>
    <w:rsid w:val="00A62308"/>
    <w:pPr>
      <w:shd w:val="clear" w:color="000000" w:fill="FFFF00"/>
      <w:spacing w:before="100" w:beforeAutospacing="1" w:after="100" w:afterAutospacing="1"/>
      <w:textAlignment w:val="top"/>
    </w:pPr>
    <w:rPr>
      <w:rFonts w:ascii="Times New Roman" w:eastAsia="Calibri" w:hAnsi="Times New Roman" w:cs="Times New Roman"/>
      <w:sz w:val="18"/>
      <w:szCs w:val="18"/>
    </w:rPr>
  </w:style>
  <w:style w:type="paragraph" w:customStyle="1" w:styleId="xl134">
    <w:name w:val="xl13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8"/>
      <w:szCs w:val="18"/>
    </w:rPr>
  </w:style>
  <w:style w:type="paragraph" w:customStyle="1" w:styleId="xl135">
    <w:name w:val="xl135"/>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6"/>
      <w:szCs w:val="16"/>
    </w:rPr>
  </w:style>
  <w:style w:type="paragraph" w:customStyle="1" w:styleId="xl136">
    <w:name w:val="xl136"/>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sz w:val="18"/>
      <w:szCs w:val="18"/>
    </w:rPr>
  </w:style>
  <w:style w:type="paragraph" w:customStyle="1" w:styleId="xl137">
    <w:name w:val="xl137"/>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38">
    <w:name w:val="xl138"/>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FF"/>
      <w:sz w:val="18"/>
      <w:szCs w:val="18"/>
    </w:rPr>
  </w:style>
  <w:style w:type="paragraph" w:customStyle="1" w:styleId="xl139">
    <w:name w:val="xl139"/>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40">
    <w:name w:val="xl14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41">
    <w:name w:val="xl14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42">
    <w:name w:val="xl14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FF0000"/>
      <w:sz w:val="18"/>
      <w:szCs w:val="18"/>
    </w:rPr>
  </w:style>
  <w:style w:type="paragraph" w:customStyle="1" w:styleId="xl143">
    <w:name w:val="xl14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144">
    <w:name w:val="xl144"/>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45">
    <w:name w:val="xl145"/>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FF0000"/>
      <w:sz w:val="18"/>
      <w:szCs w:val="18"/>
    </w:rPr>
  </w:style>
  <w:style w:type="paragraph" w:customStyle="1" w:styleId="xl146">
    <w:name w:val="xl146"/>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8"/>
      <w:szCs w:val="18"/>
    </w:rPr>
  </w:style>
  <w:style w:type="paragraph" w:customStyle="1" w:styleId="xl147">
    <w:name w:val="xl147"/>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4"/>
      <w:szCs w:val="14"/>
    </w:rPr>
  </w:style>
  <w:style w:type="paragraph" w:customStyle="1" w:styleId="xl148">
    <w:name w:val="xl148"/>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49">
    <w:name w:val="xl149"/>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50">
    <w:name w:val="xl150"/>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51">
    <w:name w:val="xl15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2">
    <w:name w:val="xl15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53">
    <w:name w:val="xl15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4">
    <w:name w:val="xl15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5">
    <w:name w:val="xl155"/>
    <w:basedOn w:val="Normal"/>
    <w:rsid w:val="00A62308"/>
    <w:pPr>
      <w:spacing w:before="100" w:beforeAutospacing="1" w:after="100" w:afterAutospacing="1"/>
    </w:pPr>
    <w:rPr>
      <w:rFonts w:eastAsia="Calibri"/>
      <w:b/>
      <w:bCs/>
      <w:color w:val="FF0000"/>
      <w:sz w:val="24"/>
      <w:szCs w:val="24"/>
    </w:rPr>
  </w:style>
  <w:style w:type="paragraph" w:customStyle="1" w:styleId="xl156">
    <w:name w:val="xl156"/>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7">
    <w:name w:val="xl157"/>
    <w:basedOn w:val="Normal"/>
    <w:rsid w:val="00A62308"/>
    <w:pPr>
      <w:spacing w:before="100" w:beforeAutospacing="1" w:after="100" w:afterAutospacing="1"/>
    </w:pPr>
    <w:rPr>
      <w:rFonts w:eastAsia="Calibri"/>
      <w:b/>
      <w:bCs/>
      <w:sz w:val="24"/>
      <w:szCs w:val="24"/>
    </w:rPr>
  </w:style>
  <w:style w:type="paragraph" w:customStyle="1" w:styleId="xl158">
    <w:name w:val="xl158"/>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6"/>
      <w:szCs w:val="16"/>
    </w:rPr>
  </w:style>
  <w:style w:type="paragraph" w:customStyle="1" w:styleId="xl159">
    <w:name w:val="xl159"/>
    <w:basedOn w:val="Normal"/>
    <w:rsid w:val="00A62308"/>
    <w:pPr>
      <w:shd w:val="clear" w:color="000000" w:fill="FFFFFF"/>
      <w:spacing w:before="100" w:beforeAutospacing="1" w:after="100" w:afterAutospacing="1"/>
    </w:pPr>
    <w:rPr>
      <w:rFonts w:eastAsia="Calibri"/>
      <w:b/>
      <w:bCs/>
      <w:i/>
      <w:iCs/>
      <w:color w:val="FF0000"/>
      <w:sz w:val="24"/>
      <w:szCs w:val="24"/>
    </w:rPr>
  </w:style>
  <w:style w:type="paragraph" w:customStyle="1" w:styleId="xl160">
    <w:name w:val="xl160"/>
    <w:basedOn w:val="Normal"/>
    <w:rsid w:val="00A62308"/>
    <w:pPr>
      <w:shd w:val="clear" w:color="000000" w:fill="FFFFFF"/>
      <w:spacing w:before="100" w:beforeAutospacing="1" w:after="100" w:afterAutospacing="1"/>
    </w:pPr>
    <w:rPr>
      <w:rFonts w:eastAsia="Calibri"/>
      <w:color w:val="FF0000"/>
      <w:sz w:val="18"/>
      <w:szCs w:val="18"/>
    </w:rPr>
  </w:style>
  <w:style w:type="paragraph" w:customStyle="1" w:styleId="xl161">
    <w:name w:val="xl161"/>
    <w:basedOn w:val="Normal"/>
    <w:rsid w:val="00A62308"/>
    <w:pPr>
      <w:shd w:val="clear" w:color="000000" w:fill="FFFFFF"/>
      <w:spacing w:before="100" w:beforeAutospacing="1" w:after="100" w:afterAutospacing="1"/>
    </w:pPr>
    <w:rPr>
      <w:rFonts w:eastAsia="Calibri"/>
      <w:color w:val="FF0000"/>
      <w:sz w:val="18"/>
      <w:szCs w:val="18"/>
    </w:rPr>
  </w:style>
  <w:style w:type="paragraph" w:customStyle="1" w:styleId="xl162">
    <w:name w:val="xl162"/>
    <w:basedOn w:val="Normal"/>
    <w:rsid w:val="00A62308"/>
    <w:pPr>
      <w:shd w:val="clear" w:color="000000" w:fill="FFFFFF"/>
      <w:spacing w:before="100" w:beforeAutospacing="1" w:after="100" w:afterAutospacing="1"/>
      <w:jc w:val="center"/>
      <w:textAlignment w:val="top"/>
    </w:pPr>
    <w:rPr>
      <w:rFonts w:eastAsia="Calibri"/>
      <w:color w:val="FF0000"/>
      <w:sz w:val="18"/>
      <w:szCs w:val="18"/>
    </w:rPr>
  </w:style>
  <w:style w:type="paragraph" w:customStyle="1" w:styleId="xl163">
    <w:name w:val="xl163"/>
    <w:basedOn w:val="Normal"/>
    <w:rsid w:val="00A62308"/>
    <w:pPr>
      <w:shd w:val="clear" w:color="000000" w:fill="FFFFFF"/>
      <w:spacing w:before="100" w:beforeAutospacing="1" w:after="100" w:afterAutospacing="1"/>
      <w:textAlignment w:val="top"/>
    </w:pPr>
    <w:rPr>
      <w:rFonts w:eastAsia="Calibri"/>
      <w:color w:val="FF0000"/>
      <w:sz w:val="18"/>
      <w:szCs w:val="18"/>
    </w:rPr>
  </w:style>
  <w:style w:type="paragraph" w:customStyle="1" w:styleId="xl164">
    <w:name w:val="xl164"/>
    <w:basedOn w:val="Normal"/>
    <w:rsid w:val="00A62308"/>
    <w:pPr>
      <w:shd w:val="clear" w:color="000000" w:fill="FFFFFF"/>
      <w:spacing w:before="100" w:beforeAutospacing="1" w:after="100" w:afterAutospacing="1"/>
      <w:textAlignment w:val="top"/>
    </w:pPr>
    <w:rPr>
      <w:rFonts w:eastAsia="Calibri"/>
      <w:color w:val="FF0000"/>
      <w:sz w:val="18"/>
      <w:szCs w:val="18"/>
    </w:rPr>
  </w:style>
  <w:style w:type="paragraph" w:customStyle="1" w:styleId="xl165">
    <w:name w:val="xl165"/>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8"/>
      <w:szCs w:val="18"/>
    </w:rPr>
  </w:style>
  <w:style w:type="paragraph" w:customStyle="1" w:styleId="xl166">
    <w:name w:val="xl166"/>
    <w:basedOn w:val="Normal"/>
    <w:rsid w:val="00A62308"/>
    <w:pPr>
      <w:spacing w:before="100" w:beforeAutospacing="1" w:after="100" w:afterAutospacing="1"/>
    </w:pPr>
    <w:rPr>
      <w:rFonts w:eastAsia="Calibri"/>
      <w:sz w:val="24"/>
      <w:szCs w:val="24"/>
    </w:rPr>
  </w:style>
  <w:style w:type="paragraph" w:customStyle="1" w:styleId="xl167">
    <w:name w:val="xl167"/>
    <w:basedOn w:val="Normal"/>
    <w:rsid w:val="00A62308"/>
    <w:pPr>
      <w:spacing w:before="100" w:beforeAutospacing="1" w:after="100" w:afterAutospacing="1"/>
    </w:pPr>
    <w:rPr>
      <w:rFonts w:eastAsia="Calibri"/>
      <w:b/>
      <w:bCs/>
      <w:color w:val="FF0000"/>
      <w:sz w:val="24"/>
      <w:szCs w:val="24"/>
    </w:rPr>
  </w:style>
  <w:style w:type="paragraph" w:customStyle="1" w:styleId="xl168">
    <w:name w:val="xl168"/>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69">
    <w:name w:val="xl169"/>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70">
    <w:name w:val="xl17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71">
    <w:name w:val="xl17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72">
    <w:name w:val="xl17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73">
    <w:name w:val="xl173"/>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8"/>
      <w:szCs w:val="18"/>
    </w:rPr>
  </w:style>
  <w:style w:type="paragraph" w:customStyle="1" w:styleId="xl174">
    <w:name w:val="xl174"/>
    <w:basedOn w:val="Normal"/>
    <w:rsid w:val="00A62308"/>
    <w:pPr>
      <w:shd w:val="clear" w:color="000000" w:fill="FFFFFF"/>
      <w:spacing w:before="100" w:beforeAutospacing="1" w:after="100" w:afterAutospacing="1"/>
    </w:pPr>
    <w:rPr>
      <w:rFonts w:eastAsia="Calibri"/>
      <w:sz w:val="24"/>
      <w:szCs w:val="24"/>
    </w:rPr>
  </w:style>
  <w:style w:type="paragraph" w:customStyle="1" w:styleId="xl175">
    <w:name w:val="xl175"/>
    <w:basedOn w:val="Normal"/>
    <w:rsid w:val="00A62308"/>
    <w:pPr>
      <w:pBdr>
        <w:top w:val="single" w:sz="4" w:space="0" w:color="auto"/>
        <w:left w:val="single" w:sz="4" w:space="0" w:color="auto"/>
        <w:bottom w:val="single" w:sz="4" w:space="0" w:color="auto"/>
      </w:pBdr>
      <w:shd w:val="clear" w:color="000000" w:fill="92D050"/>
      <w:spacing w:before="100" w:beforeAutospacing="1" w:after="100" w:afterAutospacing="1"/>
      <w:jc w:val="center"/>
    </w:pPr>
    <w:rPr>
      <w:rFonts w:eastAsia="Calibri"/>
      <w:sz w:val="16"/>
      <w:szCs w:val="16"/>
    </w:rPr>
  </w:style>
  <w:style w:type="paragraph" w:customStyle="1" w:styleId="xl176">
    <w:name w:val="xl176"/>
    <w:basedOn w:val="Normal"/>
    <w:rsid w:val="00A62308"/>
    <w:pPr>
      <w:pBdr>
        <w:top w:val="single" w:sz="4" w:space="0" w:color="auto"/>
        <w:bottom w:val="single" w:sz="4" w:space="0" w:color="auto"/>
      </w:pBdr>
      <w:shd w:val="clear" w:color="000000" w:fill="92D050"/>
      <w:spacing w:before="100" w:beforeAutospacing="1" w:after="100" w:afterAutospacing="1"/>
      <w:jc w:val="center"/>
    </w:pPr>
    <w:rPr>
      <w:rFonts w:eastAsia="Calibri"/>
      <w:color w:val="000000"/>
      <w:sz w:val="16"/>
      <w:szCs w:val="16"/>
    </w:rPr>
  </w:style>
  <w:style w:type="paragraph" w:customStyle="1" w:styleId="xl177">
    <w:name w:val="xl177"/>
    <w:basedOn w:val="Normal"/>
    <w:rsid w:val="00A62308"/>
    <w:pPr>
      <w:pBdr>
        <w:top w:val="single" w:sz="4" w:space="0" w:color="auto"/>
        <w:bottom w:val="single" w:sz="4" w:space="0" w:color="auto"/>
        <w:right w:val="single" w:sz="4" w:space="0" w:color="auto"/>
      </w:pBdr>
      <w:shd w:val="clear" w:color="000000" w:fill="92D050"/>
      <w:spacing w:before="100" w:beforeAutospacing="1" w:after="100" w:afterAutospacing="1"/>
    </w:pPr>
    <w:rPr>
      <w:rFonts w:eastAsia="Calibri"/>
      <w:sz w:val="18"/>
      <w:szCs w:val="18"/>
    </w:rPr>
  </w:style>
  <w:style w:type="paragraph" w:customStyle="1" w:styleId="xl178">
    <w:name w:val="xl178"/>
    <w:basedOn w:val="Normal"/>
    <w:rsid w:val="00A62308"/>
    <w:pPr>
      <w:spacing w:before="100" w:beforeAutospacing="1" w:after="100" w:afterAutospacing="1"/>
      <w:jc w:val="right"/>
    </w:pPr>
    <w:rPr>
      <w:rFonts w:eastAsia="Calibri"/>
      <w:b/>
      <w:bCs/>
      <w:color w:val="000000"/>
      <w:sz w:val="18"/>
      <w:szCs w:val="18"/>
    </w:rPr>
  </w:style>
  <w:style w:type="paragraph" w:customStyle="1" w:styleId="xl179">
    <w:name w:val="xl179"/>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FF"/>
      <w:sz w:val="18"/>
      <w:szCs w:val="18"/>
    </w:rPr>
  </w:style>
  <w:style w:type="paragraph" w:customStyle="1" w:styleId="xl180">
    <w:name w:val="xl18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FF"/>
      <w:sz w:val="18"/>
      <w:szCs w:val="18"/>
    </w:rPr>
  </w:style>
  <w:style w:type="paragraph" w:customStyle="1" w:styleId="xl181">
    <w:name w:val="xl18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FF"/>
      <w:sz w:val="18"/>
      <w:szCs w:val="18"/>
    </w:rPr>
  </w:style>
  <w:style w:type="paragraph" w:customStyle="1" w:styleId="xl182">
    <w:name w:val="xl18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FF"/>
      <w:sz w:val="18"/>
      <w:szCs w:val="18"/>
    </w:rPr>
  </w:style>
  <w:style w:type="paragraph" w:customStyle="1" w:styleId="xl183">
    <w:name w:val="xl18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FF"/>
      <w:sz w:val="18"/>
      <w:szCs w:val="18"/>
    </w:rPr>
  </w:style>
  <w:style w:type="paragraph" w:customStyle="1" w:styleId="xl184">
    <w:name w:val="xl18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FF"/>
      <w:sz w:val="18"/>
      <w:szCs w:val="18"/>
    </w:rPr>
  </w:style>
  <w:style w:type="paragraph" w:customStyle="1" w:styleId="xl185">
    <w:name w:val="xl185"/>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6"/>
      <w:szCs w:val="16"/>
    </w:rPr>
  </w:style>
  <w:style w:type="paragraph" w:customStyle="1" w:styleId="xl186">
    <w:name w:val="xl186"/>
    <w:basedOn w:val="Normal"/>
    <w:rsid w:val="00A62308"/>
    <w:pPr>
      <w:pBdr>
        <w:left w:val="single" w:sz="4" w:space="0" w:color="99CCFF"/>
        <w:bottom w:val="single" w:sz="4" w:space="0" w:color="99CCFF"/>
      </w:pBdr>
      <w:shd w:val="clear" w:color="000000" w:fill="92D050"/>
      <w:spacing w:before="100" w:beforeAutospacing="1" w:after="100" w:afterAutospacing="1"/>
      <w:jc w:val="center"/>
      <w:textAlignment w:val="top"/>
    </w:pPr>
    <w:rPr>
      <w:rFonts w:eastAsia="Calibri"/>
      <w:sz w:val="18"/>
      <w:szCs w:val="18"/>
    </w:rPr>
  </w:style>
  <w:style w:type="paragraph" w:customStyle="1" w:styleId="xl187">
    <w:name w:val="xl187"/>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sz w:val="18"/>
      <w:szCs w:val="18"/>
    </w:rPr>
  </w:style>
  <w:style w:type="paragraph" w:customStyle="1" w:styleId="xl188">
    <w:name w:val="xl188"/>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color w:val="0000FF"/>
      <w:sz w:val="18"/>
      <w:szCs w:val="18"/>
    </w:rPr>
  </w:style>
  <w:style w:type="paragraph" w:customStyle="1" w:styleId="xl189">
    <w:name w:val="xl189"/>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b/>
      <w:bCs/>
      <w:color w:val="FF0000"/>
      <w:sz w:val="18"/>
      <w:szCs w:val="18"/>
    </w:rPr>
  </w:style>
  <w:style w:type="paragraph" w:customStyle="1" w:styleId="xl190">
    <w:name w:val="xl190"/>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color w:val="FF0000"/>
      <w:sz w:val="18"/>
      <w:szCs w:val="18"/>
    </w:rPr>
  </w:style>
  <w:style w:type="paragraph" w:customStyle="1" w:styleId="xl191">
    <w:name w:val="xl191"/>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b/>
      <w:bCs/>
      <w:color w:val="FF0000"/>
      <w:sz w:val="18"/>
      <w:szCs w:val="18"/>
    </w:rPr>
  </w:style>
  <w:style w:type="paragraph" w:customStyle="1" w:styleId="xl192">
    <w:name w:val="xl192"/>
    <w:basedOn w:val="Normal"/>
    <w:rsid w:val="00A62308"/>
    <w:pPr>
      <w:pBdr>
        <w:top w:val="single" w:sz="4" w:space="0" w:color="99CCFF"/>
        <w:left w:val="single" w:sz="4" w:space="0" w:color="99CCFF"/>
        <w:bottom w:val="single" w:sz="4" w:space="0" w:color="auto"/>
      </w:pBdr>
      <w:shd w:val="clear" w:color="000000" w:fill="92D050"/>
      <w:spacing w:before="100" w:beforeAutospacing="1" w:after="100" w:afterAutospacing="1"/>
      <w:jc w:val="center"/>
      <w:textAlignment w:val="top"/>
    </w:pPr>
    <w:rPr>
      <w:rFonts w:eastAsia="Calibri"/>
      <w:sz w:val="18"/>
      <w:szCs w:val="18"/>
    </w:rPr>
  </w:style>
  <w:style w:type="character" w:customStyle="1" w:styleId="yellowhighlight">
    <w:name w:val="yellow_highlight"/>
    <w:basedOn w:val="DefaultParagraphFont"/>
    <w:rsid w:val="004029B8"/>
  </w:style>
  <w:style w:type="character" w:customStyle="1" w:styleId="requesttextlabel2">
    <w:name w:val="requesttextlabel2"/>
    <w:basedOn w:val="DefaultParagraphFont"/>
    <w:rsid w:val="00496AA8"/>
    <w:rPr>
      <w:rFonts w:ascii="Arial" w:hAnsi="Arial" w:cs="Arial"/>
      <w:b/>
      <w:bCs/>
      <w:color w:val="800000"/>
      <w:sz w:val="18"/>
      <w:szCs w:val="18"/>
    </w:rPr>
  </w:style>
  <w:style w:type="character" w:customStyle="1" w:styleId="requestlabel1">
    <w:name w:val="requestlabel1"/>
    <w:basedOn w:val="DefaultParagraphFont"/>
    <w:rsid w:val="00496AA8"/>
    <w:rPr>
      <w:rFonts w:ascii="Arial" w:hAnsi="Arial" w:cs="Arial"/>
      <w:b/>
      <w:bCs/>
      <w:sz w:val="18"/>
      <w:szCs w:val="18"/>
    </w:rPr>
  </w:style>
  <w:style w:type="character" w:customStyle="1" w:styleId="requesttextlabel3">
    <w:name w:val="requesttextlabel3"/>
    <w:basedOn w:val="DefaultParagraphFont"/>
    <w:rsid w:val="00496AA8"/>
    <w:rPr>
      <w:rFonts w:ascii="Arial" w:hAnsi="Arial" w:cs="Arial"/>
      <w:b/>
      <w:bCs/>
      <w:color w:val="800000"/>
      <w:sz w:val="18"/>
      <w:szCs w:val="18"/>
    </w:rPr>
  </w:style>
  <w:style w:type="paragraph" w:customStyle="1" w:styleId="font7">
    <w:name w:val="font7"/>
    <w:basedOn w:val="Normal"/>
    <w:rsid w:val="00D5382C"/>
    <w:pPr>
      <w:spacing w:before="100" w:beforeAutospacing="1" w:after="100" w:afterAutospacing="1"/>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99" w:qFormat="1"/>
    <w:lsdException w:name="Emphasis" w:qFormat="1"/>
    <w:lsdException w:name="Plain Text"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7676E"/>
    <w:rPr>
      <w:rFonts w:ascii="Arial" w:hAnsi="Arial" w:cs="Arial"/>
      <w:sz w:val="22"/>
      <w:szCs w:val="22"/>
    </w:rPr>
  </w:style>
  <w:style w:type="paragraph" w:styleId="Heading1">
    <w:name w:val="heading 1"/>
    <w:basedOn w:val="Normal"/>
    <w:next w:val="Normal"/>
    <w:link w:val="Heading1Char1"/>
    <w:qFormat/>
    <w:rsid w:val="00D3310B"/>
    <w:pPr>
      <w:keepNext/>
      <w:numPr>
        <w:numId w:val="4"/>
      </w:numPr>
      <w:spacing w:before="60" w:after="60"/>
      <w:outlineLvl w:val="0"/>
    </w:pPr>
    <w:rPr>
      <w:rFonts w:ascii="Arial Black" w:hAnsi="Arial Black"/>
      <w:sz w:val="28"/>
    </w:rPr>
  </w:style>
  <w:style w:type="paragraph" w:styleId="Heading2">
    <w:name w:val="heading 2"/>
    <w:aliases w:val="Heading 2 Char,Heading 2 Char1 Char,Heading 2 Char Char Char"/>
    <w:basedOn w:val="Normal"/>
    <w:next w:val="Normal"/>
    <w:link w:val="Heading2Char1"/>
    <w:qFormat/>
    <w:rsid w:val="00D3310B"/>
    <w:pPr>
      <w:keepNext/>
      <w:numPr>
        <w:ilvl w:val="1"/>
        <w:numId w:val="4"/>
      </w:numPr>
      <w:spacing w:before="60" w:after="60"/>
      <w:outlineLvl w:val="1"/>
    </w:pPr>
    <w:rPr>
      <w:sz w:val="28"/>
    </w:rPr>
  </w:style>
  <w:style w:type="paragraph" w:styleId="Heading30">
    <w:name w:val="heading 3"/>
    <w:basedOn w:val="Normal"/>
    <w:next w:val="Normal"/>
    <w:link w:val="Heading3Char1"/>
    <w:qFormat/>
    <w:rsid w:val="00D3310B"/>
    <w:pPr>
      <w:keepNext/>
      <w:numPr>
        <w:ilvl w:val="2"/>
        <w:numId w:val="4"/>
      </w:numPr>
      <w:spacing w:before="60" w:after="60"/>
      <w:outlineLvl w:val="2"/>
    </w:pPr>
    <w:rPr>
      <w:rFonts w:ascii="Arial Black" w:hAnsi="Arial Black"/>
    </w:rPr>
  </w:style>
  <w:style w:type="paragraph" w:styleId="Heading40">
    <w:name w:val="heading 4"/>
    <w:basedOn w:val="Normal"/>
    <w:next w:val="Normal"/>
    <w:link w:val="Heading4Char1"/>
    <w:qFormat/>
    <w:rsid w:val="00D3310B"/>
    <w:pPr>
      <w:keepNext/>
      <w:numPr>
        <w:ilvl w:val="3"/>
        <w:numId w:val="4"/>
      </w:numPr>
      <w:spacing w:before="60" w:after="60"/>
      <w:outlineLvl w:val="3"/>
    </w:pPr>
  </w:style>
  <w:style w:type="paragraph" w:styleId="Heading5">
    <w:name w:val="heading 5"/>
    <w:basedOn w:val="Normal"/>
    <w:next w:val="Normal"/>
    <w:link w:val="Heading5Char1"/>
    <w:qFormat/>
    <w:rsid w:val="00D3310B"/>
    <w:pPr>
      <w:numPr>
        <w:ilvl w:val="4"/>
        <w:numId w:val="4"/>
      </w:numPr>
      <w:spacing w:before="60" w:after="60"/>
      <w:outlineLvl w:val="4"/>
    </w:pPr>
    <w:rPr>
      <w:rFonts w:ascii="Arial Black" w:hAnsi="Arial Black"/>
      <w:sz w:val="20"/>
    </w:rPr>
  </w:style>
  <w:style w:type="paragraph" w:styleId="Heading6">
    <w:name w:val="heading 6"/>
    <w:basedOn w:val="Normal"/>
    <w:next w:val="Normal"/>
    <w:link w:val="Heading6Char1"/>
    <w:qFormat/>
    <w:rsid w:val="00EB3A06"/>
    <w:pPr>
      <w:keepNext/>
      <w:keepLines/>
      <w:widowControl w:val="0"/>
      <w:autoSpaceDE w:val="0"/>
      <w:autoSpaceDN w:val="0"/>
      <w:adjustRightInd w:val="0"/>
      <w:spacing w:before="200"/>
      <w:outlineLvl w:val="5"/>
    </w:pPr>
    <w:rPr>
      <w:rFonts w:ascii="Cambria" w:eastAsia="Calibri" w:hAnsi="Cambria"/>
      <w:i/>
      <w:iCs/>
      <w:color w:val="243F60"/>
    </w:rPr>
  </w:style>
  <w:style w:type="paragraph" w:styleId="Heading7">
    <w:name w:val="heading 7"/>
    <w:basedOn w:val="Normal"/>
    <w:next w:val="Normal"/>
    <w:link w:val="Heading7Char1"/>
    <w:qFormat/>
    <w:rsid w:val="00EB3A06"/>
    <w:pPr>
      <w:keepNext/>
      <w:keepLines/>
      <w:spacing w:before="200" w:line="276" w:lineRule="auto"/>
      <w:outlineLvl w:val="6"/>
    </w:pPr>
    <w:rPr>
      <w:rFonts w:ascii="Cambria" w:eastAsia="Calibri" w:hAnsi="Cambria"/>
      <w:i/>
      <w:iCs/>
      <w:color w:val="404040"/>
    </w:rPr>
  </w:style>
  <w:style w:type="paragraph" w:styleId="Heading8">
    <w:name w:val="heading 8"/>
    <w:basedOn w:val="Normal"/>
    <w:next w:val="Normal"/>
    <w:link w:val="Heading8Char1"/>
    <w:qFormat/>
    <w:rsid w:val="00EB3A06"/>
    <w:pPr>
      <w:keepNext/>
      <w:keepLines/>
      <w:spacing w:before="200" w:line="276" w:lineRule="auto"/>
      <w:outlineLvl w:val="7"/>
    </w:pPr>
    <w:rPr>
      <w:rFonts w:ascii="Cambria" w:eastAsia="Calibri" w:hAnsi="Cambria"/>
      <w:color w:val="4F81BD"/>
      <w:sz w:val="20"/>
    </w:rPr>
  </w:style>
  <w:style w:type="paragraph" w:styleId="Heading9">
    <w:name w:val="heading 9"/>
    <w:basedOn w:val="Normal"/>
    <w:next w:val="Normal"/>
    <w:link w:val="Heading9Char1"/>
    <w:qFormat/>
    <w:rsid w:val="00EB3A06"/>
    <w:pPr>
      <w:keepNext/>
      <w:keepLines/>
      <w:spacing w:before="200" w:line="276" w:lineRule="auto"/>
      <w:outlineLvl w:val="8"/>
    </w:pPr>
    <w:rPr>
      <w:rFonts w:ascii="Cambria" w:eastAsia="Calibri"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
    <w:name w:val="Base"/>
    <w:rsid w:val="00104D7F"/>
    <w:rPr>
      <w:rFonts w:ascii="Arial" w:hAnsi="Arial" w:cs="Arial"/>
      <w:sz w:val="16"/>
    </w:rPr>
  </w:style>
  <w:style w:type="paragraph" w:customStyle="1" w:styleId="Legalcopy">
    <w:name w:val="Legal copy"/>
    <w:basedOn w:val="Base"/>
    <w:rsid w:val="00104D7F"/>
    <w:pPr>
      <w:framePr w:hSpace="187" w:vSpace="187" w:wrap="around" w:hAnchor="text" w:yAlign="bottom"/>
      <w:spacing w:after="90" w:line="130" w:lineRule="atLeast"/>
    </w:pPr>
    <w:rPr>
      <w:sz w:val="11"/>
    </w:rPr>
  </w:style>
  <w:style w:type="character" w:styleId="PageNumber">
    <w:name w:val="page number"/>
    <w:basedOn w:val="DefaultParagraphFont"/>
    <w:rsid w:val="00104D7F"/>
    <w:rPr>
      <w:rFonts w:ascii="Times New Roman" w:hAnsi="Times New Roman" w:cs="Times New Roman"/>
      <w:b w:val="0"/>
      <w:i w:val="0"/>
      <w:smallCaps w:val="0"/>
      <w:sz w:val="20"/>
      <w:u w:val="none"/>
    </w:rPr>
  </w:style>
  <w:style w:type="paragraph" w:customStyle="1" w:styleId="Filestamp">
    <w:name w:val="Filestamp"/>
    <w:basedOn w:val="Base"/>
    <w:rsid w:val="00104D7F"/>
    <w:pPr>
      <w:spacing w:before="460" w:line="240" w:lineRule="atLeast"/>
    </w:pPr>
    <w:rPr>
      <w:noProof/>
      <w:sz w:val="10"/>
    </w:rPr>
  </w:style>
  <w:style w:type="paragraph" w:styleId="FootnoteText">
    <w:name w:val="footnote text"/>
    <w:basedOn w:val="Normal"/>
    <w:link w:val="FootnoteTextChar2"/>
    <w:semiHidden/>
    <w:rsid w:val="00104D7F"/>
    <w:pPr>
      <w:spacing w:after="120"/>
    </w:pPr>
    <w:rPr>
      <w:sz w:val="18"/>
    </w:rPr>
  </w:style>
  <w:style w:type="paragraph" w:customStyle="1" w:styleId="LetterDate">
    <w:name w:val="Letter Date"/>
    <w:basedOn w:val="Base"/>
    <w:next w:val="Normal"/>
    <w:rsid w:val="00104D7F"/>
    <w:pPr>
      <w:spacing w:line="360" w:lineRule="atLeast"/>
    </w:pPr>
    <w:rPr>
      <w:rFonts w:ascii="Times New Roman" w:hAnsi="Times New Roman" w:cs="Times New Roman"/>
      <w:sz w:val="28"/>
    </w:rPr>
  </w:style>
  <w:style w:type="paragraph" w:customStyle="1" w:styleId="TableLogoText">
    <w:name w:val="Table Logo Text"/>
    <w:basedOn w:val="Base"/>
    <w:rsid w:val="00104D7F"/>
    <w:rPr>
      <w:sz w:val="24"/>
    </w:rPr>
  </w:style>
  <w:style w:type="paragraph" w:customStyle="1" w:styleId="ReportTitle">
    <w:name w:val="Report Title"/>
    <w:basedOn w:val="Base"/>
    <w:next w:val="LetterDate"/>
    <w:rsid w:val="00104D7F"/>
    <w:pPr>
      <w:spacing w:before="300" w:line="520" w:lineRule="atLeast"/>
    </w:pPr>
    <w:rPr>
      <w:rFonts w:ascii="Arial Black" w:hAnsi="Arial Black"/>
      <w:sz w:val="44"/>
    </w:rPr>
  </w:style>
  <w:style w:type="paragraph" w:customStyle="1" w:styleId="ClientName">
    <w:name w:val="Client Name"/>
    <w:basedOn w:val="Base"/>
    <w:rsid w:val="00104D7F"/>
    <w:pPr>
      <w:spacing w:line="520" w:lineRule="atLeast"/>
    </w:pPr>
    <w:rPr>
      <w:sz w:val="44"/>
    </w:rPr>
  </w:style>
  <w:style w:type="paragraph" w:customStyle="1" w:styleId="ReportCrossRef">
    <w:name w:val="Report Cross Ref"/>
    <w:basedOn w:val="Base"/>
    <w:rsid w:val="00104D7F"/>
    <w:pPr>
      <w:spacing w:line="200" w:lineRule="atLeast"/>
    </w:pPr>
    <w:rPr>
      <w:rFonts w:ascii="Arial Black" w:hAnsi="Arial Black"/>
    </w:rPr>
  </w:style>
  <w:style w:type="paragraph" w:customStyle="1" w:styleId="ClientNameCrossRef">
    <w:name w:val="Client Name Cross Ref"/>
    <w:basedOn w:val="Base"/>
    <w:rsid w:val="00104D7F"/>
    <w:pPr>
      <w:spacing w:after="180" w:line="200" w:lineRule="atLeast"/>
    </w:pPr>
  </w:style>
  <w:style w:type="paragraph" w:styleId="TOC1">
    <w:name w:val="toc 1"/>
    <w:basedOn w:val="Normal"/>
    <w:next w:val="Normal"/>
    <w:uiPriority w:val="39"/>
    <w:rsid w:val="00104D7F"/>
    <w:pPr>
      <w:numPr>
        <w:numId w:val="2"/>
      </w:numPr>
      <w:tabs>
        <w:tab w:val="right" w:leader="dot" w:pos="8640"/>
      </w:tabs>
      <w:spacing w:before="240"/>
    </w:pPr>
    <w:rPr>
      <w:noProof/>
    </w:rPr>
  </w:style>
  <w:style w:type="paragraph" w:styleId="TOC2">
    <w:name w:val="toc 2"/>
    <w:basedOn w:val="Normal"/>
    <w:next w:val="Normal"/>
    <w:uiPriority w:val="39"/>
    <w:rsid w:val="00104D7F"/>
    <w:pPr>
      <w:numPr>
        <w:numId w:val="3"/>
      </w:numPr>
      <w:tabs>
        <w:tab w:val="left" w:pos="720"/>
        <w:tab w:val="right" w:leader="dot" w:pos="8640"/>
      </w:tabs>
      <w:spacing w:line="300" w:lineRule="atLeast"/>
      <w:ind w:left="720"/>
    </w:pPr>
    <w:rPr>
      <w:noProof/>
    </w:rPr>
  </w:style>
  <w:style w:type="paragraph" w:customStyle="1" w:styleId="SectionIntro">
    <w:name w:val="Section Intro"/>
    <w:basedOn w:val="Normal"/>
    <w:rsid w:val="00104D7F"/>
    <w:rPr>
      <w:i/>
    </w:rPr>
  </w:style>
  <w:style w:type="paragraph" w:customStyle="1" w:styleId="AppendixStart">
    <w:name w:val="Appendix Start"/>
    <w:basedOn w:val="Normal"/>
    <w:next w:val="Heading1"/>
    <w:rsid w:val="00D3310B"/>
    <w:pPr>
      <w:pageBreakBefore/>
      <w:numPr>
        <w:numId w:val="8"/>
      </w:numPr>
      <w:pBdr>
        <w:top w:val="single" w:sz="12" w:space="0" w:color="auto"/>
        <w:left w:val="single" w:sz="12" w:space="9" w:color="auto"/>
        <w:bottom w:val="single" w:sz="12" w:space="0" w:color="auto"/>
        <w:right w:val="single" w:sz="12" w:space="0" w:color="auto"/>
      </w:pBdr>
      <w:spacing w:before="1500" w:after="480" w:line="1820" w:lineRule="exact"/>
      <w:ind w:right="6840"/>
      <w:outlineLvl w:val="0"/>
    </w:pPr>
    <w:rPr>
      <w:position w:val="2"/>
    </w:rPr>
  </w:style>
  <w:style w:type="paragraph" w:styleId="NoteHeading">
    <w:name w:val="Note Heading"/>
    <w:basedOn w:val="Normal"/>
    <w:next w:val="NoteText"/>
    <w:link w:val="NoteHeadingChar"/>
    <w:rsid w:val="00104D7F"/>
    <w:pPr>
      <w:spacing w:before="200" w:line="200" w:lineRule="atLeast"/>
    </w:pPr>
    <w:rPr>
      <w:rFonts w:ascii="Arial Black" w:hAnsi="Arial Black"/>
      <w:sz w:val="16"/>
    </w:rPr>
  </w:style>
  <w:style w:type="paragraph" w:customStyle="1" w:styleId="NoteText">
    <w:name w:val="Note Text"/>
    <w:basedOn w:val="Normal"/>
    <w:rsid w:val="00104D7F"/>
    <w:pPr>
      <w:spacing w:line="200" w:lineRule="atLeast"/>
    </w:pPr>
    <w:rPr>
      <w:sz w:val="18"/>
    </w:rPr>
  </w:style>
  <w:style w:type="character" w:styleId="FootnoteReference">
    <w:name w:val="footnote reference"/>
    <w:basedOn w:val="DefaultParagraphFont"/>
    <w:semiHidden/>
    <w:rsid w:val="00104D7F"/>
    <w:rPr>
      <w:vertAlign w:val="superscript"/>
    </w:rPr>
  </w:style>
  <w:style w:type="paragraph" w:customStyle="1" w:styleId="SectionStart">
    <w:name w:val="Section Start"/>
    <w:basedOn w:val="Normal"/>
    <w:next w:val="Heading1"/>
    <w:rsid w:val="00104D7F"/>
    <w:pPr>
      <w:pageBreakBefore/>
      <w:numPr>
        <w:numId w:val="1"/>
      </w:numPr>
      <w:pBdr>
        <w:top w:val="single" w:sz="12" w:space="0" w:color="auto"/>
        <w:left w:val="single" w:sz="12" w:space="9" w:color="auto"/>
        <w:bottom w:val="single" w:sz="12" w:space="0" w:color="auto"/>
        <w:right w:val="single" w:sz="12" w:space="0" w:color="auto"/>
      </w:pBdr>
      <w:spacing w:before="1500" w:after="480" w:line="1820" w:lineRule="exact"/>
      <w:ind w:right="6840"/>
    </w:pPr>
    <w:rPr>
      <w:rFonts w:ascii="Arial Black" w:hAnsi="Arial Black"/>
      <w:position w:val="-18"/>
      <w:sz w:val="48"/>
    </w:rPr>
  </w:style>
  <w:style w:type="paragraph" w:customStyle="1" w:styleId="AddressBlock">
    <w:name w:val="Address Block"/>
    <w:basedOn w:val="Base"/>
    <w:rsid w:val="00104D7F"/>
    <w:pPr>
      <w:spacing w:line="200" w:lineRule="atLeast"/>
    </w:pPr>
  </w:style>
  <w:style w:type="paragraph" w:styleId="TOCHeading">
    <w:name w:val="TOC Heading"/>
    <w:basedOn w:val="Base"/>
    <w:qFormat/>
    <w:rsid w:val="00104D7F"/>
    <w:pPr>
      <w:spacing w:before="300" w:line="360" w:lineRule="atLeast"/>
    </w:pPr>
    <w:rPr>
      <w:rFonts w:ascii="Arial Black" w:hAnsi="Arial Black"/>
      <w:sz w:val="28"/>
    </w:rPr>
  </w:style>
  <w:style w:type="paragraph" w:styleId="TOC3">
    <w:name w:val="toc 3"/>
    <w:basedOn w:val="Normal"/>
    <w:next w:val="Normal"/>
    <w:uiPriority w:val="39"/>
    <w:rsid w:val="00104D7F"/>
    <w:pPr>
      <w:spacing w:before="240"/>
    </w:pPr>
    <w:rPr>
      <w:rFonts w:ascii="Arial Black" w:hAnsi="Arial Black"/>
      <w:noProof/>
      <w:sz w:val="20"/>
    </w:rPr>
  </w:style>
  <w:style w:type="paragraph" w:styleId="Header">
    <w:name w:val="header"/>
    <w:basedOn w:val="Normal"/>
    <w:link w:val="HeaderChar1"/>
    <w:rsid w:val="00104D7F"/>
    <w:pPr>
      <w:tabs>
        <w:tab w:val="center" w:pos="4320"/>
        <w:tab w:val="right" w:pos="8640"/>
      </w:tabs>
    </w:pPr>
  </w:style>
  <w:style w:type="paragraph" w:styleId="Footer">
    <w:name w:val="footer"/>
    <w:basedOn w:val="Normal"/>
    <w:link w:val="FooterChar1"/>
    <w:rsid w:val="00104D7F"/>
    <w:pPr>
      <w:tabs>
        <w:tab w:val="center" w:pos="4320"/>
        <w:tab w:val="right" w:pos="8640"/>
      </w:tabs>
    </w:pPr>
  </w:style>
  <w:style w:type="paragraph" w:customStyle="1" w:styleId="LogoHide">
    <w:name w:val="Logo Hide"/>
    <w:basedOn w:val="Base"/>
    <w:next w:val="Base"/>
    <w:rsid w:val="00D3310B"/>
    <w:pPr>
      <w:spacing w:line="20" w:lineRule="exact"/>
    </w:pPr>
    <w:rPr>
      <w:noProof/>
      <w:sz w:val="2"/>
    </w:rPr>
  </w:style>
  <w:style w:type="character" w:customStyle="1" w:styleId="TextHide">
    <w:name w:val="Text Hide"/>
    <w:basedOn w:val="DefaultParagraphFont"/>
    <w:rsid w:val="00D3310B"/>
  </w:style>
  <w:style w:type="paragraph" w:styleId="ListBullet">
    <w:name w:val="List Bullet"/>
    <w:basedOn w:val="Normal"/>
    <w:rsid w:val="00D3310B"/>
    <w:pPr>
      <w:numPr>
        <w:ilvl w:val="4"/>
        <w:numId w:val="5"/>
      </w:numPr>
      <w:outlineLvl w:val="4"/>
    </w:pPr>
  </w:style>
  <w:style w:type="paragraph" w:styleId="ListBullet2">
    <w:name w:val="List Bullet 2"/>
    <w:basedOn w:val="Normal"/>
    <w:rsid w:val="00D3310B"/>
    <w:pPr>
      <w:numPr>
        <w:ilvl w:val="5"/>
        <w:numId w:val="5"/>
      </w:numPr>
      <w:outlineLvl w:val="5"/>
    </w:pPr>
  </w:style>
  <w:style w:type="paragraph" w:styleId="ListBullet3">
    <w:name w:val="List Bullet 3"/>
    <w:basedOn w:val="Normal"/>
    <w:rsid w:val="00D3310B"/>
    <w:pPr>
      <w:numPr>
        <w:ilvl w:val="6"/>
        <w:numId w:val="5"/>
      </w:numPr>
      <w:outlineLvl w:val="6"/>
    </w:pPr>
  </w:style>
  <w:style w:type="paragraph" w:styleId="ListBullet4">
    <w:name w:val="List Bullet 4"/>
    <w:basedOn w:val="Normal"/>
    <w:rsid w:val="00D3310B"/>
    <w:pPr>
      <w:numPr>
        <w:ilvl w:val="7"/>
        <w:numId w:val="5"/>
      </w:numPr>
      <w:outlineLvl w:val="7"/>
    </w:pPr>
  </w:style>
  <w:style w:type="paragraph" w:customStyle="1" w:styleId="TableBullet1">
    <w:name w:val="Table Bullet 1"/>
    <w:basedOn w:val="Normal"/>
    <w:rsid w:val="00D3310B"/>
    <w:pPr>
      <w:numPr>
        <w:ilvl w:val="4"/>
        <w:numId w:val="6"/>
      </w:numPr>
      <w:spacing w:before="40" w:after="40"/>
      <w:outlineLvl w:val="4"/>
    </w:pPr>
    <w:rPr>
      <w:sz w:val="20"/>
    </w:rPr>
  </w:style>
  <w:style w:type="paragraph" w:customStyle="1" w:styleId="TableBullet2">
    <w:name w:val="Table Bullet 2"/>
    <w:basedOn w:val="Normal"/>
    <w:rsid w:val="00D3310B"/>
    <w:pPr>
      <w:numPr>
        <w:ilvl w:val="5"/>
        <w:numId w:val="6"/>
      </w:numPr>
      <w:spacing w:before="40" w:after="40"/>
      <w:outlineLvl w:val="5"/>
    </w:pPr>
    <w:rPr>
      <w:sz w:val="20"/>
    </w:rPr>
  </w:style>
  <w:style w:type="paragraph" w:customStyle="1" w:styleId="TableBullet3">
    <w:name w:val="Table Bullet 3"/>
    <w:basedOn w:val="Normal"/>
    <w:rsid w:val="00D3310B"/>
    <w:pPr>
      <w:numPr>
        <w:ilvl w:val="6"/>
        <w:numId w:val="6"/>
      </w:numPr>
      <w:spacing w:before="40" w:after="40"/>
      <w:outlineLvl w:val="6"/>
    </w:pPr>
    <w:rPr>
      <w:sz w:val="20"/>
    </w:rPr>
  </w:style>
  <w:style w:type="paragraph" w:customStyle="1" w:styleId="TableBullet4">
    <w:name w:val="Table Bullet 4"/>
    <w:basedOn w:val="Normal"/>
    <w:rsid w:val="00D3310B"/>
    <w:pPr>
      <w:numPr>
        <w:ilvl w:val="7"/>
        <w:numId w:val="6"/>
      </w:numPr>
      <w:spacing w:before="40" w:after="40"/>
      <w:outlineLvl w:val="7"/>
    </w:pPr>
    <w:rPr>
      <w:sz w:val="20"/>
    </w:rPr>
  </w:style>
  <w:style w:type="paragraph" w:styleId="ListNumber">
    <w:name w:val="List Number"/>
    <w:basedOn w:val="Normal"/>
    <w:rsid w:val="00D3310B"/>
    <w:pPr>
      <w:numPr>
        <w:ilvl w:val="5"/>
        <w:numId w:val="4"/>
      </w:numPr>
      <w:outlineLvl w:val="5"/>
    </w:pPr>
  </w:style>
  <w:style w:type="paragraph" w:styleId="ListNumber2">
    <w:name w:val="List Number 2"/>
    <w:basedOn w:val="Normal"/>
    <w:rsid w:val="00D3310B"/>
    <w:pPr>
      <w:numPr>
        <w:ilvl w:val="6"/>
        <w:numId w:val="4"/>
      </w:numPr>
      <w:outlineLvl w:val="6"/>
    </w:pPr>
  </w:style>
  <w:style w:type="paragraph" w:styleId="ListNumber3">
    <w:name w:val="List Number 3"/>
    <w:basedOn w:val="Normal"/>
    <w:rsid w:val="00D3310B"/>
    <w:pPr>
      <w:numPr>
        <w:ilvl w:val="7"/>
        <w:numId w:val="4"/>
      </w:numPr>
      <w:outlineLvl w:val="7"/>
    </w:pPr>
  </w:style>
  <w:style w:type="paragraph" w:styleId="ListNumber4">
    <w:name w:val="List Number 4"/>
    <w:basedOn w:val="Normal"/>
    <w:rsid w:val="00D3310B"/>
    <w:pPr>
      <w:numPr>
        <w:ilvl w:val="8"/>
        <w:numId w:val="4"/>
      </w:numPr>
      <w:outlineLvl w:val="8"/>
    </w:pPr>
  </w:style>
  <w:style w:type="paragraph" w:customStyle="1" w:styleId="HeadingNumber1">
    <w:name w:val="Heading Number 1"/>
    <w:basedOn w:val="Normal"/>
    <w:next w:val="NormalIndent2"/>
    <w:rsid w:val="00D3310B"/>
    <w:pPr>
      <w:keepNext/>
      <w:numPr>
        <w:ilvl w:val="4"/>
        <w:numId w:val="7"/>
      </w:numPr>
      <w:spacing w:before="60" w:after="60"/>
      <w:outlineLvl w:val="4"/>
    </w:pPr>
    <w:rPr>
      <w:rFonts w:ascii="Arial Black" w:hAnsi="Arial Black"/>
    </w:rPr>
  </w:style>
  <w:style w:type="paragraph" w:customStyle="1" w:styleId="HeadingNumber2">
    <w:name w:val="Heading Number 2"/>
    <w:basedOn w:val="Normal"/>
    <w:next w:val="NormalIndent2"/>
    <w:rsid w:val="00D3310B"/>
    <w:pPr>
      <w:keepNext/>
      <w:numPr>
        <w:ilvl w:val="5"/>
        <w:numId w:val="7"/>
      </w:numPr>
      <w:spacing w:before="60" w:after="60"/>
      <w:outlineLvl w:val="5"/>
    </w:pPr>
  </w:style>
  <w:style w:type="paragraph" w:customStyle="1" w:styleId="HeadingNumber3">
    <w:name w:val="Heading Number 3"/>
    <w:basedOn w:val="Normal"/>
    <w:next w:val="NormalIndent2"/>
    <w:rsid w:val="00D3310B"/>
    <w:pPr>
      <w:keepNext/>
      <w:numPr>
        <w:ilvl w:val="6"/>
        <w:numId w:val="7"/>
      </w:numPr>
      <w:spacing w:before="60" w:after="60"/>
      <w:outlineLvl w:val="6"/>
    </w:pPr>
    <w:rPr>
      <w:rFonts w:ascii="Arial Black" w:hAnsi="Arial Black"/>
      <w:sz w:val="20"/>
    </w:rPr>
  </w:style>
  <w:style w:type="paragraph" w:customStyle="1" w:styleId="HeadingNumber4">
    <w:name w:val="Heading Number 4"/>
    <w:basedOn w:val="Normal"/>
    <w:next w:val="NormalIndent2"/>
    <w:rsid w:val="00D3310B"/>
    <w:pPr>
      <w:keepNext/>
      <w:numPr>
        <w:ilvl w:val="7"/>
        <w:numId w:val="7"/>
      </w:numPr>
      <w:spacing w:before="60" w:after="60"/>
      <w:outlineLvl w:val="7"/>
    </w:pPr>
    <w:rPr>
      <w:sz w:val="20"/>
    </w:rPr>
  </w:style>
  <w:style w:type="paragraph" w:customStyle="1" w:styleId="NormalIndent1">
    <w:name w:val="Normal Indent 1"/>
    <w:basedOn w:val="Normal"/>
    <w:rsid w:val="00D3310B"/>
    <w:pPr>
      <w:ind w:left="360"/>
    </w:pPr>
  </w:style>
  <w:style w:type="paragraph" w:customStyle="1" w:styleId="NormalIndent2">
    <w:name w:val="Normal Indent 2"/>
    <w:basedOn w:val="Normal"/>
    <w:rsid w:val="00D3310B"/>
    <w:pPr>
      <w:ind w:left="720"/>
    </w:pPr>
  </w:style>
  <w:style w:type="paragraph" w:customStyle="1" w:styleId="NormalIndent3">
    <w:name w:val="Normal Indent 3"/>
    <w:basedOn w:val="Normal"/>
    <w:rsid w:val="00D3310B"/>
    <w:pPr>
      <w:ind w:left="1080"/>
    </w:pPr>
  </w:style>
  <w:style w:type="paragraph" w:customStyle="1" w:styleId="NormalIndent4">
    <w:name w:val="Normal Indent 4"/>
    <w:basedOn w:val="Normal"/>
    <w:rsid w:val="00D3310B"/>
    <w:pPr>
      <w:ind w:left="1440"/>
    </w:pPr>
  </w:style>
  <w:style w:type="paragraph" w:customStyle="1" w:styleId="TableHeadingText">
    <w:name w:val="Table Heading Text"/>
    <w:basedOn w:val="Normal"/>
    <w:rsid w:val="00D3310B"/>
    <w:pPr>
      <w:spacing w:before="60" w:after="60"/>
    </w:pPr>
    <w:rPr>
      <w:rFonts w:ascii="Arial Black" w:hAnsi="Arial Black"/>
      <w:sz w:val="18"/>
    </w:rPr>
  </w:style>
  <w:style w:type="paragraph" w:customStyle="1" w:styleId="TableText">
    <w:name w:val="Table Text"/>
    <w:basedOn w:val="Normal"/>
    <w:rsid w:val="00D3310B"/>
    <w:pPr>
      <w:spacing w:before="40" w:after="40"/>
    </w:pPr>
    <w:rPr>
      <w:sz w:val="20"/>
    </w:rPr>
  </w:style>
  <w:style w:type="table" w:styleId="TableGrid">
    <w:name w:val="Table Grid"/>
    <w:basedOn w:val="TableNormal"/>
    <w:uiPriority w:val="59"/>
    <w:rsid w:val="00D331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3310B"/>
    <w:rPr>
      <w:color w:val="0000FF"/>
      <w:u w:val="single"/>
    </w:rPr>
  </w:style>
  <w:style w:type="character" w:customStyle="1" w:styleId="InitialStyle">
    <w:name w:val="InitialStyle"/>
    <w:rsid w:val="00EB3429"/>
    <w:rPr>
      <w:rFonts w:ascii="Times New Roman" w:hAnsi="Times New Roman"/>
      <w:color w:val="auto"/>
      <w:spacing w:val="0"/>
      <w:sz w:val="24"/>
    </w:rPr>
  </w:style>
  <w:style w:type="paragraph" w:styleId="BodyText">
    <w:name w:val="Body Text"/>
    <w:basedOn w:val="Normal"/>
    <w:link w:val="BodyTextChar2"/>
    <w:rsid w:val="00565DD4"/>
    <w:pPr>
      <w:spacing w:after="120"/>
    </w:pPr>
  </w:style>
  <w:style w:type="paragraph" w:styleId="NormalWeb">
    <w:name w:val="Normal (Web)"/>
    <w:basedOn w:val="Normal"/>
    <w:uiPriority w:val="99"/>
    <w:rsid w:val="00565DD4"/>
    <w:pPr>
      <w:spacing w:before="100" w:beforeAutospacing="1" w:after="100" w:afterAutospacing="1"/>
    </w:pPr>
    <w:rPr>
      <w:rFonts w:ascii="Tahoma" w:hAnsi="Tahoma" w:cs="Tahoma"/>
      <w:color w:val="000000"/>
      <w:sz w:val="20"/>
    </w:rPr>
  </w:style>
  <w:style w:type="character" w:styleId="Strong">
    <w:name w:val="Strong"/>
    <w:basedOn w:val="DefaultParagraphFont"/>
    <w:uiPriority w:val="99"/>
    <w:qFormat/>
    <w:rsid w:val="00565DD4"/>
    <w:rPr>
      <w:b/>
      <w:bCs/>
    </w:rPr>
  </w:style>
  <w:style w:type="character" w:customStyle="1" w:styleId="Heading2Char1">
    <w:name w:val="Heading 2 Char1"/>
    <w:aliases w:val="Heading 2 Char Char,Heading 2 Char1 Char Char,Heading 2 Char Char Char Char1"/>
    <w:basedOn w:val="DefaultParagraphFont"/>
    <w:link w:val="Heading2"/>
    <w:rsid w:val="003C58CA"/>
    <w:rPr>
      <w:rFonts w:ascii="Arial" w:hAnsi="Arial" w:cs="Arial"/>
      <w:sz w:val="28"/>
      <w:szCs w:val="22"/>
    </w:rPr>
  </w:style>
  <w:style w:type="character" w:styleId="FollowedHyperlink">
    <w:name w:val="FollowedHyperlink"/>
    <w:basedOn w:val="DefaultParagraphFont"/>
    <w:uiPriority w:val="99"/>
    <w:rsid w:val="00900C1B"/>
    <w:rPr>
      <w:color w:val="606420"/>
      <w:u w:val="single"/>
    </w:rPr>
  </w:style>
  <w:style w:type="paragraph" w:styleId="BalloonText">
    <w:name w:val="Balloon Text"/>
    <w:basedOn w:val="Normal"/>
    <w:link w:val="BalloonTextChar1"/>
    <w:semiHidden/>
    <w:rsid w:val="00261515"/>
    <w:rPr>
      <w:rFonts w:ascii="Tahoma" w:hAnsi="Tahoma" w:cs="Tahoma"/>
      <w:sz w:val="16"/>
      <w:szCs w:val="16"/>
    </w:rPr>
  </w:style>
  <w:style w:type="paragraph" w:styleId="BodyTextIndent">
    <w:name w:val="Body Text Indent"/>
    <w:basedOn w:val="Normal"/>
    <w:link w:val="BodyTextIndentChar2"/>
    <w:rsid w:val="0090608E"/>
    <w:pPr>
      <w:spacing w:after="120"/>
      <w:ind w:left="360"/>
    </w:pPr>
  </w:style>
  <w:style w:type="character" w:styleId="Emphasis">
    <w:name w:val="Emphasis"/>
    <w:basedOn w:val="DefaultParagraphFont"/>
    <w:qFormat/>
    <w:rsid w:val="00386946"/>
    <w:rPr>
      <w:i/>
      <w:iCs/>
    </w:rPr>
  </w:style>
  <w:style w:type="character" w:customStyle="1" w:styleId="Heading3Char1">
    <w:name w:val="Heading 3 Char1"/>
    <w:basedOn w:val="DefaultParagraphFont"/>
    <w:link w:val="Heading30"/>
    <w:rsid w:val="00ED6DD3"/>
    <w:rPr>
      <w:rFonts w:ascii="Arial Black" w:hAnsi="Arial Black"/>
      <w:sz w:val="24"/>
      <w:lang w:val="en-US" w:eastAsia="en-US" w:bidi="ar-SA"/>
    </w:rPr>
  </w:style>
  <w:style w:type="character" w:styleId="CommentReference">
    <w:name w:val="annotation reference"/>
    <w:basedOn w:val="DefaultParagraphFont"/>
    <w:uiPriority w:val="99"/>
    <w:rsid w:val="000662FB"/>
    <w:rPr>
      <w:sz w:val="16"/>
      <w:szCs w:val="16"/>
    </w:rPr>
  </w:style>
  <w:style w:type="paragraph" w:styleId="CommentText">
    <w:name w:val="annotation text"/>
    <w:basedOn w:val="Normal"/>
    <w:link w:val="CommentTextChar1"/>
    <w:uiPriority w:val="99"/>
    <w:rsid w:val="000662FB"/>
    <w:rPr>
      <w:sz w:val="20"/>
    </w:rPr>
  </w:style>
  <w:style w:type="paragraph" w:styleId="CommentSubject">
    <w:name w:val="annotation subject"/>
    <w:basedOn w:val="CommentText"/>
    <w:next w:val="CommentText"/>
    <w:link w:val="CommentSubjectChar1"/>
    <w:rsid w:val="000662FB"/>
    <w:rPr>
      <w:b/>
      <w:bCs/>
    </w:rPr>
  </w:style>
  <w:style w:type="character" w:customStyle="1" w:styleId="text">
    <w:name w:val="text"/>
    <w:basedOn w:val="DefaultParagraphFont"/>
    <w:rsid w:val="00F61D63"/>
    <w:rPr>
      <w:sz w:val="24"/>
      <w:szCs w:val="24"/>
    </w:rPr>
  </w:style>
  <w:style w:type="character" w:styleId="HTMLAcronym">
    <w:name w:val="HTML Acronym"/>
    <w:basedOn w:val="DefaultParagraphFont"/>
    <w:rsid w:val="00F61D63"/>
  </w:style>
  <w:style w:type="character" w:customStyle="1" w:styleId="Heading1Char1">
    <w:name w:val="Heading 1 Char1"/>
    <w:basedOn w:val="DefaultParagraphFont"/>
    <w:link w:val="Heading1"/>
    <w:locked/>
    <w:rsid w:val="00EB3A06"/>
    <w:rPr>
      <w:rFonts w:ascii="Arial Black" w:hAnsi="Arial Black"/>
      <w:sz w:val="28"/>
      <w:lang w:val="en-US" w:eastAsia="en-US" w:bidi="ar-SA"/>
    </w:rPr>
  </w:style>
  <w:style w:type="character" w:customStyle="1" w:styleId="Heading3Char">
    <w:name w:val="Heading 3 Char"/>
    <w:basedOn w:val="DefaultParagraphFont"/>
    <w:locked/>
    <w:rsid w:val="00EB3A06"/>
    <w:rPr>
      <w:rFonts w:ascii="Arial" w:eastAsia="Calibri" w:hAnsi="Arial" w:cs="Arial"/>
      <w:bCs/>
      <w:sz w:val="24"/>
      <w:szCs w:val="24"/>
      <w:lang w:val="en-US" w:eastAsia="en-US" w:bidi="ar-SA"/>
    </w:rPr>
  </w:style>
  <w:style w:type="character" w:customStyle="1" w:styleId="Heading4Char1">
    <w:name w:val="Heading 4 Char1"/>
    <w:basedOn w:val="DefaultParagraphFont"/>
    <w:link w:val="Heading40"/>
    <w:locked/>
    <w:rsid w:val="00EB3A06"/>
    <w:rPr>
      <w:rFonts w:ascii="Arial" w:hAnsi="Arial" w:cs="Arial"/>
      <w:sz w:val="24"/>
      <w:lang w:val="en-US" w:eastAsia="en-US" w:bidi="ar-SA"/>
    </w:rPr>
  </w:style>
  <w:style w:type="character" w:customStyle="1" w:styleId="Heading5Char1">
    <w:name w:val="Heading 5 Char1"/>
    <w:basedOn w:val="DefaultParagraphFont"/>
    <w:link w:val="Heading5"/>
    <w:locked/>
    <w:rsid w:val="00EB3A06"/>
    <w:rPr>
      <w:rFonts w:ascii="Arial Black" w:hAnsi="Arial Black"/>
      <w:lang w:val="en-US" w:eastAsia="en-US" w:bidi="ar-SA"/>
    </w:rPr>
  </w:style>
  <w:style w:type="character" w:customStyle="1" w:styleId="Heading6Char1">
    <w:name w:val="Heading 6 Char1"/>
    <w:basedOn w:val="DefaultParagraphFont"/>
    <w:link w:val="Heading6"/>
    <w:locked/>
    <w:rsid w:val="00EB3A06"/>
    <w:rPr>
      <w:rFonts w:ascii="Cambria" w:eastAsia="Calibri" w:hAnsi="Cambria"/>
      <w:i/>
      <w:iCs/>
      <w:color w:val="243F60"/>
      <w:sz w:val="24"/>
      <w:lang w:val="en-US" w:eastAsia="en-US" w:bidi="ar-SA"/>
    </w:rPr>
  </w:style>
  <w:style w:type="character" w:customStyle="1" w:styleId="Heading7Char1">
    <w:name w:val="Heading 7 Char1"/>
    <w:basedOn w:val="DefaultParagraphFont"/>
    <w:link w:val="Heading7"/>
    <w:locked/>
    <w:rsid w:val="00EB3A06"/>
    <w:rPr>
      <w:rFonts w:ascii="Cambria" w:eastAsia="Calibri" w:hAnsi="Cambria"/>
      <w:i/>
      <w:iCs/>
      <w:color w:val="404040"/>
      <w:sz w:val="22"/>
      <w:szCs w:val="22"/>
      <w:lang w:val="en-US" w:eastAsia="en-US" w:bidi="ar-SA"/>
    </w:rPr>
  </w:style>
  <w:style w:type="character" w:customStyle="1" w:styleId="Heading8Char1">
    <w:name w:val="Heading 8 Char1"/>
    <w:basedOn w:val="DefaultParagraphFont"/>
    <w:link w:val="Heading8"/>
    <w:locked/>
    <w:rsid w:val="00EB3A06"/>
    <w:rPr>
      <w:rFonts w:ascii="Cambria" w:eastAsia="Calibri" w:hAnsi="Cambria"/>
      <w:color w:val="4F81BD"/>
      <w:lang w:val="en-US" w:eastAsia="en-US" w:bidi="ar-SA"/>
    </w:rPr>
  </w:style>
  <w:style w:type="character" w:customStyle="1" w:styleId="Heading9Char1">
    <w:name w:val="Heading 9 Char1"/>
    <w:basedOn w:val="DefaultParagraphFont"/>
    <w:link w:val="Heading9"/>
    <w:locked/>
    <w:rsid w:val="00EB3A06"/>
    <w:rPr>
      <w:rFonts w:ascii="Cambria" w:eastAsia="Calibri" w:hAnsi="Cambria"/>
      <w:i/>
      <w:iCs/>
      <w:color w:val="404040"/>
      <w:lang w:val="en-US" w:eastAsia="en-US" w:bidi="ar-SA"/>
    </w:rPr>
  </w:style>
  <w:style w:type="character" w:customStyle="1" w:styleId="CommentTextChar1">
    <w:name w:val="Comment Text Char1"/>
    <w:basedOn w:val="DefaultParagraphFont"/>
    <w:link w:val="CommentText"/>
    <w:locked/>
    <w:rsid w:val="00EB3A06"/>
    <w:rPr>
      <w:lang w:val="en-US" w:eastAsia="en-US" w:bidi="ar-SA"/>
    </w:rPr>
  </w:style>
  <w:style w:type="character" w:customStyle="1" w:styleId="CommentSubjectChar1">
    <w:name w:val="Comment Subject Char1"/>
    <w:basedOn w:val="CommentTextChar1"/>
    <w:link w:val="CommentSubject"/>
    <w:semiHidden/>
    <w:locked/>
    <w:rsid w:val="00EB3A06"/>
    <w:rPr>
      <w:b/>
      <w:bCs/>
      <w:lang w:val="en-US" w:eastAsia="en-US" w:bidi="ar-SA"/>
    </w:rPr>
  </w:style>
  <w:style w:type="character" w:customStyle="1" w:styleId="BalloonTextChar1">
    <w:name w:val="Balloon Text Char1"/>
    <w:basedOn w:val="DefaultParagraphFont"/>
    <w:link w:val="BalloonText"/>
    <w:semiHidden/>
    <w:locked/>
    <w:rsid w:val="00EB3A06"/>
    <w:rPr>
      <w:rFonts w:ascii="Tahoma" w:hAnsi="Tahoma" w:cs="Tahoma"/>
      <w:sz w:val="16"/>
      <w:szCs w:val="16"/>
      <w:lang w:val="en-US" w:eastAsia="en-US" w:bidi="ar-SA"/>
    </w:rPr>
  </w:style>
  <w:style w:type="paragraph" w:styleId="ListParagraph">
    <w:name w:val="List Paragraph"/>
    <w:basedOn w:val="Normal"/>
    <w:link w:val="ListParagraphChar"/>
    <w:uiPriority w:val="34"/>
    <w:qFormat/>
    <w:rsid w:val="00EB3A06"/>
    <w:pPr>
      <w:spacing w:after="200" w:line="276" w:lineRule="auto"/>
      <w:ind w:left="720"/>
      <w:contextualSpacing/>
    </w:pPr>
    <w:rPr>
      <w:rFonts w:ascii="Calibri" w:hAnsi="Calibri"/>
    </w:rPr>
  </w:style>
  <w:style w:type="character" w:customStyle="1" w:styleId="HeaderChar1">
    <w:name w:val="Header Char1"/>
    <w:basedOn w:val="DefaultParagraphFont"/>
    <w:link w:val="Header"/>
    <w:locked/>
    <w:rsid w:val="00EB3A06"/>
    <w:rPr>
      <w:sz w:val="24"/>
      <w:lang w:val="en-US" w:eastAsia="en-US" w:bidi="ar-SA"/>
    </w:rPr>
  </w:style>
  <w:style w:type="character" w:customStyle="1" w:styleId="FooterChar1">
    <w:name w:val="Footer Char1"/>
    <w:basedOn w:val="DefaultParagraphFont"/>
    <w:link w:val="Footer"/>
    <w:locked/>
    <w:rsid w:val="00EB3A06"/>
    <w:rPr>
      <w:sz w:val="24"/>
      <w:lang w:val="en-US" w:eastAsia="en-US" w:bidi="ar-SA"/>
    </w:rPr>
  </w:style>
  <w:style w:type="paragraph" w:styleId="Title">
    <w:name w:val="Title"/>
    <w:basedOn w:val="Normal"/>
    <w:link w:val="TitleChar2"/>
    <w:qFormat/>
    <w:rsid w:val="00EB3A06"/>
    <w:pPr>
      <w:widowControl w:val="0"/>
      <w:autoSpaceDE w:val="0"/>
      <w:autoSpaceDN w:val="0"/>
      <w:adjustRightInd w:val="0"/>
      <w:ind w:left="2592" w:hanging="576"/>
      <w:jc w:val="both"/>
    </w:pPr>
    <w:rPr>
      <w:rFonts w:eastAsia="Calibri"/>
      <w:szCs w:val="24"/>
    </w:rPr>
  </w:style>
  <w:style w:type="character" w:customStyle="1" w:styleId="TitleChar2">
    <w:name w:val="Title Char2"/>
    <w:basedOn w:val="DefaultParagraphFont"/>
    <w:link w:val="Title"/>
    <w:locked/>
    <w:rsid w:val="00EB3A06"/>
    <w:rPr>
      <w:rFonts w:ascii="Arial" w:eastAsia="Calibri" w:hAnsi="Arial" w:cs="Arial"/>
      <w:sz w:val="24"/>
      <w:szCs w:val="24"/>
      <w:lang w:val="en-US" w:eastAsia="en-US" w:bidi="ar-SA"/>
    </w:rPr>
  </w:style>
  <w:style w:type="paragraph" w:styleId="Subtitle">
    <w:name w:val="Subtitle"/>
    <w:basedOn w:val="Normal"/>
    <w:next w:val="Normal"/>
    <w:link w:val="SubtitleChar2"/>
    <w:qFormat/>
    <w:rsid w:val="00EB3A06"/>
    <w:pPr>
      <w:widowControl w:val="0"/>
      <w:autoSpaceDE w:val="0"/>
      <w:autoSpaceDN w:val="0"/>
      <w:adjustRightInd w:val="0"/>
      <w:ind w:left="3096" w:hanging="576"/>
      <w:jc w:val="both"/>
    </w:pPr>
    <w:rPr>
      <w:rFonts w:eastAsia="Calibri"/>
      <w:szCs w:val="24"/>
    </w:rPr>
  </w:style>
  <w:style w:type="character" w:customStyle="1" w:styleId="SubtitleChar2">
    <w:name w:val="Subtitle Char2"/>
    <w:basedOn w:val="DefaultParagraphFont"/>
    <w:link w:val="Subtitle"/>
    <w:locked/>
    <w:rsid w:val="00EB3A06"/>
    <w:rPr>
      <w:rFonts w:ascii="Arial" w:eastAsia="Calibri" w:hAnsi="Arial" w:cs="Arial"/>
      <w:sz w:val="24"/>
      <w:szCs w:val="24"/>
      <w:lang w:val="en-US" w:eastAsia="en-US" w:bidi="ar-SA"/>
    </w:rPr>
  </w:style>
  <w:style w:type="paragraph" w:customStyle="1" w:styleId="RFPH1">
    <w:name w:val="RFP H1"/>
    <w:basedOn w:val="Heading2"/>
    <w:link w:val="RFPH1Char"/>
    <w:rsid w:val="00EB3A06"/>
    <w:pPr>
      <w:keepNext w:val="0"/>
      <w:widowControl w:val="0"/>
      <w:numPr>
        <w:ilvl w:val="0"/>
        <w:numId w:val="16"/>
      </w:numPr>
      <w:autoSpaceDE w:val="0"/>
      <w:autoSpaceDN w:val="0"/>
      <w:adjustRightInd w:val="0"/>
      <w:spacing w:before="0" w:after="0"/>
      <w:jc w:val="both"/>
    </w:pPr>
    <w:rPr>
      <w:rFonts w:eastAsia="Calibri"/>
      <w:sz w:val="24"/>
      <w:szCs w:val="24"/>
    </w:rPr>
  </w:style>
  <w:style w:type="paragraph" w:customStyle="1" w:styleId="RFPH2">
    <w:name w:val="RFP H2"/>
    <w:basedOn w:val="Heading2"/>
    <w:link w:val="RFPH2Char"/>
    <w:rsid w:val="00EB3A06"/>
    <w:pPr>
      <w:keepNext w:val="0"/>
      <w:widowControl w:val="0"/>
      <w:numPr>
        <w:numId w:val="16"/>
      </w:numPr>
      <w:autoSpaceDE w:val="0"/>
      <w:autoSpaceDN w:val="0"/>
      <w:adjustRightInd w:val="0"/>
      <w:spacing w:before="0" w:after="0"/>
      <w:jc w:val="both"/>
    </w:pPr>
    <w:rPr>
      <w:rFonts w:eastAsia="Calibri"/>
      <w:sz w:val="24"/>
      <w:szCs w:val="24"/>
    </w:rPr>
  </w:style>
  <w:style w:type="paragraph" w:customStyle="1" w:styleId="rfph3">
    <w:name w:val="rfp h3"/>
    <w:basedOn w:val="Heading2"/>
    <w:link w:val="rfph3Char"/>
    <w:rsid w:val="00EB3A06"/>
    <w:pPr>
      <w:keepNext w:val="0"/>
      <w:widowControl w:val="0"/>
      <w:numPr>
        <w:ilvl w:val="2"/>
        <w:numId w:val="16"/>
      </w:numPr>
      <w:tabs>
        <w:tab w:val="clear" w:pos="720"/>
        <w:tab w:val="left" w:pos="1440"/>
        <w:tab w:val="num" w:pos="1890"/>
      </w:tabs>
      <w:autoSpaceDE w:val="0"/>
      <w:autoSpaceDN w:val="0"/>
      <w:adjustRightInd w:val="0"/>
      <w:spacing w:before="0" w:after="0"/>
      <w:ind w:left="1890"/>
    </w:pPr>
    <w:rPr>
      <w:rFonts w:eastAsia="Calibri"/>
      <w:bCs/>
      <w:sz w:val="24"/>
      <w:szCs w:val="24"/>
    </w:rPr>
  </w:style>
  <w:style w:type="paragraph" w:customStyle="1" w:styleId="rfph4">
    <w:name w:val="rfp h4"/>
    <w:basedOn w:val="Heading40"/>
    <w:link w:val="rfph4Char"/>
    <w:rsid w:val="00EB3A06"/>
    <w:pPr>
      <w:keepNext w:val="0"/>
      <w:numPr>
        <w:numId w:val="16"/>
      </w:numPr>
      <w:spacing w:before="0" w:after="0"/>
    </w:pPr>
    <w:rPr>
      <w:rFonts w:eastAsia="Calibri"/>
      <w:szCs w:val="24"/>
    </w:rPr>
  </w:style>
  <w:style w:type="paragraph" w:customStyle="1" w:styleId="RFPH5">
    <w:name w:val="RFP H5"/>
    <w:basedOn w:val="Heading40"/>
    <w:link w:val="RFPH5Char"/>
    <w:rsid w:val="00EB3A06"/>
    <w:pPr>
      <w:keepNext w:val="0"/>
      <w:numPr>
        <w:ilvl w:val="4"/>
        <w:numId w:val="16"/>
      </w:numPr>
      <w:spacing w:before="0" w:after="0"/>
    </w:pPr>
    <w:rPr>
      <w:rFonts w:eastAsia="Calibri"/>
      <w:szCs w:val="24"/>
    </w:rPr>
  </w:style>
  <w:style w:type="character" w:customStyle="1" w:styleId="RFPH5Char">
    <w:name w:val="RFP H5 Char"/>
    <w:basedOn w:val="Heading4Char1"/>
    <w:link w:val="RFPH5"/>
    <w:locked/>
    <w:rsid w:val="00EB3A06"/>
    <w:rPr>
      <w:rFonts w:ascii="Arial" w:eastAsia="Calibri" w:hAnsi="Arial" w:cs="Arial"/>
      <w:sz w:val="24"/>
      <w:szCs w:val="24"/>
      <w:lang w:val="en-US" w:eastAsia="en-US" w:bidi="ar-SA"/>
    </w:rPr>
  </w:style>
  <w:style w:type="paragraph" w:customStyle="1" w:styleId="RFPH6">
    <w:name w:val="RFP H6"/>
    <w:basedOn w:val="Heading40"/>
    <w:link w:val="RFPH6Char"/>
    <w:rsid w:val="00EB3A06"/>
    <w:pPr>
      <w:keepNext w:val="0"/>
      <w:numPr>
        <w:ilvl w:val="5"/>
        <w:numId w:val="16"/>
      </w:numPr>
      <w:spacing w:before="0" w:after="0"/>
    </w:pPr>
    <w:rPr>
      <w:rFonts w:eastAsia="Calibri"/>
      <w:szCs w:val="24"/>
    </w:rPr>
  </w:style>
  <w:style w:type="character" w:customStyle="1" w:styleId="RFPH6Char">
    <w:name w:val="RFP H6 Char"/>
    <w:basedOn w:val="Heading4Char1"/>
    <w:link w:val="RFPH6"/>
    <w:locked/>
    <w:rsid w:val="00EB3A06"/>
    <w:rPr>
      <w:rFonts w:ascii="Arial" w:eastAsia="Calibri" w:hAnsi="Arial" w:cs="Arial"/>
      <w:sz w:val="24"/>
      <w:szCs w:val="24"/>
      <w:lang w:val="en-US" w:eastAsia="en-US" w:bidi="ar-SA"/>
    </w:rPr>
  </w:style>
  <w:style w:type="paragraph" w:customStyle="1" w:styleId="Default">
    <w:name w:val="Default"/>
    <w:rsid w:val="00EB3A06"/>
    <w:pPr>
      <w:widowControl w:val="0"/>
      <w:autoSpaceDE w:val="0"/>
      <w:autoSpaceDN w:val="0"/>
      <w:adjustRightInd w:val="0"/>
    </w:pPr>
    <w:rPr>
      <w:rFonts w:eastAsia="Calibri"/>
      <w:color w:val="000000"/>
      <w:sz w:val="24"/>
      <w:szCs w:val="24"/>
    </w:rPr>
  </w:style>
  <w:style w:type="character" w:customStyle="1" w:styleId="RFPH1Char">
    <w:name w:val="RFP H1 Char"/>
    <w:basedOn w:val="DefaultParagraphFont"/>
    <w:link w:val="RFPH1"/>
    <w:locked/>
    <w:rsid w:val="00EB3A06"/>
    <w:rPr>
      <w:rFonts w:ascii="Arial" w:eastAsia="Calibri" w:hAnsi="Arial" w:cs="Arial"/>
      <w:sz w:val="24"/>
      <w:szCs w:val="24"/>
      <w:lang w:val="en-US" w:eastAsia="en-US" w:bidi="ar-SA"/>
    </w:rPr>
  </w:style>
  <w:style w:type="character" w:customStyle="1" w:styleId="RFPH2Char">
    <w:name w:val="RFP H2 Char"/>
    <w:basedOn w:val="DefaultParagraphFont"/>
    <w:link w:val="RFPH2"/>
    <w:locked/>
    <w:rsid w:val="00EB3A06"/>
    <w:rPr>
      <w:rFonts w:ascii="Arial" w:eastAsia="Calibri" w:hAnsi="Arial" w:cs="Arial"/>
      <w:sz w:val="24"/>
      <w:szCs w:val="24"/>
      <w:lang w:val="en-US" w:eastAsia="en-US" w:bidi="ar-SA"/>
    </w:rPr>
  </w:style>
  <w:style w:type="paragraph" w:customStyle="1" w:styleId="a">
    <w:name w:val="_"/>
    <w:basedOn w:val="Normal"/>
    <w:rsid w:val="00EB3A06"/>
    <w:pPr>
      <w:widowControl w:val="0"/>
      <w:ind w:left="1260" w:hanging="450"/>
    </w:pPr>
    <w:rPr>
      <w:rFonts w:ascii="Baskerville Old Face" w:eastAsia="Calibri" w:hAnsi="Baskerville Old Face"/>
    </w:rPr>
  </w:style>
  <w:style w:type="character" w:customStyle="1" w:styleId="rfph4Char">
    <w:name w:val="rfp h4 Char"/>
    <w:basedOn w:val="Heading4Char1"/>
    <w:link w:val="rfph4"/>
    <w:locked/>
    <w:rsid w:val="00EB3A06"/>
    <w:rPr>
      <w:rFonts w:ascii="Arial" w:eastAsia="Calibri" w:hAnsi="Arial" w:cs="Arial"/>
      <w:sz w:val="24"/>
      <w:szCs w:val="24"/>
      <w:lang w:val="en-US" w:eastAsia="en-US" w:bidi="ar-SA"/>
    </w:rPr>
  </w:style>
  <w:style w:type="paragraph" w:customStyle="1" w:styleId="BodyTextBullet2DS">
    <w:name w:val="Body Text Bullet 2 DS"/>
    <w:basedOn w:val="Default"/>
    <w:next w:val="Default"/>
    <w:rsid w:val="00EB3A06"/>
    <w:pPr>
      <w:widowControl/>
    </w:pPr>
    <w:rPr>
      <w:color w:val="auto"/>
    </w:rPr>
  </w:style>
  <w:style w:type="character" w:customStyle="1" w:styleId="rfph3Char">
    <w:name w:val="rfp h3 Char"/>
    <w:basedOn w:val="DefaultParagraphFont"/>
    <w:link w:val="rfph3"/>
    <w:locked/>
    <w:rsid w:val="00EB3A06"/>
    <w:rPr>
      <w:rFonts w:ascii="Arial" w:eastAsia="Calibri" w:hAnsi="Arial" w:cs="Arial"/>
      <w:bCs/>
      <w:sz w:val="24"/>
      <w:szCs w:val="24"/>
      <w:lang w:val="en-US" w:eastAsia="en-US" w:bidi="ar-SA"/>
    </w:rPr>
  </w:style>
  <w:style w:type="paragraph" w:customStyle="1" w:styleId="1Paragraph">
    <w:name w:val="1Paragraph"/>
    <w:rsid w:val="00EB3A06"/>
    <w:pPr>
      <w:widowControl w:val="0"/>
      <w:autoSpaceDE w:val="0"/>
      <w:autoSpaceDN w:val="0"/>
      <w:adjustRightInd w:val="0"/>
      <w:ind w:left="-1440"/>
      <w:jc w:val="both"/>
    </w:pPr>
    <w:rPr>
      <w:rFonts w:eastAsia="Calibri"/>
      <w:sz w:val="24"/>
      <w:szCs w:val="24"/>
    </w:rPr>
  </w:style>
  <w:style w:type="paragraph" w:customStyle="1" w:styleId="2Paragraph">
    <w:name w:val="2Paragraph"/>
    <w:rsid w:val="00EB3A06"/>
    <w:pPr>
      <w:widowControl w:val="0"/>
      <w:autoSpaceDE w:val="0"/>
      <w:autoSpaceDN w:val="0"/>
      <w:adjustRightInd w:val="0"/>
      <w:ind w:left="-1440"/>
      <w:jc w:val="both"/>
    </w:pPr>
    <w:rPr>
      <w:rFonts w:eastAsia="Calibri"/>
      <w:sz w:val="24"/>
      <w:szCs w:val="24"/>
    </w:rPr>
  </w:style>
  <w:style w:type="paragraph" w:customStyle="1" w:styleId="3Paragraph">
    <w:name w:val="3Paragraph"/>
    <w:rsid w:val="00EB3A06"/>
    <w:pPr>
      <w:widowControl w:val="0"/>
      <w:autoSpaceDE w:val="0"/>
      <w:autoSpaceDN w:val="0"/>
      <w:adjustRightInd w:val="0"/>
      <w:ind w:left="-1440"/>
      <w:jc w:val="both"/>
    </w:pPr>
    <w:rPr>
      <w:rFonts w:eastAsia="Calibri"/>
      <w:sz w:val="24"/>
      <w:szCs w:val="24"/>
    </w:rPr>
  </w:style>
  <w:style w:type="paragraph" w:customStyle="1" w:styleId="4Paragraph">
    <w:name w:val="4Paragraph"/>
    <w:rsid w:val="00EB3A06"/>
    <w:pPr>
      <w:widowControl w:val="0"/>
      <w:autoSpaceDE w:val="0"/>
      <w:autoSpaceDN w:val="0"/>
      <w:adjustRightInd w:val="0"/>
      <w:ind w:left="-1440"/>
      <w:jc w:val="both"/>
    </w:pPr>
    <w:rPr>
      <w:rFonts w:eastAsia="Calibri"/>
      <w:sz w:val="24"/>
      <w:szCs w:val="24"/>
    </w:rPr>
  </w:style>
  <w:style w:type="paragraph" w:customStyle="1" w:styleId="5Paragraph">
    <w:name w:val="5Paragraph"/>
    <w:rsid w:val="00EB3A06"/>
    <w:pPr>
      <w:widowControl w:val="0"/>
      <w:autoSpaceDE w:val="0"/>
      <w:autoSpaceDN w:val="0"/>
      <w:adjustRightInd w:val="0"/>
      <w:ind w:left="-1440"/>
      <w:jc w:val="both"/>
    </w:pPr>
    <w:rPr>
      <w:rFonts w:eastAsia="Calibri"/>
      <w:sz w:val="24"/>
      <w:szCs w:val="24"/>
    </w:rPr>
  </w:style>
  <w:style w:type="paragraph" w:customStyle="1" w:styleId="6Paragraph">
    <w:name w:val="6Paragraph"/>
    <w:rsid w:val="00EB3A06"/>
    <w:pPr>
      <w:widowControl w:val="0"/>
      <w:autoSpaceDE w:val="0"/>
      <w:autoSpaceDN w:val="0"/>
      <w:adjustRightInd w:val="0"/>
      <w:ind w:left="-1440"/>
      <w:jc w:val="both"/>
    </w:pPr>
    <w:rPr>
      <w:rFonts w:eastAsia="Calibri"/>
      <w:sz w:val="24"/>
      <w:szCs w:val="24"/>
    </w:rPr>
  </w:style>
  <w:style w:type="paragraph" w:customStyle="1" w:styleId="7Paragraph">
    <w:name w:val="7Paragraph"/>
    <w:rsid w:val="00EB3A06"/>
    <w:pPr>
      <w:widowControl w:val="0"/>
      <w:autoSpaceDE w:val="0"/>
      <w:autoSpaceDN w:val="0"/>
      <w:adjustRightInd w:val="0"/>
      <w:ind w:left="-1440"/>
      <w:jc w:val="both"/>
    </w:pPr>
    <w:rPr>
      <w:rFonts w:eastAsia="Calibri"/>
      <w:sz w:val="24"/>
      <w:szCs w:val="24"/>
    </w:rPr>
  </w:style>
  <w:style w:type="paragraph" w:customStyle="1" w:styleId="8Paragraph">
    <w:name w:val="8Paragraph"/>
    <w:rsid w:val="00EB3A06"/>
    <w:pPr>
      <w:widowControl w:val="0"/>
      <w:autoSpaceDE w:val="0"/>
      <w:autoSpaceDN w:val="0"/>
      <w:adjustRightInd w:val="0"/>
      <w:ind w:left="-1440"/>
      <w:jc w:val="both"/>
    </w:pPr>
    <w:rPr>
      <w:rFonts w:eastAsia="Calibri"/>
      <w:sz w:val="24"/>
      <w:szCs w:val="24"/>
    </w:rPr>
  </w:style>
  <w:style w:type="character" w:customStyle="1" w:styleId="Level1">
    <w:name w:val="Level 1"/>
    <w:rsid w:val="00EB3A06"/>
  </w:style>
  <w:style w:type="character" w:customStyle="1" w:styleId="Level2">
    <w:name w:val="Level 2"/>
    <w:rsid w:val="00EB3A06"/>
  </w:style>
  <w:style w:type="character" w:customStyle="1" w:styleId="DefinitionT">
    <w:name w:val="Definition T"/>
    <w:rsid w:val="00EB3A06"/>
  </w:style>
  <w:style w:type="character" w:customStyle="1" w:styleId="DefinitionL">
    <w:name w:val="Definition L"/>
    <w:rsid w:val="00EB3A06"/>
  </w:style>
  <w:style w:type="character" w:customStyle="1" w:styleId="BodyTextI1">
    <w:name w:val="Body Text I1"/>
    <w:rsid w:val="00EB3A06"/>
  </w:style>
  <w:style w:type="character" w:customStyle="1" w:styleId="BodyTextIn">
    <w:name w:val="Body Text In"/>
    <w:rsid w:val="00EB3A06"/>
  </w:style>
  <w:style w:type="character" w:customStyle="1" w:styleId="BodyText21">
    <w:name w:val="Body Text 21"/>
    <w:rsid w:val="00EB3A06"/>
  </w:style>
  <w:style w:type="character" w:customStyle="1" w:styleId="BodyTextChar2">
    <w:name w:val="Body Text Char2"/>
    <w:basedOn w:val="DefaultParagraphFont"/>
    <w:link w:val="BodyText"/>
    <w:locked/>
    <w:rsid w:val="00EB3A06"/>
    <w:rPr>
      <w:sz w:val="24"/>
      <w:lang w:val="en-US" w:eastAsia="en-US" w:bidi="ar-SA"/>
    </w:rPr>
  </w:style>
  <w:style w:type="character" w:customStyle="1" w:styleId="DefaultPara">
    <w:name w:val="Default Para"/>
    <w:rsid w:val="00EB3A06"/>
  </w:style>
  <w:style w:type="character" w:customStyle="1" w:styleId="Level3">
    <w:name w:val="Level 3"/>
    <w:rsid w:val="00EB3A06"/>
  </w:style>
  <w:style w:type="character" w:customStyle="1" w:styleId="Level4">
    <w:name w:val="Level 4"/>
    <w:rsid w:val="00EB3A06"/>
  </w:style>
  <w:style w:type="character" w:customStyle="1" w:styleId="Level5">
    <w:name w:val="Level 5"/>
    <w:rsid w:val="00EB3A06"/>
  </w:style>
  <w:style w:type="character" w:customStyle="1" w:styleId="Level6">
    <w:name w:val="Level 6"/>
    <w:rsid w:val="00EB3A06"/>
  </w:style>
  <w:style w:type="character" w:customStyle="1" w:styleId="Level7">
    <w:name w:val="Level 7"/>
    <w:rsid w:val="00EB3A06"/>
  </w:style>
  <w:style w:type="character" w:customStyle="1" w:styleId="Level8">
    <w:name w:val="Level 8"/>
    <w:rsid w:val="00EB3A06"/>
  </w:style>
  <w:style w:type="character" w:customStyle="1" w:styleId="Level9">
    <w:name w:val="Level 9"/>
    <w:rsid w:val="00EB3A06"/>
  </w:style>
  <w:style w:type="character" w:customStyle="1" w:styleId="Outline0391">
    <w:name w:val="Outline039_1"/>
    <w:rsid w:val="00EB3A06"/>
  </w:style>
  <w:style w:type="character" w:customStyle="1" w:styleId="Outline0151">
    <w:name w:val="Outline015_1"/>
    <w:rsid w:val="00EB3A06"/>
  </w:style>
  <w:style w:type="character" w:customStyle="1" w:styleId="Outline0101">
    <w:name w:val="Outline010_1"/>
    <w:rsid w:val="00EB3A06"/>
  </w:style>
  <w:style w:type="character" w:customStyle="1" w:styleId="Outline0102">
    <w:name w:val="Outline010_2"/>
    <w:rsid w:val="00EB3A06"/>
  </w:style>
  <w:style w:type="character" w:customStyle="1" w:styleId="Outline0103">
    <w:name w:val="Outline010_3"/>
    <w:rsid w:val="00EB3A06"/>
  </w:style>
  <w:style w:type="character" w:customStyle="1" w:styleId="Outline0104">
    <w:name w:val="Outline010_4"/>
    <w:rsid w:val="00EB3A06"/>
  </w:style>
  <w:style w:type="character" w:customStyle="1" w:styleId="Outline0105">
    <w:name w:val="Outline010_5"/>
    <w:rsid w:val="00EB3A06"/>
  </w:style>
  <w:style w:type="character" w:customStyle="1" w:styleId="Outline0106">
    <w:name w:val="Outline010_6"/>
    <w:rsid w:val="00EB3A06"/>
  </w:style>
  <w:style w:type="character" w:customStyle="1" w:styleId="Outline0107">
    <w:name w:val="Outline010_7"/>
    <w:rsid w:val="00EB3A06"/>
  </w:style>
  <w:style w:type="character" w:customStyle="1" w:styleId="Outline0108">
    <w:name w:val="Outline010_8"/>
    <w:rsid w:val="00EB3A06"/>
  </w:style>
  <w:style w:type="character" w:customStyle="1" w:styleId="Outline0241">
    <w:name w:val="Outline024_1"/>
    <w:rsid w:val="00EB3A06"/>
  </w:style>
  <w:style w:type="character" w:customStyle="1" w:styleId="Outline0242">
    <w:name w:val="Outline024_2"/>
    <w:rsid w:val="00EB3A06"/>
  </w:style>
  <w:style w:type="character" w:customStyle="1" w:styleId="Outline0243">
    <w:name w:val="Outline024_3"/>
    <w:rsid w:val="00EB3A06"/>
  </w:style>
  <w:style w:type="character" w:customStyle="1" w:styleId="Outline0244">
    <w:name w:val="Outline024_4"/>
    <w:rsid w:val="00EB3A06"/>
  </w:style>
  <w:style w:type="character" w:customStyle="1" w:styleId="Outline0245">
    <w:name w:val="Outline024_5"/>
    <w:rsid w:val="00EB3A06"/>
  </w:style>
  <w:style w:type="character" w:customStyle="1" w:styleId="Outline0246">
    <w:name w:val="Outline024_6"/>
    <w:rsid w:val="00EB3A06"/>
  </w:style>
  <w:style w:type="character" w:customStyle="1" w:styleId="Outline0247">
    <w:name w:val="Outline024_7"/>
    <w:rsid w:val="00EB3A06"/>
  </w:style>
  <w:style w:type="character" w:customStyle="1" w:styleId="Outline0248">
    <w:name w:val="Outline024_8"/>
    <w:rsid w:val="00EB3A06"/>
  </w:style>
  <w:style w:type="character" w:customStyle="1" w:styleId="Outline0231">
    <w:name w:val="Outline023_1"/>
    <w:rsid w:val="00EB3A06"/>
  </w:style>
  <w:style w:type="character" w:customStyle="1" w:styleId="Outline0232">
    <w:name w:val="Outline023_2"/>
    <w:rsid w:val="00EB3A06"/>
  </w:style>
  <w:style w:type="character" w:customStyle="1" w:styleId="Outline0233">
    <w:name w:val="Outline023_3"/>
    <w:rsid w:val="00EB3A06"/>
  </w:style>
  <w:style w:type="character" w:customStyle="1" w:styleId="Outline0234">
    <w:name w:val="Outline023_4"/>
    <w:rsid w:val="00EB3A06"/>
  </w:style>
  <w:style w:type="character" w:customStyle="1" w:styleId="Outline0235">
    <w:name w:val="Outline023_5"/>
    <w:rsid w:val="00EB3A06"/>
  </w:style>
  <w:style w:type="character" w:customStyle="1" w:styleId="Outline0236">
    <w:name w:val="Outline023_6"/>
    <w:rsid w:val="00EB3A06"/>
  </w:style>
  <w:style w:type="character" w:customStyle="1" w:styleId="Outline0237">
    <w:name w:val="Outline023_7"/>
    <w:rsid w:val="00EB3A06"/>
  </w:style>
  <w:style w:type="character" w:customStyle="1" w:styleId="Outline0238">
    <w:name w:val="Outline023_8"/>
    <w:rsid w:val="00EB3A06"/>
  </w:style>
  <w:style w:type="character" w:customStyle="1" w:styleId="Outline0451">
    <w:name w:val="Outline045_1"/>
    <w:rsid w:val="00EB3A06"/>
  </w:style>
  <w:style w:type="character" w:customStyle="1" w:styleId="Outline0452">
    <w:name w:val="Outline045_2"/>
    <w:rsid w:val="00EB3A06"/>
  </w:style>
  <w:style w:type="character" w:customStyle="1" w:styleId="Outline0453">
    <w:name w:val="Outline045_3"/>
    <w:rsid w:val="00EB3A06"/>
  </w:style>
  <w:style w:type="character" w:customStyle="1" w:styleId="Outline0454">
    <w:name w:val="Outline045_4"/>
    <w:rsid w:val="00EB3A06"/>
  </w:style>
  <w:style w:type="character" w:customStyle="1" w:styleId="Outline0455">
    <w:name w:val="Outline045_5"/>
    <w:rsid w:val="00EB3A06"/>
  </w:style>
  <w:style w:type="character" w:customStyle="1" w:styleId="Outline0456">
    <w:name w:val="Outline045_6"/>
    <w:rsid w:val="00EB3A06"/>
  </w:style>
  <w:style w:type="character" w:customStyle="1" w:styleId="Outline0457">
    <w:name w:val="Outline045_7"/>
    <w:rsid w:val="00EB3A06"/>
  </w:style>
  <w:style w:type="character" w:customStyle="1" w:styleId="Outline0458">
    <w:name w:val="Outline045_8"/>
    <w:rsid w:val="00EB3A06"/>
  </w:style>
  <w:style w:type="character" w:customStyle="1" w:styleId="Outline0141">
    <w:name w:val="Outline014_1"/>
    <w:rsid w:val="00EB3A06"/>
  </w:style>
  <w:style w:type="character" w:customStyle="1" w:styleId="Outline0142">
    <w:name w:val="Outline014_2"/>
    <w:rsid w:val="00EB3A06"/>
  </w:style>
  <w:style w:type="character" w:customStyle="1" w:styleId="Outline0143">
    <w:name w:val="Outline014_3"/>
    <w:rsid w:val="00EB3A06"/>
  </w:style>
  <w:style w:type="character" w:customStyle="1" w:styleId="Outline0144">
    <w:name w:val="Outline014_4"/>
    <w:rsid w:val="00EB3A06"/>
  </w:style>
  <w:style w:type="character" w:customStyle="1" w:styleId="Outline0145">
    <w:name w:val="Outline014_5"/>
    <w:rsid w:val="00EB3A06"/>
  </w:style>
  <w:style w:type="character" w:customStyle="1" w:styleId="Outline0146">
    <w:name w:val="Outline014_6"/>
    <w:rsid w:val="00EB3A06"/>
  </w:style>
  <w:style w:type="character" w:customStyle="1" w:styleId="Outline0147">
    <w:name w:val="Outline014_7"/>
    <w:rsid w:val="00EB3A06"/>
  </w:style>
  <w:style w:type="character" w:customStyle="1" w:styleId="Outline0148">
    <w:name w:val="Outline014_8"/>
    <w:rsid w:val="00EB3A06"/>
  </w:style>
  <w:style w:type="character" w:customStyle="1" w:styleId="Outline0161">
    <w:name w:val="Outline016_1"/>
    <w:rsid w:val="00EB3A06"/>
  </w:style>
  <w:style w:type="character" w:customStyle="1" w:styleId="Outline0162">
    <w:name w:val="Outline016_2"/>
    <w:rsid w:val="00EB3A06"/>
  </w:style>
  <w:style w:type="character" w:customStyle="1" w:styleId="Outline0163">
    <w:name w:val="Outline016_3"/>
    <w:rsid w:val="00EB3A06"/>
  </w:style>
  <w:style w:type="character" w:customStyle="1" w:styleId="Outline0164">
    <w:name w:val="Outline016_4"/>
    <w:rsid w:val="00EB3A06"/>
  </w:style>
  <w:style w:type="character" w:customStyle="1" w:styleId="Outline0165">
    <w:name w:val="Outline016_5"/>
    <w:rsid w:val="00EB3A06"/>
  </w:style>
  <w:style w:type="character" w:customStyle="1" w:styleId="Outline0166">
    <w:name w:val="Outline016_6"/>
    <w:rsid w:val="00EB3A06"/>
  </w:style>
  <w:style w:type="character" w:customStyle="1" w:styleId="Outline0167">
    <w:name w:val="Outline016_7"/>
    <w:rsid w:val="00EB3A06"/>
  </w:style>
  <w:style w:type="character" w:customStyle="1" w:styleId="Outline0168">
    <w:name w:val="Outline016_8"/>
    <w:rsid w:val="00EB3A06"/>
  </w:style>
  <w:style w:type="character" w:customStyle="1" w:styleId="Outline0081">
    <w:name w:val="Outline008_1"/>
    <w:rsid w:val="00EB3A06"/>
  </w:style>
  <w:style w:type="character" w:customStyle="1" w:styleId="Outline0082">
    <w:name w:val="Outline008_2"/>
    <w:rsid w:val="00EB3A06"/>
    <w:rPr>
      <w:rFonts w:ascii="Courier New" w:hAnsi="Courier New"/>
      <w:sz w:val="20"/>
    </w:rPr>
  </w:style>
  <w:style w:type="character" w:customStyle="1" w:styleId="Outline0083">
    <w:name w:val="Outline008_3"/>
    <w:rsid w:val="00EB3A06"/>
  </w:style>
  <w:style w:type="character" w:customStyle="1" w:styleId="Outline0084">
    <w:name w:val="Outline008_4"/>
    <w:rsid w:val="00EB3A06"/>
  </w:style>
  <w:style w:type="character" w:customStyle="1" w:styleId="Outline0085">
    <w:name w:val="Outline008_5"/>
    <w:rsid w:val="00EB3A06"/>
    <w:rPr>
      <w:rFonts w:ascii="Courier New" w:hAnsi="Courier New"/>
      <w:sz w:val="20"/>
    </w:rPr>
  </w:style>
  <w:style w:type="character" w:customStyle="1" w:styleId="Outline0086">
    <w:name w:val="Outline008_6"/>
    <w:rsid w:val="00EB3A06"/>
  </w:style>
  <w:style w:type="character" w:customStyle="1" w:styleId="Outline0087">
    <w:name w:val="Outline008_7"/>
    <w:rsid w:val="00EB3A06"/>
  </w:style>
  <w:style w:type="character" w:customStyle="1" w:styleId="Outline0088">
    <w:name w:val="Outline008_8"/>
    <w:rsid w:val="00EB3A06"/>
    <w:rPr>
      <w:rFonts w:ascii="Courier New" w:hAnsi="Courier New"/>
      <w:sz w:val="20"/>
    </w:rPr>
  </w:style>
  <w:style w:type="character" w:customStyle="1" w:styleId="Outline0271">
    <w:name w:val="Outline027_1"/>
    <w:rsid w:val="00EB3A06"/>
  </w:style>
  <w:style w:type="character" w:customStyle="1" w:styleId="Outline0272">
    <w:name w:val="Outline027_2"/>
    <w:rsid w:val="00EB3A06"/>
    <w:rPr>
      <w:rFonts w:ascii="Courier New" w:hAnsi="Courier New"/>
      <w:sz w:val="20"/>
    </w:rPr>
  </w:style>
  <w:style w:type="character" w:customStyle="1" w:styleId="Outline0273">
    <w:name w:val="Outline027_3"/>
    <w:rsid w:val="00EB3A06"/>
  </w:style>
  <w:style w:type="character" w:customStyle="1" w:styleId="Outline0274">
    <w:name w:val="Outline027_4"/>
    <w:rsid w:val="00EB3A06"/>
  </w:style>
  <w:style w:type="character" w:customStyle="1" w:styleId="Outline0275">
    <w:name w:val="Outline027_5"/>
    <w:rsid w:val="00EB3A06"/>
    <w:rPr>
      <w:rFonts w:ascii="Courier New" w:hAnsi="Courier New"/>
      <w:sz w:val="20"/>
    </w:rPr>
  </w:style>
  <w:style w:type="character" w:customStyle="1" w:styleId="Outline0276">
    <w:name w:val="Outline027_6"/>
    <w:rsid w:val="00EB3A06"/>
  </w:style>
  <w:style w:type="character" w:customStyle="1" w:styleId="Outline0277">
    <w:name w:val="Outline027_7"/>
    <w:rsid w:val="00EB3A06"/>
  </w:style>
  <w:style w:type="character" w:customStyle="1" w:styleId="Outline0278">
    <w:name w:val="Outline027_8"/>
    <w:rsid w:val="00EB3A06"/>
    <w:rPr>
      <w:rFonts w:ascii="Courier New" w:hAnsi="Courier New"/>
      <w:sz w:val="20"/>
    </w:rPr>
  </w:style>
  <w:style w:type="character" w:customStyle="1" w:styleId="Outline0461">
    <w:name w:val="Outline046_1"/>
    <w:rsid w:val="00EB3A06"/>
  </w:style>
  <w:style w:type="character" w:customStyle="1" w:styleId="Outline0281">
    <w:name w:val="Outline028_1"/>
    <w:rsid w:val="00EB3A06"/>
  </w:style>
  <w:style w:type="character" w:customStyle="1" w:styleId="Outline0282">
    <w:name w:val="Outline028_2"/>
    <w:rsid w:val="00EB3A06"/>
  </w:style>
  <w:style w:type="character" w:customStyle="1" w:styleId="Outline0283">
    <w:name w:val="Outline028_3"/>
    <w:rsid w:val="00EB3A06"/>
  </w:style>
  <w:style w:type="character" w:customStyle="1" w:styleId="Outline0284">
    <w:name w:val="Outline028_4"/>
    <w:rsid w:val="00EB3A06"/>
  </w:style>
  <w:style w:type="character" w:customStyle="1" w:styleId="Outline0285">
    <w:name w:val="Outline028_5"/>
    <w:rsid w:val="00EB3A06"/>
  </w:style>
  <w:style w:type="character" w:customStyle="1" w:styleId="Outline0286">
    <w:name w:val="Outline028_6"/>
    <w:rsid w:val="00EB3A06"/>
  </w:style>
  <w:style w:type="character" w:customStyle="1" w:styleId="Outline0287">
    <w:name w:val="Outline028_7"/>
    <w:rsid w:val="00EB3A06"/>
  </w:style>
  <w:style w:type="character" w:customStyle="1" w:styleId="Outline0288">
    <w:name w:val="Outline028_8"/>
    <w:rsid w:val="00EB3A06"/>
  </w:style>
  <w:style w:type="character" w:customStyle="1" w:styleId="Outline0021">
    <w:name w:val="Outline002_1"/>
    <w:rsid w:val="00EB3A06"/>
  </w:style>
  <w:style w:type="character" w:customStyle="1" w:styleId="Outline0022">
    <w:name w:val="Outline002_2"/>
    <w:rsid w:val="00EB3A06"/>
  </w:style>
  <w:style w:type="character" w:customStyle="1" w:styleId="Outline0023">
    <w:name w:val="Outline002_3"/>
    <w:rsid w:val="00EB3A06"/>
  </w:style>
  <w:style w:type="character" w:customStyle="1" w:styleId="Outline0024">
    <w:name w:val="Outline002_4"/>
    <w:rsid w:val="00EB3A06"/>
  </w:style>
  <w:style w:type="character" w:customStyle="1" w:styleId="Outline0025">
    <w:name w:val="Outline002_5"/>
    <w:rsid w:val="00EB3A06"/>
  </w:style>
  <w:style w:type="character" w:customStyle="1" w:styleId="Outline0026">
    <w:name w:val="Outline002_6"/>
    <w:rsid w:val="00EB3A06"/>
  </w:style>
  <w:style w:type="character" w:customStyle="1" w:styleId="Outline0027">
    <w:name w:val="Outline002_7"/>
    <w:rsid w:val="00EB3A06"/>
  </w:style>
  <w:style w:type="character" w:customStyle="1" w:styleId="Outline0028">
    <w:name w:val="Outline002_8"/>
    <w:rsid w:val="00EB3A06"/>
  </w:style>
  <w:style w:type="character" w:customStyle="1" w:styleId="Outline0071">
    <w:name w:val="Outline007_1"/>
    <w:rsid w:val="00EB3A06"/>
  </w:style>
  <w:style w:type="character" w:customStyle="1" w:styleId="Outline0072">
    <w:name w:val="Outline007_2"/>
    <w:rsid w:val="00EB3A06"/>
  </w:style>
  <w:style w:type="character" w:customStyle="1" w:styleId="Outline0073">
    <w:name w:val="Outline007_3"/>
    <w:rsid w:val="00EB3A06"/>
  </w:style>
  <w:style w:type="character" w:customStyle="1" w:styleId="Outline0074">
    <w:name w:val="Outline007_4"/>
    <w:rsid w:val="00EB3A06"/>
  </w:style>
  <w:style w:type="character" w:customStyle="1" w:styleId="Outline0075">
    <w:name w:val="Outline007_5"/>
    <w:rsid w:val="00EB3A06"/>
  </w:style>
  <w:style w:type="character" w:customStyle="1" w:styleId="Outline0076">
    <w:name w:val="Outline007_6"/>
    <w:rsid w:val="00EB3A06"/>
  </w:style>
  <w:style w:type="character" w:customStyle="1" w:styleId="Outline0077">
    <w:name w:val="Outline007_7"/>
    <w:rsid w:val="00EB3A06"/>
  </w:style>
  <w:style w:type="character" w:customStyle="1" w:styleId="Outline0078">
    <w:name w:val="Outline007_8"/>
    <w:rsid w:val="00EB3A06"/>
  </w:style>
  <w:style w:type="character" w:customStyle="1" w:styleId="Outline0351">
    <w:name w:val="Outline035_1"/>
    <w:rsid w:val="00EB3A06"/>
  </w:style>
  <w:style w:type="character" w:customStyle="1" w:styleId="Outline0411">
    <w:name w:val="Outline041_1"/>
    <w:rsid w:val="00EB3A06"/>
  </w:style>
  <w:style w:type="character" w:customStyle="1" w:styleId="Outline0341">
    <w:name w:val="Outline034_1"/>
    <w:rsid w:val="00EB3A06"/>
  </w:style>
  <w:style w:type="character" w:customStyle="1" w:styleId="Outline0131">
    <w:name w:val="Outline013_1"/>
    <w:rsid w:val="00EB3A06"/>
  </w:style>
  <w:style w:type="character" w:customStyle="1" w:styleId="Outline0441">
    <w:name w:val="Outline044_1"/>
    <w:rsid w:val="00EB3A06"/>
  </w:style>
  <w:style w:type="character" w:customStyle="1" w:styleId="Outline0431">
    <w:name w:val="Outline043_1"/>
    <w:rsid w:val="00EB3A06"/>
  </w:style>
  <w:style w:type="character" w:customStyle="1" w:styleId="Outline0091">
    <w:name w:val="Outline009_1"/>
    <w:rsid w:val="00EB3A06"/>
  </w:style>
  <w:style w:type="character" w:customStyle="1" w:styleId="Outline0401">
    <w:name w:val="Outline040_1"/>
    <w:rsid w:val="00EB3A06"/>
  </w:style>
  <w:style w:type="character" w:customStyle="1" w:styleId="Level11">
    <w:name w:val="Level 11"/>
    <w:rsid w:val="00EB3A06"/>
  </w:style>
  <w:style w:type="character" w:customStyle="1" w:styleId="BodyTextIndentChar2">
    <w:name w:val="Body Text Indent Char2"/>
    <w:basedOn w:val="DefaultParagraphFont"/>
    <w:link w:val="BodyTextIndent"/>
    <w:locked/>
    <w:rsid w:val="00EB3A06"/>
    <w:rPr>
      <w:sz w:val="24"/>
      <w:lang w:val="en-US" w:eastAsia="en-US" w:bidi="ar-SA"/>
    </w:rPr>
  </w:style>
  <w:style w:type="character" w:customStyle="1" w:styleId="Outline0029">
    <w:name w:val="Outline002_9"/>
    <w:rsid w:val="00EB3A06"/>
  </w:style>
  <w:style w:type="character" w:customStyle="1" w:styleId="Outline0079">
    <w:name w:val="Outline007_9"/>
    <w:rsid w:val="00EB3A06"/>
  </w:style>
  <w:style w:type="character" w:customStyle="1" w:styleId="Outline0089">
    <w:name w:val="Outline008_9"/>
    <w:rsid w:val="00EB3A06"/>
  </w:style>
  <w:style w:type="character" w:customStyle="1" w:styleId="Outline0109">
    <w:name w:val="Outline010_9"/>
    <w:rsid w:val="00EB3A06"/>
  </w:style>
  <w:style w:type="character" w:customStyle="1" w:styleId="Outline0149">
    <w:name w:val="Outline014_9"/>
    <w:rsid w:val="00EB3A06"/>
  </w:style>
  <w:style w:type="character" w:customStyle="1" w:styleId="Outline0169">
    <w:name w:val="Outline016_9"/>
    <w:rsid w:val="00EB3A06"/>
  </w:style>
  <w:style w:type="character" w:customStyle="1" w:styleId="Outline0239">
    <w:name w:val="Outline023_9"/>
    <w:rsid w:val="00EB3A06"/>
  </w:style>
  <w:style w:type="character" w:customStyle="1" w:styleId="Outline0249">
    <w:name w:val="Outline024_9"/>
    <w:rsid w:val="00EB3A06"/>
  </w:style>
  <w:style w:type="character" w:customStyle="1" w:styleId="Outline0279">
    <w:name w:val="Outline027_9"/>
    <w:rsid w:val="00EB3A06"/>
  </w:style>
  <w:style w:type="character" w:customStyle="1" w:styleId="Outline0289">
    <w:name w:val="Outline028_9"/>
    <w:rsid w:val="00EB3A06"/>
  </w:style>
  <w:style w:type="character" w:customStyle="1" w:styleId="Outline0459">
    <w:name w:val="Outline045_9"/>
    <w:rsid w:val="00EB3A06"/>
  </w:style>
  <w:style w:type="character" w:customStyle="1" w:styleId="BodyTextI2">
    <w:name w:val="Body Text I2"/>
    <w:rsid w:val="00EB3A06"/>
    <w:rPr>
      <w:rFonts w:ascii="Arial" w:hAnsi="Arial"/>
      <w:sz w:val="20"/>
    </w:rPr>
  </w:style>
  <w:style w:type="character" w:customStyle="1" w:styleId="QuickFormat2">
    <w:name w:val="QuickFormat2"/>
    <w:rsid w:val="00EB3A06"/>
    <w:rPr>
      <w:rFonts w:ascii="Times New Roman" w:hAnsi="Times New Roman"/>
      <w:color w:val="000000"/>
      <w:sz w:val="20"/>
    </w:rPr>
  </w:style>
  <w:style w:type="paragraph" w:customStyle="1" w:styleId="CM1">
    <w:name w:val="CM1"/>
    <w:basedOn w:val="Default"/>
    <w:next w:val="Default"/>
    <w:rsid w:val="00EB3A06"/>
    <w:rPr>
      <w:color w:val="auto"/>
    </w:rPr>
  </w:style>
  <w:style w:type="paragraph" w:customStyle="1" w:styleId="CM4">
    <w:name w:val="CM4"/>
    <w:basedOn w:val="Default"/>
    <w:next w:val="Default"/>
    <w:rsid w:val="00EB3A06"/>
    <w:pPr>
      <w:spacing w:after="230"/>
    </w:pPr>
    <w:rPr>
      <w:color w:val="auto"/>
    </w:rPr>
  </w:style>
  <w:style w:type="character" w:customStyle="1" w:styleId="QuickFormat7">
    <w:name w:val="QuickFormat7"/>
    <w:rsid w:val="00EB3A06"/>
    <w:rPr>
      <w:rFonts w:ascii="Times New Roman" w:hAnsi="Times New Roman"/>
      <w:color w:val="000000"/>
      <w:sz w:val="24"/>
    </w:rPr>
  </w:style>
  <w:style w:type="paragraph" w:customStyle="1" w:styleId="RFPBodyText">
    <w:name w:val="RFP Body Text"/>
    <w:basedOn w:val="BodyText"/>
    <w:link w:val="RFPBodyTextChar"/>
    <w:rsid w:val="00EB3A06"/>
    <w:pPr>
      <w:spacing w:before="120"/>
    </w:pPr>
    <w:rPr>
      <w:rFonts w:eastAsia="Calibri"/>
    </w:rPr>
  </w:style>
  <w:style w:type="character" w:customStyle="1" w:styleId="RFPBodyTextChar">
    <w:name w:val="RFP Body Text Char"/>
    <w:basedOn w:val="DefaultParagraphFont"/>
    <w:link w:val="RFPBodyText"/>
    <w:locked/>
    <w:rsid w:val="00EB3A06"/>
    <w:rPr>
      <w:rFonts w:ascii="Arial" w:eastAsia="Calibri" w:hAnsi="Arial"/>
      <w:sz w:val="24"/>
      <w:lang w:val="en-US" w:eastAsia="en-US" w:bidi="ar-SA"/>
    </w:rPr>
  </w:style>
  <w:style w:type="paragraph" w:styleId="HTMLPreformatted">
    <w:name w:val="HTML Preformatted"/>
    <w:basedOn w:val="Normal"/>
    <w:link w:val="HTMLPreformattedChar1"/>
    <w:rsid w:val="00EB3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PreformattedChar1">
    <w:name w:val="HTML Preformatted Char1"/>
    <w:basedOn w:val="DefaultParagraphFont"/>
    <w:link w:val="HTMLPreformatted"/>
    <w:locked/>
    <w:rsid w:val="00EB3A06"/>
    <w:rPr>
      <w:rFonts w:ascii="Courier New" w:eastAsia="Calibri" w:hAnsi="Courier New" w:cs="Courier New"/>
      <w:sz w:val="24"/>
      <w:lang w:val="en-US" w:eastAsia="en-US" w:bidi="ar-SA"/>
    </w:rPr>
  </w:style>
  <w:style w:type="paragraph" w:customStyle="1" w:styleId="Quicka">
    <w:name w:val="Quick a)"/>
    <w:basedOn w:val="Normal"/>
    <w:rsid w:val="00EB3A06"/>
    <w:pPr>
      <w:widowControl w:val="0"/>
      <w:autoSpaceDE w:val="0"/>
      <w:autoSpaceDN w:val="0"/>
      <w:adjustRightInd w:val="0"/>
      <w:ind w:left="2880" w:hanging="720"/>
    </w:pPr>
    <w:rPr>
      <w:rFonts w:eastAsia="Calibri"/>
      <w:szCs w:val="24"/>
    </w:rPr>
  </w:style>
  <w:style w:type="paragraph" w:customStyle="1" w:styleId="Quick1">
    <w:name w:val="Quick 1)"/>
    <w:basedOn w:val="Normal"/>
    <w:rsid w:val="00EB3A06"/>
    <w:pPr>
      <w:widowControl w:val="0"/>
      <w:numPr>
        <w:numId w:val="17"/>
      </w:numPr>
      <w:autoSpaceDE w:val="0"/>
      <w:autoSpaceDN w:val="0"/>
      <w:adjustRightInd w:val="0"/>
      <w:ind w:left="3600" w:hanging="720"/>
    </w:pPr>
    <w:rPr>
      <w:rFonts w:eastAsia="Calibri"/>
      <w:szCs w:val="24"/>
    </w:rPr>
  </w:style>
  <w:style w:type="paragraph" w:styleId="BodyTextIndent3">
    <w:name w:val="Body Text Indent 3"/>
    <w:basedOn w:val="Normal"/>
    <w:link w:val="BodyTextIndent3Char2"/>
    <w:rsid w:val="00EB3A06"/>
    <w:pPr>
      <w:widowControl w:val="0"/>
      <w:autoSpaceDE w:val="0"/>
      <w:autoSpaceDN w:val="0"/>
      <w:adjustRightInd w:val="0"/>
      <w:spacing w:after="120"/>
      <w:ind w:left="360"/>
    </w:pPr>
    <w:rPr>
      <w:rFonts w:eastAsia="Calibri"/>
      <w:sz w:val="16"/>
      <w:szCs w:val="16"/>
    </w:rPr>
  </w:style>
  <w:style w:type="character" w:customStyle="1" w:styleId="BodyTextIndent3Char2">
    <w:name w:val="Body Text Indent 3 Char2"/>
    <w:basedOn w:val="DefaultParagraphFont"/>
    <w:link w:val="BodyTextIndent3"/>
    <w:locked/>
    <w:rsid w:val="00EB3A06"/>
    <w:rPr>
      <w:rFonts w:ascii="Arial" w:eastAsia="Calibri" w:hAnsi="Arial"/>
      <w:sz w:val="16"/>
      <w:szCs w:val="16"/>
      <w:lang w:val="en-US" w:eastAsia="en-US" w:bidi="ar-SA"/>
    </w:rPr>
  </w:style>
  <w:style w:type="paragraph" w:styleId="Revision">
    <w:name w:val="Revision"/>
    <w:hidden/>
    <w:semiHidden/>
    <w:rsid w:val="00EB3A06"/>
    <w:rPr>
      <w:rFonts w:eastAsia="Calibri"/>
    </w:rPr>
  </w:style>
  <w:style w:type="paragraph" w:styleId="NoSpacing">
    <w:name w:val="No Spacing"/>
    <w:link w:val="NoSpacingChar"/>
    <w:qFormat/>
    <w:rsid w:val="00EB3A06"/>
    <w:pPr>
      <w:widowControl w:val="0"/>
      <w:autoSpaceDE w:val="0"/>
      <w:autoSpaceDN w:val="0"/>
      <w:adjustRightInd w:val="0"/>
    </w:pPr>
    <w:rPr>
      <w:rFonts w:eastAsia="Calibri"/>
    </w:rPr>
  </w:style>
  <w:style w:type="paragraph" w:styleId="BodyText3">
    <w:name w:val="Body Text 3"/>
    <w:basedOn w:val="Normal"/>
    <w:link w:val="BodyText3Char2"/>
    <w:rsid w:val="00EB3A06"/>
    <w:pPr>
      <w:spacing w:after="120"/>
      <w:jc w:val="both"/>
    </w:pPr>
    <w:rPr>
      <w:rFonts w:eastAsia="Calibri"/>
      <w:sz w:val="16"/>
      <w:szCs w:val="16"/>
    </w:rPr>
  </w:style>
  <w:style w:type="character" w:customStyle="1" w:styleId="BodyText3Char2">
    <w:name w:val="Body Text 3 Char2"/>
    <w:basedOn w:val="DefaultParagraphFont"/>
    <w:link w:val="BodyText3"/>
    <w:locked/>
    <w:rsid w:val="00EB3A06"/>
    <w:rPr>
      <w:rFonts w:ascii="Arial" w:eastAsia="Calibri" w:hAnsi="Arial"/>
      <w:sz w:val="16"/>
      <w:szCs w:val="16"/>
      <w:lang w:val="en-US" w:eastAsia="en-US" w:bidi="ar-SA"/>
    </w:rPr>
  </w:style>
  <w:style w:type="paragraph" w:customStyle="1" w:styleId="style5">
    <w:name w:val="style5"/>
    <w:basedOn w:val="Normal"/>
    <w:rsid w:val="00EB3A06"/>
    <w:pPr>
      <w:spacing w:before="100" w:beforeAutospacing="1" w:after="100" w:afterAutospacing="1"/>
    </w:pPr>
    <w:rPr>
      <w:rFonts w:ascii="Verdana" w:eastAsia="Calibri" w:hAnsi="Verdana"/>
      <w:color w:val="000000"/>
      <w:sz w:val="19"/>
      <w:szCs w:val="19"/>
    </w:rPr>
  </w:style>
  <w:style w:type="paragraph" w:styleId="BodyText2">
    <w:name w:val="Body Text 2"/>
    <w:basedOn w:val="Normal"/>
    <w:link w:val="BodyText2Char2"/>
    <w:rsid w:val="00EB3A06"/>
    <w:pPr>
      <w:widowControl w:val="0"/>
      <w:autoSpaceDE w:val="0"/>
      <w:autoSpaceDN w:val="0"/>
      <w:adjustRightInd w:val="0"/>
      <w:spacing w:after="120" w:line="480" w:lineRule="auto"/>
    </w:pPr>
    <w:rPr>
      <w:rFonts w:eastAsia="Calibri"/>
      <w:sz w:val="20"/>
    </w:rPr>
  </w:style>
  <w:style w:type="character" w:customStyle="1" w:styleId="BodyText2Char2">
    <w:name w:val="Body Text 2 Char2"/>
    <w:basedOn w:val="DefaultParagraphFont"/>
    <w:link w:val="BodyText2"/>
    <w:locked/>
    <w:rsid w:val="00EB3A06"/>
    <w:rPr>
      <w:rFonts w:eastAsia="Calibri"/>
      <w:lang w:val="en-US" w:eastAsia="en-US" w:bidi="ar-SA"/>
    </w:rPr>
  </w:style>
  <w:style w:type="paragraph" w:customStyle="1" w:styleId="Heading4text">
    <w:name w:val="Heading 4 text"/>
    <w:basedOn w:val="Heading2"/>
    <w:rsid w:val="00EB3A06"/>
    <w:pPr>
      <w:numPr>
        <w:ilvl w:val="0"/>
        <w:numId w:val="0"/>
      </w:numPr>
      <w:overflowPunct w:val="0"/>
      <w:autoSpaceDE w:val="0"/>
      <w:autoSpaceDN w:val="0"/>
      <w:adjustRightInd w:val="0"/>
      <w:spacing w:before="0" w:after="0"/>
      <w:ind w:left="2880"/>
      <w:jc w:val="both"/>
      <w:textAlignment w:val="baseline"/>
    </w:pPr>
    <w:rPr>
      <w:rFonts w:eastAsia="Calibri" w:cs="Times New Roman"/>
      <w:bCs/>
      <w:sz w:val="24"/>
    </w:rPr>
  </w:style>
  <w:style w:type="paragraph" w:styleId="BodyTextIndent2">
    <w:name w:val="Body Text Indent 2"/>
    <w:basedOn w:val="Normal"/>
    <w:link w:val="BodyTextIndent2Char2"/>
    <w:rsid w:val="00EB3A06"/>
    <w:pPr>
      <w:widowControl w:val="0"/>
      <w:autoSpaceDE w:val="0"/>
      <w:autoSpaceDN w:val="0"/>
      <w:adjustRightInd w:val="0"/>
      <w:spacing w:after="120" w:line="480" w:lineRule="auto"/>
      <w:ind w:left="360"/>
    </w:pPr>
    <w:rPr>
      <w:rFonts w:eastAsia="Calibri"/>
    </w:rPr>
  </w:style>
  <w:style w:type="character" w:customStyle="1" w:styleId="BodyTextIndent2Char2">
    <w:name w:val="Body Text Indent 2 Char2"/>
    <w:basedOn w:val="DefaultParagraphFont"/>
    <w:link w:val="BodyTextIndent2"/>
    <w:locked/>
    <w:rsid w:val="00EB3A06"/>
    <w:rPr>
      <w:rFonts w:ascii="Arial" w:eastAsia="Calibri" w:hAnsi="Arial"/>
      <w:sz w:val="24"/>
      <w:lang w:val="en-US" w:eastAsia="en-US" w:bidi="ar-SA"/>
    </w:rPr>
  </w:style>
  <w:style w:type="paragraph" w:customStyle="1" w:styleId="BodyTextBullet4">
    <w:name w:val="Body Text Bullet 4"/>
    <w:basedOn w:val="Default"/>
    <w:next w:val="Default"/>
    <w:rsid w:val="00EB3A06"/>
    <w:pPr>
      <w:widowControl/>
    </w:pPr>
    <w:rPr>
      <w:color w:val="auto"/>
    </w:rPr>
  </w:style>
  <w:style w:type="paragraph" w:customStyle="1" w:styleId="Heading3">
    <w:name w:val="Heading3"/>
    <w:basedOn w:val="Heading30"/>
    <w:next w:val="Heading30"/>
    <w:autoRedefine/>
    <w:rsid w:val="00EB3A06"/>
    <w:pPr>
      <w:keepLines/>
      <w:numPr>
        <w:ilvl w:val="0"/>
        <w:numId w:val="19"/>
      </w:numPr>
      <w:tabs>
        <w:tab w:val="clear" w:pos="360"/>
        <w:tab w:val="left" w:pos="1496"/>
        <w:tab w:val="num" w:pos="1800"/>
      </w:tabs>
      <w:suppressAutoHyphens/>
      <w:spacing w:before="0" w:after="0"/>
      <w:ind w:left="1800"/>
    </w:pPr>
    <w:rPr>
      <w:rFonts w:ascii="Arial" w:eastAsia="Batang" w:hAnsi="Arial"/>
      <w:b/>
    </w:rPr>
  </w:style>
  <w:style w:type="paragraph" w:customStyle="1" w:styleId="Heading4">
    <w:name w:val="Heading4"/>
    <w:basedOn w:val="Normal"/>
    <w:rsid w:val="00EB3A06"/>
    <w:pPr>
      <w:numPr>
        <w:ilvl w:val="1"/>
        <w:numId w:val="19"/>
      </w:numPr>
      <w:tabs>
        <w:tab w:val="clear" w:pos="720"/>
        <w:tab w:val="num" w:pos="1800"/>
      </w:tabs>
      <w:spacing w:after="240"/>
      <w:ind w:left="1440"/>
    </w:pPr>
    <w:rPr>
      <w:rFonts w:eastAsia="Calibri"/>
      <w:szCs w:val="24"/>
    </w:rPr>
  </w:style>
  <w:style w:type="paragraph" w:customStyle="1" w:styleId="Heading50">
    <w:name w:val="Heading5"/>
    <w:basedOn w:val="Normal"/>
    <w:rsid w:val="00EB3A06"/>
    <w:pPr>
      <w:spacing w:after="240"/>
      <w:ind w:left="2592" w:hanging="576"/>
    </w:pPr>
    <w:rPr>
      <w:rFonts w:eastAsia="Calibri"/>
      <w:szCs w:val="24"/>
    </w:rPr>
  </w:style>
  <w:style w:type="paragraph" w:customStyle="1" w:styleId="arial">
    <w:name w:val="arial"/>
    <w:basedOn w:val="Normal"/>
    <w:rsid w:val="00EB3A06"/>
    <w:pPr>
      <w:widowControl w:val="0"/>
      <w:numPr>
        <w:ilvl w:val="3"/>
        <w:numId w:val="19"/>
      </w:numPr>
      <w:tabs>
        <w:tab w:val="clear" w:pos="1800"/>
      </w:tabs>
      <w:adjustRightInd w:val="0"/>
      <w:ind w:left="2160"/>
      <w:jc w:val="both"/>
      <w:textAlignment w:val="baseline"/>
    </w:pPr>
    <w:rPr>
      <w:rFonts w:eastAsia="Calibri"/>
      <w:b/>
      <w:bCs/>
      <w:szCs w:val="24"/>
    </w:rPr>
  </w:style>
  <w:style w:type="paragraph" w:customStyle="1" w:styleId="norm">
    <w:name w:val="norm"/>
    <w:basedOn w:val="Heading2"/>
    <w:rsid w:val="00EB3A06"/>
    <w:pPr>
      <w:keepLines/>
      <w:widowControl w:val="0"/>
      <w:numPr>
        <w:ilvl w:val="4"/>
        <w:numId w:val="19"/>
      </w:numPr>
      <w:tabs>
        <w:tab w:val="clear" w:pos="1800"/>
      </w:tabs>
      <w:suppressAutoHyphens/>
      <w:adjustRightInd w:val="0"/>
      <w:spacing w:before="0" w:after="0"/>
      <w:ind w:left="1440" w:firstLine="0"/>
      <w:jc w:val="both"/>
      <w:textAlignment w:val="baseline"/>
    </w:pPr>
    <w:rPr>
      <w:rFonts w:eastAsia="Calibri"/>
      <w:sz w:val="24"/>
      <w:szCs w:val="24"/>
    </w:rPr>
  </w:style>
  <w:style w:type="paragraph" w:styleId="TOC9">
    <w:name w:val="toc 9"/>
    <w:basedOn w:val="Normal"/>
    <w:next w:val="Normal"/>
    <w:autoRedefine/>
    <w:rsid w:val="00EB3A06"/>
    <w:pPr>
      <w:widowControl w:val="0"/>
      <w:autoSpaceDE w:val="0"/>
      <w:autoSpaceDN w:val="0"/>
      <w:adjustRightInd w:val="0"/>
      <w:ind w:left="1920"/>
    </w:pPr>
    <w:rPr>
      <w:rFonts w:eastAsia="Calibri"/>
    </w:rPr>
  </w:style>
  <w:style w:type="character" w:customStyle="1" w:styleId="c2">
    <w:name w:val="c2"/>
    <w:basedOn w:val="DefaultParagraphFont"/>
    <w:rsid w:val="00EB3A06"/>
    <w:rPr>
      <w:rFonts w:cs="Times New Roman"/>
    </w:rPr>
  </w:style>
  <w:style w:type="paragraph" w:styleId="EndnoteText">
    <w:name w:val="endnote text"/>
    <w:basedOn w:val="Normal"/>
    <w:link w:val="EndnoteTextChar2"/>
    <w:rsid w:val="00EB3A06"/>
    <w:rPr>
      <w:sz w:val="20"/>
    </w:rPr>
  </w:style>
  <w:style w:type="character" w:customStyle="1" w:styleId="EndnoteTextChar2">
    <w:name w:val="Endnote Text Char2"/>
    <w:basedOn w:val="DefaultParagraphFont"/>
    <w:link w:val="EndnoteText"/>
    <w:locked/>
    <w:rsid w:val="00EB3A06"/>
    <w:rPr>
      <w:lang w:val="en-US" w:eastAsia="en-US" w:bidi="ar-SA"/>
    </w:rPr>
  </w:style>
  <w:style w:type="character" w:styleId="EndnoteReference">
    <w:name w:val="endnote reference"/>
    <w:basedOn w:val="DefaultParagraphFont"/>
    <w:rsid w:val="00EB3A06"/>
    <w:rPr>
      <w:rFonts w:cs="Times New Roman"/>
      <w:vertAlign w:val="superscript"/>
    </w:rPr>
  </w:style>
  <w:style w:type="paragraph" w:customStyle="1" w:styleId="Style1">
    <w:name w:val="Style1"/>
    <w:basedOn w:val="Heading30"/>
    <w:rsid w:val="00EB3A06"/>
    <w:pPr>
      <w:keepLines/>
      <w:numPr>
        <w:ilvl w:val="1"/>
        <w:numId w:val="2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0" w:after="0"/>
      <w:contextualSpacing/>
    </w:pPr>
    <w:rPr>
      <w:rFonts w:ascii="Arial" w:eastAsia="Calibri" w:hAnsi="Arial"/>
      <w:smallCaps/>
      <w:u w:val="single"/>
    </w:rPr>
  </w:style>
  <w:style w:type="paragraph" w:styleId="DocumentMap">
    <w:name w:val="Document Map"/>
    <w:basedOn w:val="Normal"/>
    <w:link w:val="DocumentMapChar2"/>
    <w:semiHidden/>
    <w:rsid w:val="00EB3A06"/>
    <w:rPr>
      <w:rFonts w:ascii="Tahoma" w:hAnsi="Tahoma" w:cs="Tahoma"/>
      <w:sz w:val="16"/>
      <w:szCs w:val="16"/>
    </w:rPr>
  </w:style>
  <w:style w:type="character" w:customStyle="1" w:styleId="DocumentMapChar2">
    <w:name w:val="Document Map Char2"/>
    <w:basedOn w:val="DefaultParagraphFont"/>
    <w:link w:val="DocumentMap"/>
    <w:semiHidden/>
    <w:locked/>
    <w:rsid w:val="00EB3A06"/>
    <w:rPr>
      <w:rFonts w:ascii="Tahoma" w:hAnsi="Tahoma" w:cs="Tahoma"/>
      <w:sz w:val="16"/>
      <w:szCs w:val="16"/>
      <w:lang w:val="en-US" w:eastAsia="en-US" w:bidi="ar-SA"/>
    </w:rPr>
  </w:style>
  <w:style w:type="character" w:customStyle="1" w:styleId="NoSpacingChar">
    <w:name w:val="No Spacing Char"/>
    <w:basedOn w:val="DefaultParagraphFont"/>
    <w:link w:val="NoSpacing"/>
    <w:locked/>
    <w:rsid w:val="00EB3A06"/>
    <w:rPr>
      <w:rFonts w:eastAsia="Calibri"/>
      <w:lang w:val="en-US" w:eastAsia="en-US" w:bidi="ar-SA"/>
    </w:rPr>
  </w:style>
  <w:style w:type="paragraph" w:styleId="Caption">
    <w:name w:val="caption"/>
    <w:basedOn w:val="Normal"/>
    <w:next w:val="Normal"/>
    <w:qFormat/>
    <w:rsid w:val="00EB3A06"/>
    <w:pPr>
      <w:spacing w:after="200"/>
    </w:pPr>
    <w:rPr>
      <w:rFonts w:ascii="Calibri" w:eastAsia="Calibri" w:hAnsi="Calibri"/>
      <w:b/>
      <w:bCs/>
      <w:color w:val="4F81BD"/>
      <w:sz w:val="18"/>
      <w:szCs w:val="18"/>
    </w:rPr>
  </w:style>
  <w:style w:type="paragraph" w:styleId="Quote">
    <w:name w:val="Quote"/>
    <w:basedOn w:val="Normal"/>
    <w:next w:val="Normal"/>
    <w:link w:val="QuoteChar"/>
    <w:qFormat/>
    <w:rsid w:val="00EB3A06"/>
    <w:pPr>
      <w:spacing w:after="200" w:line="276" w:lineRule="auto"/>
    </w:pPr>
    <w:rPr>
      <w:rFonts w:ascii="Calibri" w:eastAsia="Calibri" w:hAnsi="Calibri"/>
      <w:i/>
      <w:iCs/>
      <w:color w:val="000000"/>
    </w:rPr>
  </w:style>
  <w:style w:type="character" w:customStyle="1" w:styleId="QuoteChar">
    <w:name w:val="Quote Char"/>
    <w:basedOn w:val="DefaultParagraphFont"/>
    <w:link w:val="Quote"/>
    <w:locked/>
    <w:rsid w:val="00EB3A06"/>
    <w:rPr>
      <w:rFonts w:ascii="Calibri" w:eastAsia="Calibri" w:hAnsi="Calibri"/>
      <w:i/>
      <w:iCs/>
      <w:color w:val="000000"/>
      <w:sz w:val="22"/>
      <w:szCs w:val="22"/>
      <w:lang w:val="en-US" w:eastAsia="en-US" w:bidi="ar-SA"/>
    </w:rPr>
  </w:style>
  <w:style w:type="paragraph" w:styleId="IntenseQuote">
    <w:name w:val="Intense Quote"/>
    <w:basedOn w:val="Normal"/>
    <w:next w:val="Normal"/>
    <w:link w:val="IntenseQuoteChar"/>
    <w:qFormat/>
    <w:rsid w:val="00EB3A06"/>
    <w:pPr>
      <w:pBdr>
        <w:bottom w:val="single" w:sz="4" w:space="4" w:color="4F81BD"/>
      </w:pBdr>
      <w:spacing w:before="200" w:after="280" w:line="276" w:lineRule="auto"/>
      <w:ind w:left="936" w:right="936"/>
    </w:pPr>
    <w:rPr>
      <w:rFonts w:ascii="Calibri" w:eastAsia="Calibri" w:hAnsi="Calibri"/>
      <w:b/>
      <w:bCs/>
      <w:i/>
      <w:iCs/>
      <w:color w:val="4F81BD"/>
    </w:rPr>
  </w:style>
  <w:style w:type="character" w:customStyle="1" w:styleId="IntenseQuoteChar">
    <w:name w:val="Intense Quote Char"/>
    <w:basedOn w:val="DefaultParagraphFont"/>
    <w:link w:val="IntenseQuote"/>
    <w:locked/>
    <w:rsid w:val="00EB3A06"/>
    <w:rPr>
      <w:rFonts w:ascii="Calibri" w:eastAsia="Calibri" w:hAnsi="Calibri"/>
      <w:b/>
      <w:bCs/>
      <w:i/>
      <w:iCs/>
      <w:color w:val="4F81BD"/>
      <w:sz w:val="22"/>
      <w:szCs w:val="22"/>
      <w:lang w:val="en-US" w:eastAsia="en-US" w:bidi="ar-SA"/>
    </w:rPr>
  </w:style>
  <w:style w:type="character" w:styleId="SubtleEmphasis">
    <w:name w:val="Subtle Emphasis"/>
    <w:basedOn w:val="DefaultParagraphFont"/>
    <w:qFormat/>
    <w:rsid w:val="00EB3A06"/>
    <w:rPr>
      <w:rFonts w:cs="Times New Roman"/>
      <w:i/>
      <w:iCs/>
      <w:color w:val="808080"/>
    </w:rPr>
  </w:style>
  <w:style w:type="character" w:styleId="IntenseEmphasis">
    <w:name w:val="Intense Emphasis"/>
    <w:basedOn w:val="DefaultParagraphFont"/>
    <w:qFormat/>
    <w:rsid w:val="00EB3A06"/>
    <w:rPr>
      <w:rFonts w:cs="Times New Roman"/>
      <w:b/>
      <w:bCs/>
      <w:i/>
      <w:iCs/>
      <w:color w:val="4F81BD"/>
    </w:rPr>
  </w:style>
  <w:style w:type="character" w:styleId="SubtleReference">
    <w:name w:val="Subtle Reference"/>
    <w:basedOn w:val="DefaultParagraphFont"/>
    <w:qFormat/>
    <w:rsid w:val="00EB3A06"/>
    <w:rPr>
      <w:rFonts w:cs="Times New Roman"/>
      <w:smallCaps/>
      <w:color w:val="C0504D"/>
      <w:u w:val="single"/>
    </w:rPr>
  </w:style>
  <w:style w:type="character" w:styleId="IntenseReference">
    <w:name w:val="Intense Reference"/>
    <w:basedOn w:val="DefaultParagraphFont"/>
    <w:qFormat/>
    <w:rsid w:val="00EB3A06"/>
    <w:rPr>
      <w:rFonts w:cs="Times New Roman"/>
      <w:b/>
      <w:bCs/>
      <w:smallCaps/>
      <w:color w:val="C0504D"/>
      <w:spacing w:val="5"/>
      <w:u w:val="single"/>
    </w:rPr>
  </w:style>
  <w:style w:type="character" w:styleId="BookTitle">
    <w:name w:val="Book Title"/>
    <w:basedOn w:val="DefaultParagraphFont"/>
    <w:qFormat/>
    <w:rsid w:val="00EB3A06"/>
    <w:rPr>
      <w:rFonts w:cs="Times New Roman"/>
      <w:b/>
      <w:bCs/>
      <w:smallCaps/>
      <w:spacing w:val="5"/>
    </w:rPr>
  </w:style>
  <w:style w:type="paragraph" w:customStyle="1" w:styleId="Body">
    <w:name w:val="Body"/>
    <w:link w:val="BodyChar1"/>
    <w:rsid w:val="00EB3A06"/>
    <w:pPr>
      <w:spacing w:before="180"/>
    </w:pPr>
    <w:rPr>
      <w:rFonts w:ascii="Arial" w:eastAsia="Calibri" w:hAnsi="Arial"/>
      <w:szCs w:val="24"/>
    </w:rPr>
  </w:style>
  <w:style w:type="character" w:customStyle="1" w:styleId="BodyChar1">
    <w:name w:val="Body Char1"/>
    <w:basedOn w:val="DefaultParagraphFont"/>
    <w:link w:val="Body"/>
    <w:locked/>
    <w:rsid w:val="00EB3A06"/>
    <w:rPr>
      <w:rFonts w:ascii="Arial" w:eastAsia="Calibri" w:hAnsi="Arial"/>
      <w:szCs w:val="24"/>
      <w:lang w:val="en-US" w:eastAsia="en-US" w:bidi="ar-SA"/>
    </w:rPr>
  </w:style>
  <w:style w:type="paragraph" w:customStyle="1" w:styleId="Normal1">
    <w:name w:val="Normal1"/>
    <w:basedOn w:val="Normal"/>
    <w:link w:val="normalChar"/>
    <w:rsid w:val="00EB3A06"/>
    <w:pPr>
      <w:spacing w:after="200" w:line="260" w:lineRule="atLeast"/>
    </w:pPr>
    <w:rPr>
      <w:rFonts w:eastAsia="Calibri"/>
    </w:rPr>
  </w:style>
  <w:style w:type="character" w:customStyle="1" w:styleId="normalchar1">
    <w:name w:val="normal__char1"/>
    <w:basedOn w:val="DefaultParagraphFont"/>
    <w:uiPriority w:val="99"/>
    <w:rsid w:val="00EB3A06"/>
    <w:rPr>
      <w:rFonts w:ascii="Arial" w:hAnsi="Arial" w:cs="Arial"/>
      <w:sz w:val="22"/>
      <w:szCs w:val="22"/>
    </w:rPr>
  </w:style>
  <w:style w:type="paragraph" w:styleId="PlainText">
    <w:name w:val="Plain Text"/>
    <w:basedOn w:val="Normal"/>
    <w:link w:val="PlainTextChar1"/>
    <w:uiPriority w:val="99"/>
    <w:rsid w:val="00EB3A06"/>
    <w:rPr>
      <w:rFonts w:ascii="Book Antiqua" w:hAnsi="Book Antiqua"/>
      <w:color w:val="244061"/>
      <w:szCs w:val="21"/>
    </w:rPr>
  </w:style>
  <w:style w:type="character" w:customStyle="1" w:styleId="PlainTextChar1">
    <w:name w:val="Plain Text Char1"/>
    <w:basedOn w:val="DefaultParagraphFont"/>
    <w:link w:val="PlainText"/>
    <w:semiHidden/>
    <w:locked/>
    <w:rsid w:val="00EB3A06"/>
    <w:rPr>
      <w:rFonts w:ascii="Book Antiqua" w:hAnsi="Book Antiqua" w:cs="Arial"/>
      <w:color w:val="244061"/>
      <w:sz w:val="24"/>
      <w:szCs w:val="21"/>
      <w:lang w:val="en-US" w:eastAsia="en-US" w:bidi="ar-SA"/>
    </w:rPr>
  </w:style>
  <w:style w:type="paragraph" w:customStyle="1" w:styleId="Bullet1">
    <w:name w:val="Bullet1"/>
    <w:basedOn w:val="Normal"/>
    <w:rsid w:val="00EB3A06"/>
    <w:pPr>
      <w:tabs>
        <w:tab w:val="left" w:pos="576"/>
        <w:tab w:val="left" w:pos="1296"/>
        <w:tab w:val="left" w:pos="2016"/>
        <w:tab w:val="left" w:pos="9360"/>
      </w:tabs>
      <w:spacing w:before="120"/>
    </w:pPr>
    <w:rPr>
      <w:rFonts w:eastAsia="Calibri"/>
    </w:rPr>
  </w:style>
  <w:style w:type="paragraph" w:customStyle="1" w:styleId="Normal4">
    <w:name w:val="Normal4"/>
    <w:basedOn w:val="Normal"/>
    <w:rsid w:val="00EB3A06"/>
    <w:pPr>
      <w:ind w:left="1080"/>
    </w:pPr>
    <w:rPr>
      <w:rFonts w:eastAsia="Calibri"/>
    </w:rPr>
  </w:style>
  <w:style w:type="character" w:customStyle="1" w:styleId="FootnoteTextChar2">
    <w:name w:val="Footnote Text Char2"/>
    <w:basedOn w:val="DefaultParagraphFont"/>
    <w:link w:val="FootnoteText"/>
    <w:semiHidden/>
    <w:locked/>
    <w:rsid w:val="00EB3A06"/>
    <w:rPr>
      <w:sz w:val="18"/>
      <w:lang w:val="en-US" w:eastAsia="en-US" w:bidi="ar-SA"/>
    </w:rPr>
  </w:style>
  <w:style w:type="paragraph" w:customStyle="1" w:styleId="Quick10">
    <w:name w:val="Quick 1."/>
    <w:basedOn w:val="Normal"/>
    <w:rsid w:val="00EB3A06"/>
    <w:pPr>
      <w:widowControl w:val="0"/>
      <w:tabs>
        <w:tab w:val="num" w:pos="720"/>
      </w:tabs>
      <w:autoSpaceDE w:val="0"/>
      <w:autoSpaceDN w:val="0"/>
      <w:adjustRightInd w:val="0"/>
      <w:ind w:left="720" w:hanging="540"/>
    </w:pPr>
    <w:rPr>
      <w:rFonts w:eastAsia="Calibri"/>
      <w:sz w:val="20"/>
      <w:szCs w:val="24"/>
    </w:rPr>
  </w:style>
  <w:style w:type="paragraph" w:customStyle="1" w:styleId="Style">
    <w:name w:val="Style"/>
    <w:basedOn w:val="Normal"/>
    <w:rsid w:val="00EB3A06"/>
    <w:pPr>
      <w:widowControl w:val="0"/>
      <w:autoSpaceDE w:val="0"/>
      <w:autoSpaceDN w:val="0"/>
      <w:adjustRightInd w:val="0"/>
      <w:ind w:left="2192" w:hanging="1462"/>
    </w:pPr>
    <w:rPr>
      <w:rFonts w:ascii="Courier" w:eastAsia="Calibri" w:hAnsi="Courier"/>
      <w:sz w:val="20"/>
      <w:szCs w:val="24"/>
    </w:rPr>
  </w:style>
  <w:style w:type="paragraph" w:styleId="BlockText">
    <w:name w:val="Block Text"/>
    <w:basedOn w:val="Normal"/>
    <w:semiHidden/>
    <w:rsid w:val="00EB3A06"/>
    <w:pPr>
      <w:tabs>
        <w:tab w:val="left" w:pos="-1440"/>
        <w:tab w:val="left" w:pos="-720"/>
        <w:tab w:val="left" w:pos="0"/>
        <w:tab w:val="left" w:pos="730"/>
        <w:tab w:val="left" w:pos="1440"/>
        <w:tab w:val="left" w:pos="2192"/>
        <w:tab w:val="left" w:pos="2923"/>
        <w:tab w:val="left" w:pos="3600"/>
        <w:tab w:val="left" w:pos="4320"/>
        <w:tab w:val="left" w:pos="5040"/>
        <w:tab w:val="left" w:pos="5760"/>
        <w:tab w:val="left" w:pos="6480"/>
        <w:tab w:val="left" w:pos="7200"/>
        <w:tab w:val="left" w:pos="7920"/>
      </w:tabs>
      <w:autoSpaceDE w:val="0"/>
      <w:autoSpaceDN w:val="0"/>
      <w:adjustRightInd w:val="0"/>
      <w:spacing w:line="240" w:lineRule="exact"/>
      <w:ind w:left="1440" w:right="730"/>
      <w:jc w:val="both"/>
    </w:pPr>
    <w:rPr>
      <w:rFonts w:eastAsia="Calibri"/>
      <w:szCs w:val="24"/>
    </w:rPr>
  </w:style>
  <w:style w:type="paragraph" w:customStyle="1" w:styleId="Achievement">
    <w:name w:val="Achievement"/>
    <w:basedOn w:val="Normal"/>
    <w:rsid w:val="00EB3A06"/>
    <w:pPr>
      <w:widowControl w:val="0"/>
      <w:numPr>
        <w:numId w:val="21"/>
      </w:numPr>
      <w:autoSpaceDE w:val="0"/>
      <w:autoSpaceDN w:val="0"/>
      <w:adjustRightInd w:val="0"/>
    </w:pPr>
    <w:rPr>
      <w:rFonts w:ascii="Courier" w:eastAsia="Calibri" w:hAnsi="Courier"/>
      <w:sz w:val="20"/>
      <w:szCs w:val="24"/>
    </w:rPr>
  </w:style>
  <w:style w:type="paragraph" w:styleId="TOC4">
    <w:name w:val="toc 4"/>
    <w:basedOn w:val="Normal"/>
    <w:next w:val="Normal"/>
    <w:autoRedefine/>
    <w:rsid w:val="00EB3A06"/>
    <w:pPr>
      <w:spacing w:line="276" w:lineRule="auto"/>
      <w:ind w:left="660"/>
    </w:pPr>
    <w:rPr>
      <w:rFonts w:ascii="Calibri" w:hAnsi="Calibri"/>
      <w:sz w:val="20"/>
    </w:rPr>
  </w:style>
  <w:style w:type="paragraph" w:styleId="TOC5">
    <w:name w:val="toc 5"/>
    <w:basedOn w:val="Normal"/>
    <w:next w:val="Normal"/>
    <w:autoRedefine/>
    <w:rsid w:val="00EB3A06"/>
    <w:pPr>
      <w:spacing w:line="276" w:lineRule="auto"/>
      <w:ind w:left="880"/>
    </w:pPr>
    <w:rPr>
      <w:rFonts w:ascii="Calibri" w:hAnsi="Calibri"/>
      <w:sz w:val="20"/>
    </w:rPr>
  </w:style>
  <w:style w:type="paragraph" w:styleId="TOC6">
    <w:name w:val="toc 6"/>
    <w:basedOn w:val="Normal"/>
    <w:next w:val="Normal"/>
    <w:autoRedefine/>
    <w:rsid w:val="00EB3A06"/>
    <w:pPr>
      <w:spacing w:line="276" w:lineRule="auto"/>
      <w:ind w:left="1100"/>
    </w:pPr>
    <w:rPr>
      <w:rFonts w:ascii="Calibri" w:hAnsi="Calibri"/>
      <w:sz w:val="20"/>
    </w:rPr>
  </w:style>
  <w:style w:type="paragraph" w:styleId="TOC7">
    <w:name w:val="toc 7"/>
    <w:basedOn w:val="Normal"/>
    <w:next w:val="Normal"/>
    <w:autoRedefine/>
    <w:rsid w:val="00EB3A06"/>
    <w:pPr>
      <w:spacing w:line="276" w:lineRule="auto"/>
      <w:ind w:left="1320"/>
    </w:pPr>
    <w:rPr>
      <w:rFonts w:ascii="Calibri" w:hAnsi="Calibri"/>
      <w:sz w:val="20"/>
    </w:rPr>
  </w:style>
  <w:style w:type="paragraph" w:styleId="TOC8">
    <w:name w:val="toc 8"/>
    <w:basedOn w:val="Normal"/>
    <w:next w:val="Normal"/>
    <w:autoRedefine/>
    <w:rsid w:val="00EB3A06"/>
    <w:pPr>
      <w:spacing w:line="276" w:lineRule="auto"/>
      <w:ind w:left="1540"/>
    </w:pPr>
    <w:rPr>
      <w:rFonts w:ascii="Calibri" w:hAnsi="Calibri"/>
      <w:sz w:val="20"/>
    </w:rPr>
  </w:style>
  <w:style w:type="numbering" w:styleId="111111">
    <w:name w:val="Outline List 2"/>
    <w:basedOn w:val="NoList"/>
    <w:rsid w:val="00EB3A06"/>
    <w:pPr>
      <w:numPr>
        <w:numId w:val="18"/>
      </w:numPr>
    </w:pPr>
  </w:style>
  <w:style w:type="character" w:customStyle="1" w:styleId="Heading1Char">
    <w:name w:val="Heading 1 Char"/>
    <w:basedOn w:val="DefaultParagraphFont"/>
    <w:locked/>
    <w:rsid w:val="001E31CB"/>
    <w:rPr>
      <w:rFonts w:ascii="Arial Black" w:hAnsi="Arial Black"/>
      <w:sz w:val="28"/>
      <w:lang w:val="en-US" w:eastAsia="en-US" w:bidi="ar-SA"/>
    </w:rPr>
  </w:style>
  <w:style w:type="character" w:customStyle="1" w:styleId="Heading4Char">
    <w:name w:val="Heading 4 Char"/>
    <w:basedOn w:val="DefaultParagraphFont"/>
    <w:locked/>
    <w:rsid w:val="001E31CB"/>
    <w:rPr>
      <w:rFonts w:ascii="Arial" w:hAnsi="Arial" w:cs="Arial"/>
      <w:sz w:val="24"/>
      <w:lang w:val="en-US" w:eastAsia="en-US" w:bidi="ar-SA"/>
    </w:rPr>
  </w:style>
  <w:style w:type="character" w:customStyle="1" w:styleId="Heading5Char">
    <w:name w:val="Heading 5 Char"/>
    <w:basedOn w:val="DefaultParagraphFont"/>
    <w:locked/>
    <w:rsid w:val="001E31CB"/>
    <w:rPr>
      <w:rFonts w:ascii="Arial Black" w:hAnsi="Arial Black"/>
      <w:lang w:val="en-US" w:eastAsia="en-US" w:bidi="ar-SA"/>
    </w:rPr>
  </w:style>
  <w:style w:type="character" w:customStyle="1" w:styleId="Heading6Char">
    <w:name w:val="Heading 6 Char"/>
    <w:basedOn w:val="DefaultParagraphFont"/>
    <w:locked/>
    <w:rsid w:val="001E31CB"/>
    <w:rPr>
      <w:rFonts w:ascii="Cambria" w:eastAsia="Calibri" w:hAnsi="Cambria"/>
      <w:i/>
      <w:iCs/>
      <w:color w:val="243F60"/>
      <w:sz w:val="24"/>
      <w:lang w:val="en-US" w:eastAsia="en-US" w:bidi="ar-SA"/>
    </w:rPr>
  </w:style>
  <w:style w:type="character" w:customStyle="1" w:styleId="Heading7Char">
    <w:name w:val="Heading 7 Char"/>
    <w:basedOn w:val="DefaultParagraphFont"/>
    <w:locked/>
    <w:rsid w:val="001E31CB"/>
    <w:rPr>
      <w:rFonts w:ascii="Cambria" w:eastAsia="Calibri" w:hAnsi="Cambria"/>
      <w:i/>
      <w:iCs/>
      <w:color w:val="404040"/>
      <w:sz w:val="22"/>
      <w:szCs w:val="22"/>
      <w:lang w:val="en-US" w:eastAsia="en-US" w:bidi="ar-SA"/>
    </w:rPr>
  </w:style>
  <w:style w:type="character" w:customStyle="1" w:styleId="Heading8Char">
    <w:name w:val="Heading 8 Char"/>
    <w:basedOn w:val="DefaultParagraphFont"/>
    <w:locked/>
    <w:rsid w:val="001E31CB"/>
    <w:rPr>
      <w:rFonts w:ascii="Cambria" w:eastAsia="Calibri" w:hAnsi="Cambria"/>
      <w:color w:val="4F81BD"/>
      <w:lang w:val="en-US" w:eastAsia="en-US" w:bidi="ar-SA"/>
    </w:rPr>
  </w:style>
  <w:style w:type="character" w:customStyle="1" w:styleId="Heading9Char">
    <w:name w:val="Heading 9 Char"/>
    <w:basedOn w:val="DefaultParagraphFont"/>
    <w:locked/>
    <w:rsid w:val="001E31CB"/>
    <w:rPr>
      <w:rFonts w:ascii="Cambria" w:eastAsia="Calibri" w:hAnsi="Cambria"/>
      <w:i/>
      <w:iCs/>
      <w:color w:val="404040"/>
      <w:lang w:val="en-US" w:eastAsia="en-US" w:bidi="ar-SA"/>
    </w:rPr>
  </w:style>
  <w:style w:type="character" w:customStyle="1" w:styleId="CommentTextChar">
    <w:name w:val="Comment Text Char"/>
    <w:basedOn w:val="DefaultParagraphFont"/>
    <w:locked/>
    <w:rsid w:val="001E31CB"/>
    <w:rPr>
      <w:lang w:val="en-US" w:eastAsia="en-US" w:bidi="ar-SA"/>
    </w:rPr>
  </w:style>
  <w:style w:type="character" w:customStyle="1" w:styleId="CommentSubjectChar">
    <w:name w:val="Comment Subject Char"/>
    <w:basedOn w:val="CommentTextChar"/>
    <w:locked/>
    <w:rsid w:val="001E31CB"/>
    <w:rPr>
      <w:b/>
      <w:bCs/>
      <w:lang w:val="en-US" w:eastAsia="en-US" w:bidi="ar-SA"/>
    </w:rPr>
  </w:style>
  <w:style w:type="character" w:customStyle="1" w:styleId="BalloonTextChar">
    <w:name w:val="Balloon Text Char"/>
    <w:basedOn w:val="DefaultParagraphFont"/>
    <w:semiHidden/>
    <w:locked/>
    <w:rsid w:val="001E31CB"/>
    <w:rPr>
      <w:rFonts w:ascii="Tahoma" w:hAnsi="Tahoma" w:cs="Tahoma"/>
      <w:sz w:val="16"/>
      <w:szCs w:val="16"/>
      <w:lang w:val="en-US" w:eastAsia="en-US" w:bidi="ar-SA"/>
    </w:rPr>
  </w:style>
  <w:style w:type="character" w:customStyle="1" w:styleId="HeaderChar">
    <w:name w:val="Header Char"/>
    <w:basedOn w:val="DefaultParagraphFont"/>
    <w:locked/>
    <w:rsid w:val="001E31CB"/>
    <w:rPr>
      <w:sz w:val="24"/>
      <w:lang w:val="en-US" w:eastAsia="en-US" w:bidi="ar-SA"/>
    </w:rPr>
  </w:style>
  <w:style w:type="character" w:customStyle="1" w:styleId="FooterChar">
    <w:name w:val="Footer Char"/>
    <w:basedOn w:val="DefaultParagraphFont"/>
    <w:locked/>
    <w:rsid w:val="001E31CB"/>
    <w:rPr>
      <w:sz w:val="24"/>
      <w:lang w:val="en-US" w:eastAsia="en-US" w:bidi="ar-SA"/>
    </w:rPr>
  </w:style>
  <w:style w:type="character" w:customStyle="1" w:styleId="TitleChar">
    <w:name w:val="Title Char"/>
    <w:basedOn w:val="DefaultParagraphFont"/>
    <w:locked/>
    <w:rsid w:val="001E31CB"/>
    <w:rPr>
      <w:rFonts w:ascii="Arial" w:eastAsia="Calibri" w:hAnsi="Arial" w:cs="Arial"/>
      <w:sz w:val="24"/>
      <w:szCs w:val="24"/>
      <w:lang w:val="en-US" w:eastAsia="en-US" w:bidi="ar-SA"/>
    </w:rPr>
  </w:style>
  <w:style w:type="character" w:customStyle="1" w:styleId="SubtitleChar">
    <w:name w:val="Subtitle Char"/>
    <w:basedOn w:val="DefaultParagraphFont"/>
    <w:locked/>
    <w:rsid w:val="001E31CB"/>
    <w:rPr>
      <w:rFonts w:ascii="Arial" w:eastAsia="Calibri" w:hAnsi="Arial" w:cs="Arial"/>
      <w:sz w:val="24"/>
      <w:szCs w:val="24"/>
      <w:lang w:val="en-US" w:eastAsia="en-US" w:bidi="ar-SA"/>
    </w:rPr>
  </w:style>
  <w:style w:type="character" w:customStyle="1" w:styleId="BodyTextChar">
    <w:name w:val="Body Text Char"/>
    <w:basedOn w:val="DefaultParagraphFont"/>
    <w:locked/>
    <w:rsid w:val="001E31CB"/>
    <w:rPr>
      <w:sz w:val="24"/>
      <w:lang w:val="en-US" w:eastAsia="en-US" w:bidi="ar-SA"/>
    </w:rPr>
  </w:style>
  <w:style w:type="character" w:customStyle="1" w:styleId="BodyTextIndentChar">
    <w:name w:val="Body Text Indent Char"/>
    <w:basedOn w:val="DefaultParagraphFont"/>
    <w:locked/>
    <w:rsid w:val="001E31CB"/>
    <w:rPr>
      <w:sz w:val="24"/>
      <w:lang w:val="en-US" w:eastAsia="en-US" w:bidi="ar-SA"/>
    </w:rPr>
  </w:style>
  <w:style w:type="character" w:customStyle="1" w:styleId="HTMLPreformattedChar">
    <w:name w:val="HTML Preformatted Char"/>
    <w:basedOn w:val="DefaultParagraphFont"/>
    <w:locked/>
    <w:rsid w:val="001E31CB"/>
    <w:rPr>
      <w:rFonts w:ascii="Courier New" w:eastAsia="Calibri" w:hAnsi="Courier New" w:cs="Courier New"/>
      <w:sz w:val="24"/>
      <w:lang w:val="en-US" w:eastAsia="en-US" w:bidi="ar-SA"/>
    </w:rPr>
  </w:style>
  <w:style w:type="character" w:customStyle="1" w:styleId="BodyTextIndent3Char">
    <w:name w:val="Body Text Indent 3 Char"/>
    <w:basedOn w:val="DefaultParagraphFont"/>
    <w:locked/>
    <w:rsid w:val="001E31CB"/>
    <w:rPr>
      <w:rFonts w:ascii="Arial" w:eastAsia="Calibri" w:hAnsi="Arial"/>
      <w:sz w:val="16"/>
      <w:szCs w:val="16"/>
      <w:lang w:val="en-US" w:eastAsia="en-US" w:bidi="ar-SA"/>
    </w:rPr>
  </w:style>
  <w:style w:type="character" w:customStyle="1" w:styleId="BodyText3Char">
    <w:name w:val="Body Text 3 Char"/>
    <w:basedOn w:val="DefaultParagraphFont"/>
    <w:locked/>
    <w:rsid w:val="001E31CB"/>
    <w:rPr>
      <w:rFonts w:ascii="Arial" w:eastAsia="Calibri" w:hAnsi="Arial"/>
      <w:sz w:val="16"/>
      <w:szCs w:val="16"/>
      <w:lang w:val="en-US" w:eastAsia="en-US" w:bidi="ar-SA"/>
    </w:rPr>
  </w:style>
  <w:style w:type="character" w:customStyle="1" w:styleId="BodyText2Char">
    <w:name w:val="Body Text 2 Char"/>
    <w:basedOn w:val="DefaultParagraphFont"/>
    <w:locked/>
    <w:rsid w:val="001E31CB"/>
    <w:rPr>
      <w:rFonts w:eastAsia="Calibri"/>
      <w:lang w:val="en-US" w:eastAsia="en-US" w:bidi="ar-SA"/>
    </w:rPr>
  </w:style>
  <w:style w:type="character" w:customStyle="1" w:styleId="BodyTextIndent2Char">
    <w:name w:val="Body Text Indent 2 Char"/>
    <w:basedOn w:val="DefaultParagraphFont"/>
    <w:locked/>
    <w:rsid w:val="001E31CB"/>
    <w:rPr>
      <w:rFonts w:ascii="Arial" w:eastAsia="Calibri" w:hAnsi="Arial"/>
      <w:sz w:val="24"/>
      <w:lang w:val="en-US" w:eastAsia="en-US" w:bidi="ar-SA"/>
    </w:rPr>
  </w:style>
  <w:style w:type="character" w:customStyle="1" w:styleId="EndnoteTextChar">
    <w:name w:val="Endnote Text Char"/>
    <w:basedOn w:val="DefaultParagraphFont"/>
    <w:locked/>
    <w:rsid w:val="001E31CB"/>
    <w:rPr>
      <w:lang w:val="en-US" w:eastAsia="en-US" w:bidi="ar-SA"/>
    </w:rPr>
  </w:style>
  <w:style w:type="character" w:customStyle="1" w:styleId="DocumentMapChar">
    <w:name w:val="Document Map Char"/>
    <w:basedOn w:val="DefaultParagraphFont"/>
    <w:semiHidden/>
    <w:locked/>
    <w:rsid w:val="001E31CB"/>
    <w:rPr>
      <w:rFonts w:ascii="Tahoma" w:hAnsi="Tahoma" w:cs="Tahoma"/>
      <w:sz w:val="16"/>
      <w:szCs w:val="16"/>
      <w:lang w:val="en-US" w:eastAsia="en-US" w:bidi="ar-SA"/>
    </w:rPr>
  </w:style>
  <w:style w:type="character" w:customStyle="1" w:styleId="PlainTextChar">
    <w:name w:val="Plain Text Char"/>
    <w:basedOn w:val="DefaultParagraphFont"/>
    <w:uiPriority w:val="99"/>
    <w:locked/>
    <w:rsid w:val="001E31CB"/>
    <w:rPr>
      <w:rFonts w:ascii="Book Antiqua" w:hAnsi="Book Antiqua" w:cs="Arial"/>
      <w:color w:val="244061"/>
      <w:sz w:val="24"/>
      <w:szCs w:val="21"/>
      <w:lang w:val="en-US" w:eastAsia="en-US" w:bidi="ar-SA"/>
    </w:rPr>
  </w:style>
  <w:style w:type="character" w:customStyle="1" w:styleId="FootnoteTextChar">
    <w:name w:val="Footnote Text Char"/>
    <w:basedOn w:val="DefaultParagraphFont"/>
    <w:semiHidden/>
    <w:locked/>
    <w:rsid w:val="001E31CB"/>
    <w:rPr>
      <w:sz w:val="18"/>
      <w:lang w:val="en-US" w:eastAsia="en-US" w:bidi="ar-SA"/>
    </w:rPr>
  </w:style>
  <w:style w:type="character" w:customStyle="1" w:styleId="yellowfadeinnerspan">
    <w:name w:val="yellowfadeinnerspan"/>
    <w:basedOn w:val="DefaultParagraphFont"/>
    <w:rsid w:val="0011219B"/>
  </w:style>
  <w:style w:type="character" w:customStyle="1" w:styleId="normalChar">
    <w:name w:val="normal Char"/>
    <w:basedOn w:val="DefaultParagraphFont"/>
    <w:link w:val="Normal1"/>
    <w:rsid w:val="00DB5CD5"/>
    <w:rPr>
      <w:rFonts w:ascii="Arial" w:eastAsia="Calibri" w:hAnsi="Arial" w:cs="Arial"/>
      <w:sz w:val="22"/>
      <w:szCs w:val="22"/>
      <w:lang w:val="en-US" w:eastAsia="en-US" w:bidi="ar-SA"/>
    </w:rPr>
  </w:style>
  <w:style w:type="character" w:customStyle="1" w:styleId="normal005f005fchar1char1">
    <w:name w:val="normal_005f_005fchar1__char1"/>
    <w:basedOn w:val="DefaultParagraphFont"/>
    <w:rsid w:val="00624DD5"/>
    <w:rPr>
      <w:rFonts w:ascii="Arial" w:hAnsi="Arial" w:cs="Arial"/>
      <w:sz w:val="22"/>
      <w:szCs w:val="22"/>
    </w:rPr>
  </w:style>
  <w:style w:type="character" w:customStyle="1" w:styleId="CharChar17">
    <w:name w:val="Char Char17"/>
    <w:basedOn w:val="DefaultParagraphFont"/>
    <w:semiHidden/>
    <w:locked/>
    <w:rsid w:val="006E0204"/>
    <w:rPr>
      <w:sz w:val="18"/>
      <w:lang w:val="en-US" w:eastAsia="en-US" w:bidi="ar-SA"/>
    </w:rPr>
  </w:style>
  <w:style w:type="paragraph" w:customStyle="1" w:styleId="Normal10">
    <w:name w:val="Normal1"/>
    <w:basedOn w:val="Normal"/>
    <w:uiPriority w:val="99"/>
    <w:rsid w:val="007204C0"/>
    <w:pPr>
      <w:spacing w:after="200" w:line="260" w:lineRule="atLeast"/>
    </w:pPr>
  </w:style>
  <w:style w:type="character" w:customStyle="1" w:styleId="ListParagraphChar">
    <w:name w:val="List Paragraph Char"/>
    <w:basedOn w:val="DefaultParagraphFont"/>
    <w:link w:val="ListParagraph"/>
    <w:rsid w:val="0020529A"/>
    <w:rPr>
      <w:rFonts w:ascii="Calibri" w:hAnsi="Calibri" w:cs="Arial"/>
      <w:sz w:val="22"/>
      <w:szCs w:val="22"/>
    </w:rPr>
  </w:style>
  <w:style w:type="character" w:customStyle="1" w:styleId="Heading2Char1CharChar1">
    <w:name w:val="Heading 2 Char1 Char Char1"/>
    <w:aliases w:val="Heading 2 Char Char Char Char"/>
    <w:basedOn w:val="DefaultParagraphFont"/>
    <w:locked/>
    <w:rsid w:val="00A62308"/>
    <w:rPr>
      <w:rFonts w:ascii="Arial" w:eastAsia="Calibri" w:hAnsi="Arial" w:cs="Arial"/>
      <w:b/>
      <w:sz w:val="24"/>
      <w:szCs w:val="24"/>
      <w:lang w:val="en-US" w:eastAsia="en-US" w:bidi="ar-SA"/>
    </w:rPr>
  </w:style>
  <w:style w:type="character" w:customStyle="1" w:styleId="requesttextlabel1">
    <w:name w:val="requesttextlabel1"/>
    <w:basedOn w:val="DefaultParagraphFont"/>
    <w:rsid w:val="00A62308"/>
    <w:rPr>
      <w:rFonts w:ascii="Arial" w:hAnsi="Arial" w:cs="Arial"/>
      <w:b/>
      <w:bCs/>
      <w:color w:val="800000"/>
      <w:sz w:val="18"/>
      <w:szCs w:val="18"/>
    </w:rPr>
  </w:style>
  <w:style w:type="paragraph" w:customStyle="1" w:styleId="StyleArialLinespacingDouble">
    <w:name w:val="Style Arial Line spacing:  Double"/>
    <w:basedOn w:val="Normal"/>
    <w:rsid w:val="00A62308"/>
    <w:rPr>
      <w:rFonts w:eastAsia="Calibri" w:cs="Times New Roman"/>
      <w:sz w:val="24"/>
      <w:szCs w:val="20"/>
    </w:rPr>
  </w:style>
  <w:style w:type="paragraph" w:customStyle="1" w:styleId="StyleLinespacingDouble">
    <w:name w:val="Style Line spacing:  Double"/>
    <w:basedOn w:val="Normal"/>
    <w:rsid w:val="00A62308"/>
    <w:rPr>
      <w:rFonts w:ascii="Times New Roman" w:eastAsia="Calibri" w:hAnsi="Times New Roman" w:cs="Times New Roman"/>
      <w:sz w:val="24"/>
      <w:szCs w:val="20"/>
    </w:rPr>
  </w:style>
  <w:style w:type="character" w:customStyle="1" w:styleId="Char">
    <w:name w:val="Char"/>
    <w:basedOn w:val="DefaultParagraphFont"/>
    <w:locked/>
    <w:rsid w:val="00A62308"/>
    <w:rPr>
      <w:rFonts w:ascii="Arial" w:hAnsi="Arial" w:cs="Times New Roman"/>
      <w:lang w:val="en-US" w:eastAsia="en-US" w:bidi="ar-SA"/>
    </w:rPr>
  </w:style>
  <w:style w:type="paragraph" w:customStyle="1" w:styleId="msolistparagraph0">
    <w:name w:val="msolistparagraph"/>
    <w:basedOn w:val="Normal"/>
    <w:rsid w:val="00A62308"/>
    <w:pPr>
      <w:ind w:left="720"/>
    </w:pPr>
    <w:rPr>
      <w:rFonts w:ascii="Times New Roman" w:eastAsia="Calibri" w:hAnsi="Times New Roman" w:cs="Times New Roman"/>
      <w:sz w:val="24"/>
      <w:szCs w:val="24"/>
    </w:rPr>
  </w:style>
  <w:style w:type="character" w:customStyle="1" w:styleId="NoteHeadingChar">
    <w:name w:val="Note Heading Char"/>
    <w:basedOn w:val="DefaultParagraphFont"/>
    <w:link w:val="NoteHeading"/>
    <w:locked/>
    <w:rsid w:val="00A62308"/>
    <w:rPr>
      <w:rFonts w:ascii="Arial Black" w:hAnsi="Arial Black" w:cs="Arial"/>
      <w:sz w:val="16"/>
      <w:szCs w:val="22"/>
      <w:lang w:val="en-US" w:eastAsia="en-US" w:bidi="ar-SA"/>
    </w:rPr>
  </w:style>
  <w:style w:type="character" w:customStyle="1" w:styleId="CharChar24">
    <w:name w:val="Char Char24"/>
    <w:basedOn w:val="DefaultParagraphFont"/>
    <w:rsid w:val="00A62308"/>
    <w:rPr>
      <w:rFonts w:ascii="Arial Black" w:hAnsi="Arial Black" w:cs="Times New Roman"/>
      <w:sz w:val="24"/>
      <w:lang w:val="en-US" w:eastAsia="en-US" w:bidi="ar-SA"/>
    </w:rPr>
  </w:style>
  <w:style w:type="character" w:customStyle="1" w:styleId="CharChar25">
    <w:name w:val="Char Char25"/>
    <w:basedOn w:val="DefaultParagraphFont"/>
    <w:locked/>
    <w:rsid w:val="00A62308"/>
    <w:rPr>
      <w:rFonts w:ascii="Arial Black" w:hAnsi="Arial Black" w:cs="Times New Roman"/>
      <w:sz w:val="28"/>
      <w:lang w:val="en-US" w:eastAsia="en-US" w:bidi="ar-SA"/>
    </w:rPr>
  </w:style>
  <w:style w:type="character" w:customStyle="1" w:styleId="CharChar23">
    <w:name w:val="Char Char23"/>
    <w:basedOn w:val="DefaultParagraphFont"/>
    <w:locked/>
    <w:rsid w:val="00A62308"/>
    <w:rPr>
      <w:rFonts w:ascii="Arial" w:hAnsi="Arial" w:cs="Arial"/>
      <w:sz w:val="24"/>
      <w:lang w:val="en-US" w:eastAsia="en-US" w:bidi="ar-SA"/>
    </w:rPr>
  </w:style>
  <w:style w:type="character" w:customStyle="1" w:styleId="CharChar22">
    <w:name w:val="Char Char22"/>
    <w:basedOn w:val="DefaultParagraphFont"/>
    <w:locked/>
    <w:rsid w:val="00A62308"/>
    <w:rPr>
      <w:rFonts w:ascii="Arial Black" w:hAnsi="Arial Black" w:cs="Times New Roman"/>
      <w:lang w:val="en-US" w:eastAsia="en-US" w:bidi="ar-SA"/>
    </w:rPr>
  </w:style>
  <w:style w:type="character" w:customStyle="1" w:styleId="CharChar21">
    <w:name w:val="Char Char21"/>
    <w:basedOn w:val="DefaultParagraphFont"/>
    <w:locked/>
    <w:rsid w:val="00A62308"/>
    <w:rPr>
      <w:rFonts w:ascii="Cambria" w:eastAsia="Times New Roman" w:hAnsi="Cambria" w:cs="Times New Roman"/>
      <w:i/>
      <w:iCs/>
      <w:color w:val="243F60"/>
      <w:sz w:val="24"/>
      <w:lang w:val="en-US" w:eastAsia="en-US" w:bidi="ar-SA"/>
    </w:rPr>
  </w:style>
  <w:style w:type="character" w:customStyle="1" w:styleId="CharChar20">
    <w:name w:val="Char Char20"/>
    <w:basedOn w:val="DefaultParagraphFont"/>
    <w:locked/>
    <w:rsid w:val="00A62308"/>
    <w:rPr>
      <w:rFonts w:ascii="Cambria" w:eastAsia="Times New Roman" w:hAnsi="Cambria" w:cs="Times New Roman"/>
      <w:i/>
      <w:iCs/>
      <w:color w:val="404040"/>
      <w:sz w:val="22"/>
      <w:szCs w:val="22"/>
      <w:lang w:val="en-US" w:eastAsia="en-US" w:bidi="ar-SA"/>
    </w:rPr>
  </w:style>
  <w:style w:type="character" w:customStyle="1" w:styleId="CharChar19">
    <w:name w:val="Char Char19"/>
    <w:basedOn w:val="DefaultParagraphFont"/>
    <w:locked/>
    <w:rsid w:val="00A62308"/>
    <w:rPr>
      <w:rFonts w:ascii="Cambria" w:eastAsia="Times New Roman" w:hAnsi="Cambria" w:cs="Times New Roman"/>
      <w:color w:val="4F81BD"/>
      <w:lang w:val="en-US" w:eastAsia="en-US" w:bidi="ar-SA"/>
    </w:rPr>
  </w:style>
  <w:style w:type="character" w:customStyle="1" w:styleId="CharChar18">
    <w:name w:val="Char Char18"/>
    <w:basedOn w:val="DefaultParagraphFont"/>
    <w:locked/>
    <w:rsid w:val="00A62308"/>
    <w:rPr>
      <w:rFonts w:ascii="Cambria" w:eastAsia="Times New Roman" w:hAnsi="Cambria" w:cs="Times New Roman"/>
      <w:i/>
      <w:iCs/>
      <w:color w:val="404040"/>
      <w:lang w:val="en-US" w:eastAsia="en-US" w:bidi="ar-SA"/>
    </w:rPr>
  </w:style>
  <w:style w:type="character" w:customStyle="1" w:styleId="CharChar11">
    <w:name w:val="Char Char11"/>
    <w:basedOn w:val="DefaultParagraphFont"/>
    <w:locked/>
    <w:rsid w:val="00A62308"/>
    <w:rPr>
      <w:rFonts w:cs="Times New Roman"/>
      <w:lang w:val="en-US" w:eastAsia="en-US" w:bidi="ar-SA"/>
    </w:rPr>
  </w:style>
  <w:style w:type="character" w:customStyle="1" w:styleId="CharChar10">
    <w:name w:val="Char Char10"/>
    <w:basedOn w:val="CharChar11"/>
    <w:semiHidden/>
    <w:locked/>
    <w:rsid w:val="00A62308"/>
    <w:rPr>
      <w:rFonts w:cs="Times New Roman"/>
      <w:b/>
      <w:bCs/>
      <w:lang w:val="en-US" w:eastAsia="en-US" w:bidi="ar-SA"/>
    </w:rPr>
  </w:style>
  <w:style w:type="character" w:customStyle="1" w:styleId="CharChar13">
    <w:name w:val="Char Char13"/>
    <w:basedOn w:val="DefaultParagraphFont"/>
    <w:semiHidden/>
    <w:locked/>
    <w:rsid w:val="00A62308"/>
    <w:rPr>
      <w:rFonts w:ascii="Tahoma" w:hAnsi="Tahoma" w:cs="Tahoma"/>
      <w:sz w:val="16"/>
      <w:szCs w:val="16"/>
      <w:lang w:val="en-US" w:eastAsia="en-US" w:bidi="ar-SA"/>
    </w:rPr>
  </w:style>
  <w:style w:type="character" w:customStyle="1" w:styleId="CharChar16">
    <w:name w:val="Char Char16"/>
    <w:basedOn w:val="DefaultParagraphFont"/>
    <w:locked/>
    <w:rsid w:val="00A62308"/>
    <w:rPr>
      <w:rFonts w:cs="Times New Roman"/>
      <w:sz w:val="24"/>
      <w:lang w:val="en-US" w:eastAsia="en-US" w:bidi="ar-SA"/>
    </w:rPr>
  </w:style>
  <w:style w:type="character" w:customStyle="1" w:styleId="CharChar15">
    <w:name w:val="Char Char15"/>
    <w:basedOn w:val="DefaultParagraphFont"/>
    <w:locked/>
    <w:rsid w:val="00A62308"/>
    <w:rPr>
      <w:rFonts w:cs="Times New Roman"/>
      <w:sz w:val="24"/>
      <w:lang w:val="en-US" w:eastAsia="en-US" w:bidi="ar-SA"/>
    </w:rPr>
  </w:style>
  <w:style w:type="character" w:customStyle="1" w:styleId="TitleChar1">
    <w:name w:val="Title Char1"/>
    <w:basedOn w:val="DefaultParagraphFont"/>
    <w:locked/>
    <w:rsid w:val="00A62308"/>
    <w:rPr>
      <w:rFonts w:ascii="Arial" w:eastAsia="Times New Roman" w:hAnsi="Arial" w:cs="Arial"/>
      <w:sz w:val="24"/>
      <w:szCs w:val="24"/>
    </w:rPr>
  </w:style>
  <w:style w:type="character" w:customStyle="1" w:styleId="SubtitleChar1">
    <w:name w:val="Subtitle Char1"/>
    <w:basedOn w:val="DefaultParagraphFont"/>
    <w:locked/>
    <w:rsid w:val="00A62308"/>
    <w:rPr>
      <w:rFonts w:ascii="Arial" w:eastAsia="Times New Roman" w:hAnsi="Arial" w:cs="Arial"/>
      <w:sz w:val="24"/>
      <w:szCs w:val="24"/>
    </w:rPr>
  </w:style>
  <w:style w:type="character" w:customStyle="1" w:styleId="BodyTextChar1">
    <w:name w:val="Body Text Char1"/>
    <w:basedOn w:val="DefaultParagraphFont"/>
    <w:locked/>
    <w:rsid w:val="00A62308"/>
    <w:rPr>
      <w:rFonts w:ascii="Times New Roman" w:hAnsi="Times New Roman" w:cs="Times New Roman"/>
      <w:sz w:val="20"/>
      <w:szCs w:val="20"/>
    </w:rPr>
  </w:style>
  <w:style w:type="character" w:customStyle="1" w:styleId="BodyTextIndentChar1">
    <w:name w:val="Body Text Indent Char1"/>
    <w:basedOn w:val="DefaultParagraphFont"/>
    <w:locked/>
    <w:rsid w:val="00A62308"/>
    <w:rPr>
      <w:rFonts w:ascii="Times New Roman" w:hAnsi="Times New Roman" w:cs="Times New Roman"/>
      <w:sz w:val="20"/>
      <w:szCs w:val="20"/>
    </w:rPr>
  </w:style>
  <w:style w:type="character" w:customStyle="1" w:styleId="CharChar7">
    <w:name w:val="Char Char7"/>
    <w:basedOn w:val="DefaultParagraphFont"/>
    <w:locked/>
    <w:rsid w:val="00A62308"/>
    <w:rPr>
      <w:rFonts w:ascii="Courier New" w:eastAsia="Times New Roman" w:hAnsi="Courier New" w:cs="Courier New"/>
      <w:sz w:val="24"/>
      <w:lang w:val="en-US" w:eastAsia="en-US" w:bidi="ar-SA"/>
    </w:rPr>
  </w:style>
  <w:style w:type="character" w:customStyle="1" w:styleId="BodyTextIndent3Char1">
    <w:name w:val="Body Text Indent 3 Char1"/>
    <w:basedOn w:val="DefaultParagraphFont"/>
    <w:locked/>
    <w:rsid w:val="00A62308"/>
    <w:rPr>
      <w:rFonts w:ascii="Arial" w:eastAsia="Times New Roman" w:hAnsi="Arial" w:cs="Times New Roman"/>
      <w:sz w:val="16"/>
      <w:szCs w:val="16"/>
    </w:rPr>
  </w:style>
  <w:style w:type="character" w:customStyle="1" w:styleId="BodyText3Char1">
    <w:name w:val="Body Text 3 Char1"/>
    <w:basedOn w:val="DefaultParagraphFont"/>
    <w:locked/>
    <w:rsid w:val="00A62308"/>
    <w:rPr>
      <w:rFonts w:ascii="Arial" w:eastAsia="Times New Roman" w:hAnsi="Arial" w:cs="Times New Roman"/>
      <w:sz w:val="16"/>
      <w:szCs w:val="16"/>
    </w:rPr>
  </w:style>
  <w:style w:type="character" w:customStyle="1" w:styleId="BodyText2Char1">
    <w:name w:val="Body Text 2 Char1"/>
    <w:basedOn w:val="DefaultParagraphFont"/>
    <w:locked/>
    <w:rsid w:val="00A62308"/>
    <w:rPr>
      <w:rFonts w:ascii="Times New Roman" w:eastAsia="Times New Roman" w:hAnsi="Times New Roman" w:cs="Times New Roman"/>
      <w:sz w:val="20"/>
      <w:szCs w:val="20"/>
    </w:rPr>
  </w:style>
  <w:style w:type="character" w:customStyle="1" w:styleId="BodyTextIndent2Char1">
    <w:name w:val="Body Text Indent 2 Char1"/>
    <w:basedOn w:val="DefaultParagraphFont"/>
    <w:locked/>
    <w:rsid w:val="00A62308"/>
    <w:rPr>
      <w:rFonts w:ascii="Arial" w:eastAsia="Times New Roman" w:hAnsi="Arial" w:cs="Times New Roman"/>
      <w:sz w:val="20"/>
      <w:szCs w:val="20"/>
    </w:rPr>
  </w:style>
  <w:style w:type="character" w:customStyle="1" w:styleId="EndnoteTextChar1">
    <w:name w:val="Endnote Text Char1"/>
    <w:basedOn w:val="DefaultParagraphFont"/>
    <w:locked/>
    <w:rsid w:val="00A62308"/>
    <w:rPr>
      <w:rFonts w:ascii="Times New Roman" w:hAnsi="Times New Roman" w:cs="Times New Roman"/>
      <w:sz w:val="20"/>
      <w:szCs w:val="20"/>
    </w:rPr>
  </w:style>
  <w:style w:type="character" w:customStyle="1" w:styleId="DocumentMapChar1">
    <w:name w:val="Document Map Char1"/>
    <w:basedOn w:val="DefaultParagraphFont"/>
    <w:semiHidden/>
    <w:locked/>
    <w:rsid w:val="00A62308"/>
    <w:rPr>
      <w:rFonts w:ascii="Tahoma" w:hAnsi="Tahoma" w:cs="Tahoma"/>
      <w:sz w:val="16"/>
      <w:szCs w:val="16"/>
    </w:rPr>
  </w:style>
  <w:style w:type="character" w:customStyle="1" w:styleId="CharChar">
    <w:name w:val="Char Char"/>
    <w:basedOn w:val="DefaultParagraphFont"/>
    <w:semiHidden/>
    <w:locked/>
    <w:rsid w:val="00A62308"/>
    <w:rPr>
      <w:rFonts w:ascii="Book Antiqua" w:hAnsi="Book Antiqua" w:cs="Arial"/>
      <w:color w:val="244061"/>
      <w:sz w:val="21"/>
      <w:szCs w:val="21"/>
      <w:lang w:val="en-US" w:eastAsia="en-US" w:bidi="ar-SA"/>
    </w:rPr>
  </w:style>
  <w:style w:type="character" w:customStyle="1" w:styleId="FootnoteTextChar1">
    <w:name w:val="Footnote Text Char1"/>
    <w:basedOn w:val="DefaultParagraphFont"/>
    <w:semiHidden/>
    <w:locked/>
    <w:rsid w:val="00A62308"/>
    <w:rPr>
      <w:rFonts w:ascii="Times New Roman" w:hAnsi="Times New Roman" w:cs="Times New Roman"/>
      <w:sz w:val="20"/>
      <w:szCs w:val="20"/>
    </w:rPr>
  </w:style>
  <w:style w:type="paragraph" w:customStyle="1" w:styleId="font5">
    <w:name w:val="font5"/>
    <w:basedOn w:val="Normal"/>
    <w:rsid w:val="00A62308"/>
    <w:pPr>
      <w:spacing w:before="100" w:beforeAutospacing="1" w:after="100" w:afterAutospacing="1"/>
    </w:pPr>
    <w:rPr>
      <w:rFonts w:eastAsia="Calibri"/>
      <w:color w:val="000000"/>
      <w:sz w:val="16"/>
      <w:szCs w:val="16"/>
    </w:rPr>
  </w:style>
  <w:style w:type="paragraph" w:customStyle="1" w:styleId="font6">
    <w:name w:val="font6"/>
    <w:basedOn w:val="Normal"/>
    <w:rsid w:val="00A62308"/>
    <w:pPr>
      <w:spacing w:before="100" w:beforeAutospacing="1" w:after="100" w:afterAutospacing="1"/>
    </w:pPr>
    <w:rPr>
      <w:rFonts w:eastAsia="Calibri"/>
      <w:b/>
      <w:bCs/>
      <w:color w:val="FF0000"/>
      <w:sz w:val="18"/>
      <w:szCs w:val="18"/>
    </w:rPr>
  </w:style>
  <w:style w:type="paragraph" w:customStyle="1" w:styleId="xl63">
    <w:name w:val="xl63"/>
    <w:basedOn w:val="Normal"/>
    <w:rsid w:val="00A62308"/>
    <w:pPr>
      <w:pBdr>
        <w:top w:val="single" w:sz="4" w:space="0" w:color="auto"/>
        <w:left w:val="single" w:sz="4" w:space="0" w:color="auto"/>
        <w:bottom w:val="single" w:sz="4" w:space="0" w:color="auto"/>
      </w:pBdr>
      <w:shd w:val="clear" w:color="000000" w:fill="CCFFCC"/>
      <w:spacing w:before="100" w:beforeAutospacing="1" w:after="100" w:afterAutospacing="1"/>
      <w:jc w:val="center"/>
    </w:pPr>
    <w:rPr>
      <w:rFonts w:eastAsia="Calibri"/>
      <w:sz w:val="18"/>
      <w:szCs w:val="18"/>
    </w:rPr>
  </w:style>
  <w:style w:type="paragraph" w:customStyle="1" w:styleId="xl64">
    <w:name w:val="xl64"/>
    <w:basedOn w:val="Normal"/>
    <w:rsid w:val="00A62308"/>
    <w:pPr>
      <w:spacing w:before="100" w:beforeAutospacing="1" w:after="100" w:afterAutospacing="1"/>
      <w:jc w:val="center"/>
      <w:textAlignment w:val="top"/>
    </w:pPr>
    <w:rPr>
      <w:rFonts w:eastAsia="Calibri"/>
      <w:sz w:val="18"/>
      <w:szCs w:val="18"/>
    </w:rPr>
  </w:style>
  <w:style w:type="paragraph" w:customStyle="1" w:styleId="xl65">
    <w:name w:val="xl65"/>
    <w:basedOn w:val="Normal"/>
    <w:rsid w:val="00A62308"/>
    <w:pPr>
      <w:spacing w:before="100" w:beforeAutospacing="1" w:after="100" w:afterAutospacing="1"/>
    </w:pPr>
    <w:rPr>
      <w:rFonts w:eastAsia="Calibri"/>
      <w:sz w:val="18"/>
      <w:szCs w:val="18"/>
    </w:rPr>
  </w:style>
  <w:style w:type="paragraph" w:customStyle="1" w:styleId="xl66">
    <w:name w:val="xl66"/>
    <w:basedOn w:val="Normal"/>
    <w:rsid w:val="00A62308"/>
    <w:pPr>
      <w:spacing w:before="100" w:beforeAutospacing="1" w:after="100" w:afterAutospacing="1"/>
    </w:pPr>
    <w:rPr>
      <w:rFonts w:eastAsia="Calibri"/>
      <w:sz w:val="18"/>
      <w:szCs w:val="18"/>
    </w:rPr>
  </w:style>
  <w:style w:type="paragraph" w:customStyle="1" w:styleId="xl67">
    <w:name w:val="xl67"/>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sz w:val="18"/>
      <w:szCs w:val="18"/>
    </w:rPr>
  </w:style>
  <w:style w:type="paragraph" w:customStyle="1" w:styleId="xl68">
    <w:name w:val="xl68"/>
    <w:basedOn w:val="Normal"/>
    <w:rsid w:val="00A62308"/>
    <w:pPr>
      <w:spacing w:before="100" w:beforeAutospacing="1" w:after="100" w:afterAutospacing="1"/>
    </w:pPr>
    <w:rPr>
      <w:rFonts w:eastAsia="Calibri"/>
      <w:b/>
      <w:bCs/>
      <w:i/>
      <w:iCs/>
      <w:color w:val="0000FF"/>
      <w:sz w:val="24"/>
      <w:szCs w:val="24"/>
    </w:rPr>
  </w:style>
  <w:style w:type="paragraph" w:customStyle="1" w:styleId="xl69">
    <w:name w:val="xl69"/>
    <w:basedOn w:val="Normal"/>
    <w:rsid w:val="00A62308"/>
    <w:pPr>
      <w:pBdr>
        <w:top w:val="single" w:sz="4" w:space="0" w:color="auto"/>
        <w:bottom w:val="single" w:sz="4" w:space="0" w:color="auto"/>
      </w:pBdr>
      <w:shd w:val="clear" w:color="000000" w:fill="CCFFCC"/>
      <w:spacing w:before="100" w:beforeAutospacing="1" w:after="100" w:afterAutospacing="1"/>
    </w:pPr>
    <w:rPr>
      <w:rFonts w:ascii="Times New Roman" w:eastAsia="Calibri" w:hAnsi="Times New Roman" w:cs="Times New Roman"/>
      <w:sz w:val="18"/>
      <w:szCs w:val="18"/>
    </w:rPr>
  </w:style>
  <w:style w:type="paragraph" w:customStyle="1" w:styleId="xl70">
    <w:name w:val="xl70"/>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sz w:val="18"/>
      <w:szCs w:val="18"/>
    </w:rPr>
  </w:style>
  <w:style w:type="paragraph" w:customStyle="1" w:styleId="xl71">
    <w:name w:val="xl71"/>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sz w:val="16"/>
      <w:szCs w:val="16"/>
    </w:rPr>
  </w:style>
  <w:style w:type="paragraph" w:customStyle="1" w:styleId="xl72">
    <w:name w:val="xl72"/>
    <w:basedOn w:val="Normal"/>
    <w:rsid w:val="00A62308"/>
    <w:pPr>
      <w:spacing w:before="100" w:beforeAutospacing="1" w:after="100" w:afterAutospacing="1"/>
      <w:textAlignment w:val="top"/>
    </w:pPr>
    <w:rPr>
      <w:rFonts w:ascii="Times New Roman" w:eastAsia="Calibri" w:hAnsi="Times New Roman" w:cs="Times New Roman"/>
      <w:sz w:val="18"/>
      <w:szCs w:val="18"/>
    </w:rPr>
  </w:style>
  <w:style w:type="paragraph" w:customStyle="1" w:styleId="xl73">
    <w:name w:val="xl73"/>
    <w:basedOn w:val="Normal"/>
    <w:rsid w:val="00A62308"/>
    <w:pPr>
      <w:spacing w:before="100" w:beforeAutospacing="1" w:after="100" w:afterAutospacing="1"/>
      <w:jc w:val="right"/>
    </w:pPr>
    <w:rPr>
      <w:rFonts w:eastAsia="Calibri"/>
      <w:color w:val="000000"/>
      <w:sz w:val="18"/>
      <w:szCs w:val="18"/>
    </w:rPr>
  </w:style>
  <w:style w:type="paragraph" w:customStyle="1" w:styleId="xl74">
    <w:name w:val="xl74"/>
    <w:basedOn w:val="Normal"/>
    <w:rsid w:val="00A62308"/>
    <w:pPr>
      <w:pBdr>
        <w:top w:val="single" w:sz="4" w:space="0" w:color="auto"/>
        <w:bottom w:val="single" w:sz="4" w:space="0" w:color="auto"/>
        <w:right w:val="single" w:sz="4" w:space="0" w:color="auto"/>
      </w:pBdr>
      <w:shd w:val="clear" w:color="000000" w:fill="CCFFCC"/>
      <w:spacing w:before="100" w:beforeAutospacing="1" w:after="100" w:afterAutospacing="1"/>
    </w:pPr>
    <w:rPr>
      <w:rFonts w:eastAsia="Calibri"/>
      <w:color w:val="000000"/>
      <w:sz w:val="18"/>
      <w:szCs w:val="18"/>
    </w:rPr>
  </w:style>
  <w:style w:type="paragraph" w:customStyle="1" w:styleId="xl75">
    <w:name w:val="xl75"/>
    <w:basedOn w:val="Normal"/>
    <w:rsid w:val="00A62308"/>
    <w:pPr>
      <w:spacing w:before="100" w:beforeAutospacing="1" w:after="100" w:afterAutospacing="1"/>
    </w:pPr>
    <w:rPr>
      <w:rFonts w:eastAsia="Calibri"/>
      <w:color w:val="000000"/>
      <w:sz w:val="18"/>
      <w:szCs w:val="18"/>
    </w:rPr>
  </w:style>
  <w:style w:type="paragraph" w:customStyle="1" w:styleId="xl76">
    <w:name w:val="xl76"/>
    <w:basedOn w:val="Normal"/>
    <w:rsid w:val="00A62308"/>
    <w:pPr>
      <w:spacing w:before="100" w:beforeAutospacing="1" w:after="100" w:afterAutospacing="1"/>
      <w:textAlignment w:val="top"/>
    </w:pPr>
    <w:rPr>
      <w:rFonts w:eastAsia="Calibri"/>
      <w:color w:val="000000"/>
      <w:sz w:val="18"/>
      <w:szCs w:val="18"/>
    </w:rPr>
  </w:style>
  <w:style w:type="paragraph" w:customStyle="1" w:styleId="xl77">
    <w:name w:val="xl77"/>
    <w:basedOn w:val="Normal"/>
    <w:rsid w:val="00A62308"/>
    <w:pPr>
      <w:pBdr>
        <w:top w:val="single" w:sz="4" w:space="0" w:color="auto"/>
        <w:bottom w:val="single" w:sz="4" w:space="0" w:color="auto"/>
      </w:pBdr>
      <w:shd w:val="clear" w:color="000000" w:fill="CCFFCC"/>
      <w:spacing w:before="100" w:beforeAutospacing="1" w:after="100" w:afterAutospacing="1"/>
    </w:pPr>
    <w:rPr>
      <w:rFonts w:eastAsia="Calibri"/>
      <w:color w:val="000000"/>
      <w:sz w:val="18"/>
      <w:szCs w:val="18"/>
    </w:rPr>
  </w:style>
  <w:style w:type="paragraph" w:customStyle="1" w:styleId="xl78">
    <w:name w:val="xl78"/>
    <w:basedOn w:val="Normal"/>
    <w:rsid w:val="00A62308"/>
    <w:pPr>
      <w:spacing w:before="100" w:beforeAutospacing="1" w:after="100" w:afterAutospacing="1"/>
      <w:jc w:val="center"/>
      <w:textAlignment w:val="top"/>
    </w:pPr>
    <w:rPr>
      <w:rFonts w:eastAsia="Calibri"/>
      <w:color w:val="000000"/>
      <w:sz w:val="18"/>
      <w:szCs w:val="18"/>
    </w:rPr>
  </w:style>
  <w:style w:type="paragraph" w:customStyle="1" w:styleId="xl79">
    <w:name w:val="xl79"/>
    <w:basedOn w:val="Normal"/>
    <w:rsid w:val="00A62308"/>
    <w:pPr>
      <w:shd w:val="clear" w:color="000000" w:fill="FFFF99"/>
      <w:spacing w:before="100" w:beforeAutospacing="1" w:after="100" w:afterAutospacing="1"/>
    </w:pPr>
    <w:rPr>
      <w:rFonts w:eastAsia="Calibri"/>
      <w:b/>
      <w:bCs/>
      <w:i/>
      <w:iCs/>
      <w:sz w:val="24"/>
      <w:szCs w:val="24"/>
    </w:rPr>
  </w:style>
  <w:style w:type="paragraph" w:customStyle="1" w:styleId="xl80">
    <w:name w:val="xl80"/>
    <w:basedOn w:val="Normal"/>
    <w:rsid w:val="00A62308"/>
    <w:pPr>
      <w:shd w:val="clear" w:color="000000" w:fill="FFFF99"/>
      <w:spacing w:before="100" w:beforeAutospacing="1" w:after="100" w:afterAutospacing="1"/>
    </w:pPr>
    <w:rPr>
      <w:rFonts w:eastAsia="Calibri"/>
      <w:sz w:val="18"/>
      <w:szCs w:val="18"/>
    </w:rPr>
  </w:style>
  <w:style w:type="paragraph" w:customStyle="1" w:styleId="xl81">
    <w:name w:val="xl81"/>
    <w:basedOn w:val="Normal"/>
    <w:rsid w:val="00A62308"/>
    <w:pPr>
      <w:shd w:val="clear" w:color="000000" w:fill="FFFF99"/>
      <w:spacing w:before="100" w:beforeAutospacing="1" w:after="100" w:afterAutospacing="1"/>
    </w:pPr>
    <w:rPr>
      <w:rFonts w:eastAsia="Calibri"/>
      <w:sz w:val="18"/>
      <w:szCs w:val="18"/>
    </w:rPr>
  </w:style>
  <w:style w:type="paragraph" w:customStyle="1" w:styleId="xl82">
    <w:name w:val="xl82"/>
    <w:basedOn w:val="Normal"/>
    <w:rsid w:val="00A62308"/>
    <w:pPr>
      <w:shd w:val="clear" w:color="000000" w:fill="FFFF99"/>
      <w:spacing w:before="100" w:beforeAutospacing="1" w:after="100" w:afterAutospacing="1"/>
      <w:jc w:val="center"/>
      <w:textAlignment w:val="top"/>
    </w:pPr>
    <w:rPr>
      <w:rFonts w:eastAsia="Calibri"/>
      <w:sz w:val="18"/>
      <w:szCs w:val="18"/>
    </w:rPr>
  </w:style>
  <w:style w:type="paragraph" w:customStyle="1" w:styleId="xl83">
    <w:name w:val="xl83"/>
    <w:basedOn w:val="Normal"/>
    <w:rsid w:val="00A62308"/>
    <w:pPr>
      <w:shd w:val="clear" w:color="000000" w:fill="FFFF99"/>
      <w:spacing w:before="100" w:beforeAutospacing="1" w:after="100" w:afterAutospacing="1"/>
      <w:textAlignment w:val="top"/>
    </w:pPr>
    <w:rPr>
      <w:rFonts w:eastAsia="Calibri"/>
      <w:color w:val="000000"/>
      <w:sz w:val="18"/>
      <w:szCs w:val="18"/>
    </w:rPr>
  </w:style>
  <w:style w:type="paragraph" w:customStyle="1" w:styleId="xl84">
    <w:name w:val="xl84"/>
    <w:basedOn w:val="Normal"/>
    <w:rsid w:val="00A62308"/>
    <w:pP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85">
    <w:name w:val="xl85"/>
    <w:basedOn w:val="Normal"/>
    <w:rsid w:val="00A62308"/>
    <w:pPr>
      <w:shd w:val="clear" w:color="000000" w:fill="FFFF99"/>
      <w:spacing w:before="100" w:beforeAutospacing="1" w:after="100" w:afterAutospacing="1"/>
      <w:textAlignment w:val="top"/>
    </w:pPr>
    <w:rPr>
      <w:rFonts w:ascii="Times New Roman" w:eastAsia="Calibri" w:hAnsi="Times New Roman" w:cs="Times New Roman"/>
      <w:sz w:val="18"/>
      <w:szCs w:val="18"/>
    </w:rPr>
  </w:style>
  <w:style w:type="paragraph" w:customStyle="1" w:styleId="xl86">
    <w:name w:val="xl86"/>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87">
    <w:name w:val="xl87"/>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88">
    <w:name w:val="xl88"/>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89">
    <w:name w:val="xl89"/>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90">
    <w:name w:val="xl9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91">
    <w:name w:val="xl9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FF0000"/>
      <w:sz w:val="18"/>
      <w:szCs w:val="18"/>
    </w:rPr>
  </w:style>
  <w:style w:type="paragraph" w:customStyle="1" w:styleId="xl92">
    <w:name w:val="xl92"/>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6"/>
      <w:szCs w:val="16"/>
    </w:rPr>
  </w:style>
  <w:style w:type="paragraph" w:customStyle="1" w:styleId="xl93">
    <w:name w:val="xl9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sz w:val="18"/>
      <w:szCs w:val="18"/>
    </w:rPr>
  </w:style>
  <w:style w:type="paragraph" w:customStyle="1" w:styleId="xl94">
    <w:name w:val="xl9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8"/>
      <w:szCs w:val="18"/>
    </w:rPr>
  </w:style>
  <w:style w:type="paragraph" w:customStyle="1" w:styleId="xl95">
    <w:name w:val="xl95"/>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96">
    <w:name w:val="xl96"/>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97">
    <w:name w:val="xl97"/>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98">
    <w:name w:val="xl98"/>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4"/>
      <w:szCs w:val="14"/>
    </w:rPr>
  </w:style>
  <w:style w:type="paragraph" w:customStyle="1" w:styleId="xl99">
    <w:name w:val="xl99"/>
    <w:basedOn w:val="Normal"/>
    <w:rsid w:val="00A62308"/>
    <w:pPr>
      <w:spacing w:before="100" w:beforeAutospacing="1" w:after="100" w:afterAutospacing="1"/>
    </w:pPr>
    <w:rPr>
      <w:rFonts w:eastAsia="Calibri"/>
      <w:color w:val="008000"/>
      <w:sz w:val="24"/>
      <w:szCs w:val="24"/>
    </w:rPr>
  </w:style>
  <w:style w:type="paragraph" w:customStyle="1" w:styleId="xl100">
    <w:name w:val="xl100"/>
    <w:basedOn w:val="Normal"/>
    <w:rsid w:val="00A62308"/>
    <w:pPr>
      <w:spacing w:before="100" w:beforeAutospacing="1" w:after="100" w:afterAutospacing="1"/>
    </w:pPr>
    <w:rPr>
      <w:rFonts w:eastAsia="Calibri"/>
      <w:color w:val="0000FF"/>
      <w:sz w:val="24"/>
      <w:szCs w:val="24"/>
    </w:rPr>
  </w:style>
  <w:style w:type="paragraph" w:customStyle="1" w:styleId="xl101">
    <w:name w:val="xl101"/>
    <w:basedOn w:val="Normal"/>
    <w:rsid w:val="00A62308"/>
    <w:pPr>
      <w:spacing w:before="100" w:beforeAutospacing="1" w:after="100" w:afterAutospacing="1"/>
    </w:pPr>
    <w:rPr>
      <w:rFonts w:eastAsia="Calibri"/>
      <w:sz w:val="24"/>
      <w:szCs w:val="24"/>
    </w:rPr>
  </w:style>
  <w:style w:type="paragraph" w:customStyle="1" w:styleId="xl102">
    <w:name w:val="xl102"/>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03">
    <w:name w:val="xl10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104">
    <w:name w:val="xl104"/>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000000"/>
      <w:sz w:val="18"/>
      <w:szCs w:val="18"/>
    </w:rPr>
  </w:style>
  <w:style w:type="paragraph" w:customStyle="1" w:styleId="xl105">
    <w:name w:val="xl105"/>
    <w:basedOn w:val="Normal"/>
    <w:rsid w:val="00A62308"/>
    <w:pPr>
      <w:shd w:val="clear" w:color="000000" w:fill="CCFFFF"/>
      <w:spacing w:before="100" w:beforeAutospacing="1" w:after="100" w:afterAutospacing="1"/>
    </w:pPr>
    <w:rPr>
      <w:rFonts w:eastAsia="Calibri"/>
      <w:sz w:val="18"/>
      <w:szCs w:val="18"/>
    </w:rPr>
  </w:style>
  <w:style w:type="paragraph" w:customStyle="1" w:styleId="xl106">
    <w:name w:val="xl106"/>
    <w:basedOn w:val="Normal"/>
    <w:rsid w:val="00A62308"/>
    <w:pPr>
      <w:shd w:val="clear" w:color="000000" w:fill="CCFFFF"/>
      <w:spacing w:before="100" w:beforeAutospacing="1" w:after="100" w:afterAutospacing="1"/>
    </w:pPr>
    <w:rPr>
      <w:rFonts w:eastAsia="Calibri"/>
      <w:sz w:val="18"/>
      <w:szCs w:val="18"/>
    </w:rPr>
  </w:style>
  <w:style w:type="paragraph" w:customStyle="1" w:styleId="xl107">
    <w:name w:val="xl107"/>
    <w:basedOn w:val="Normal"/>
    <w:rsid w:val="00A62308"/>
    <w:pPr>
      <w:shd w:val="clear" w:color="000000" w:fill="CCFFFF"/>
      <w:spacing w:before="100" w:beforeAutospacing="1" w:after="100" w:afterAutospacing="1"/>
      <w:jc w:val="center"/>
      <w:textAlignment w:val="top"/>
    </w:pPr>
    <w:rPr>
      <w:rFonts w:eastAsia="Calibri"/>
      <w:sz w:val="18"/>
      <w:szCs w:val="18"/>
    </w:rPr>
  </w:style>
  <w:style w:type="paragraph" w:customStyle="1" w:styleId="xl108">
    <w:name w:val="xl108"/>
    <w:basedOn w:val="Normal"/>
    <w:rsid w:val="00A62308"/>
    <w:pPr>
      <w:shd w:val="clear" w:color="000000" w:fill="CCFFFF"/>
      <w:spacing w:before="100" w:beforeAutospacing="1" w:after="100" w:afterAutospacing="1"/>
      <w:textAlignment w:val="top"/>
    </w:pPr>
    <w:rPr>
      <w:rFonts w:eastAsia="Calibri"/>
      <w:color w:val="000000"/>
      <w:sz w:val="18"/>
      <w:szCs w:val="18"/>
    </w:rPr>
  </w:style>
  <w:style w:type="paragraph" w:customStyle="1" w:styleId="xl109">
    <w:name w:val="xl109"/>
    <w:basedOn w:val="Normal"/>
    <w:rsid w:val="00A62308"/>
    <w:pPr>
      <w:shd w:val="clear" w:color="000000" w:fill="CCFFFF"/>
      <w:spacing w:before="100" w:beforeAutospacing="1" w:after="100" w:afterAutospacing="1"/>
      <w:jc w:val="center"/>
      <w:textAlignment w:val="top"/>
    </w:pPr>
    <w:rPr>
      <w:rFonts w:eastAsia="Calibri"/>
      <w:color w:val="000000"/>
      <w:sz w:val="18"/>
      <w:szCs w:val="18"/>
    </w:rPr>
  </w:style>
  <w:style w:type="paragraph" w:customStyle="1" w:styleId="xl110">
    <w:name w:val="xl110"/>
    <w:basedOn w:val="Normal"/>
    <w:rsid w:val="00A62308"/>
    <w:pPr>
      <w:shd w:val="clear" w:color="000000" w:fill="CCFFFF"/>
      <w:spacing w:before="100" w:beforeAutospacing="1" w:after="100" w:afterAutospacing="1"/>
      <w:textAlignment w:val="top"/>
    </w:pPr>
    <w:rPr>
      <w:rFonts w:ascii="Times New Roman" w:eastAsia="Calibri" w:hAnsi="Times New Roman" w:cs="Times New Roman"/>
      <w:sz w:val="18"/>
      <w:szCs w:val="18"/>
    </w:rPr>
  </w:style>
  <w:style w:type="paragraph" w:customStyle="1" w:styleId="xl111">
    <w:name w:val="xl111"/>
    <w:basedOn w:val="Normal"/>
    <w:rsid w:val="00A62308"/>
    <w:pPr>
      <w:spacing w:before="100" w:beforeAutospacing="1" w:after="100" w:afterAutospacing="1"/>
    </w:pPr>
    <w:rPr>
      <w:rFonts w:eastAsia="Calibri"/>
      <w:b/>
      <w:bCs/>
      <w:i/>
      <w:iCs/>
    </w:rPr>
  </w:style>
  <w:style w:type="paragraph" w:customStyle="1" w:styleId="xl112">
    <w:name w:val="xl112"/>
    <w:basedOn w:val="Normal"/>
    <w:rsid w:val="00A62308"/>
    <w:pPr>
      <w:spacing w:before="100" w:beforeAutospacing="1" w:after="100" w:afterAutospacing="1"/>
    </w:pPr>
    <w:rPr>
      <w:rFonts w:eastAsia="Calibri"/>
      <w:b/>
      <w:bCs/>
      <w:i/>
      <w:iCs/>
      <w:color w:val="0000FF"/>
      <w:sz w:val="28"/>
      <w:szCs w:val="28"/>
    </w:rPr>
  </w:style>
  <w:style w:type="paragraph" w:customStyle="1" w:styleId="xl113">
    <w:name w:val="xl113"/>
    <w:basedOn w:val="Normal"/>
    <w:rsid w:val="00A62308"/>
    <w:pPr>
      <w:pBdr>
        <w:top w:val="single" w:sz="4" w:space="0" w:color="99CCFF"/>
        <w:left w:val="single" w:sz="4" w:space="0" w:color="auto"/>
        <w:bottom w:val="single" w:sz="4" w:space="0" w:color="auto"/>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14">
    <w:name w:val="xl114"/>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15">
    <w:name w:val="xl115"/>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16">
    <w:name w:val="xl116"/>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117">
    <w:name w:val="xl117"/>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18">
    <w:name w:val="xl118"/>
    <w:basedOn w:val="Normal"/>
    <w:rsid w:val="00A62308"/>
    <w:pPr>
      <w:pBdr>
        <w:top w:val="single" w:sz="4" w:space="0" w:color="99CCFF"/>
        <w:left w:val="single" w:sz="4" w:space="0" w:color="99CCFF"/>
        <w:bottom w:val="single" w:sz="4" w:space="0" w:color="auto"/>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FF0000"/>
      <w:sz w:val="18"/>
      <w:szCs w:val="18"/>
    </w:rPr>
  </w:style>
  <w:style w:type="paragraph" w:customStyle="1" w:styleId="xl119">
    <w:name w:val="xl119"/>
    <w:basedOn w:val="Normal"/>
    <w:rsid w:val="00A62308"/>
    <w:pPr>
      <w:pBdr>
        <w:top w:val="single" w:sz="4" w:space="0" w:color="99CCFF"/>
        <w:left w:val="single" w:sz="4" w:space="0" w:color="99CCFF"/>
        <w:bottom w:val="single" w:sz="4" w:space="0" w:color="auto"/>
        <w:right w:val="single" w:sz="4" w:space="0" w:color="auto"/>
      </w:pBdr>
      <w:shd w:val="clear" w:color="000000" w:fill="FFFF99"/>
      <w:spacing w:before="100" w:beforeAutospacing="1" w:after="100" w:afterAutospacing="1"/>
      <w:textAlignment w:val="top"/>
    </w:pPr>
    <w:rPr>
      <w:rFonts w:eastAsia="Calibri"/>
      <w:color w:val="000000"/>
      <w:sz w:val="18"/>
      <w:szCs w:val="18"/>
    </w:rPr>
  </w:style>
  <w:style w:type="paragraph" w:customStyle="1" w:styleId="xl120">
    <w:name w:val="xl120"/>
    <w:basedOn w:val="Normal"/>
    <w:rsid w:val="00A62308"/>
    <w:pPr>
      <w:pBdr>
        <w:top w:val="single" w:sz="4" w:space="0" w:color="auto"/>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21">
    <w:name w:val="xl121"/>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22">
    <w:name w:val="xl122"/>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23">
    <w:name w:val="xl123"/>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24">
    <w:name w:val="xl124"/>
    <w:basedOn w:val="Normal"/>
    <w:rsid w:val="00A62308"/>
    <w:pPr>
      <w:pBdr>
        <w:top w:val="single" w:sz="4" w:space="0" w:color="auto"/>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25">
    <w:name w:val="xl125"/>
    <w:basedOn w:val="Normal"/>
    <w:rsid w:val="00A62308"/>
    <w:pPr>
      <w:pBdr>
        <w:top w:val="single" w:sz="4" w:space="0" w:color="auto"/>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8"/>
      <w:szCs w:val="18"/>
    </w:rPr>
  </w:style>
  <w:style w:type="paragraph" w:customStyle="1" w:styleId="xl126">
    <w:name w:val="xl126"/>
    <w:basedOn w:val="Normal"/>
    <w:rsid w:val="00A62308"/>
    <w:pPr>
      <w:shd w:val="clear" w:color="000000" w:fill="CCFFFF"/>
      <w:spacing w:before="100" w:beforeAutospacing="1" w:after="100" w:afterAutospacing="1"/>
    </w:pPr>
    <w:rPr>
      <w:rFonts w:eastAsia="Calibri"/>
      <w:b/>
      <w:bCs/>
      <w:i/>
      <w:iCs/>
      <w:sz w:val="24"/>
      <w:szCs w:val="24"/>
    </w:rPr>
  </w:style>
  <w:style w:type="paragraph" w:customStyle="1" w:styleId="xl127">
    <w:name w:val="xl127"/>
    <w:basedOn w:val="Normal"/>
    <w:rsid w:val="00A62308"/>
    <w:pPr>
      <w:shd w:val="clear" w:color="000000" w:fill="FFFF00"/>
      <w:spacing w:before="100" w:beforeAutospacing="1" w:after="100" w:afterAutospacing="1"/>
    </w:pPr>
    <w:rPr>
      <w:rFonts w:eastAsia="Calibri"/>
      <w:b/>
      <w:bCs/>
      <w:i/>
      <w:iCs/>
      <w:sz w:val="24"/>
      <w:szCs w:val="24"/>
    </w:rPr>
  </w:style>
  <w:style w:type="paragraph" w:customStyle="1" w:styleId="xl128">
    <w:name w:val="xl128"/>
    <w:basedOn w:val="Normal"/>
    <w:rsid w:val="00A62308"/>
    <w:pPr>
      <w:shd w:val="clear" w:color="000000" w:fill="FFFF00"/>
      <w:spacing w:before="100" w:beforeAutospacing="1" w:after="100" w:afterAutospacing="1"/>
    </w:pPr>
    <w:rPr>
      <w:rFonts w:eastAsia="Calibri"/>
      <w:sz w:val="18"/>
      <w:szCs w:val="18"/>
    </w:rPr>
  </w:style>
  <w:style w:type="paragraph" w:customStyle="1" w:styleId="xl129">
    <w:name w:val="xl129"/>
    <w:basedOn w:val="Normal"/>
    <w:rsid w:val="00A62308"/>
    <w:pPr>
      <w:shd w:val="clear" w:color="000000" w:fill="FFFF00"/>
      <w:spacing w:before="100" w:beforeAutospacing="1" w:after="100" w:afterAutospacing="1"/>
    </w:pPr>
    <w:rPr>
      <w:rFonts w:eastAsia="Calibri"/>
      <w:sz w:val="18"/>
      <w:szCs w:val="18"/>
    </w:rPr>
  </w:style>
  <w:style w:type="paragraph" w:customStyle="1" w:styleId="xl130">
    <w:name w:val="xl130"/>
    <w:basedOn w:val="Normal"/>
    <w:rsid w:val="00A62308"/>
    <w:pPr>
      <w:shd w:val="clear" w:color="000000" w:fill="FFFF00"/>
      <w:spacing w:before="100" w:beforeAutospacing="1" w:after="100" w:afterAutospacing="1"/>
      <w:jc w:val="center"/>
      <w:textAlignment w:val="top"/>
    </w:pPr>
    <w:rPr>
      <w:rFonts w:eastAsia="Calibri"/>
      <w:sz w:val="18"/>
      <w:szCs w:val="18"/>
    </w:rPr>
  </w:style>
  <w:style w:type="paragraph" w:customStyle="1" w:styleId="xl131">
    <w:name w:val="xl131"/>
    <w:basedOn w:val="Normal"/>
    <w:rsid w:val="00A62308"/>
    <w:pPr>
      <w:shd w:val="clear" w:color="000000" w:fill="FFFF00"/>
      <w:spacing w:before="100" w:beforeAutospacing="1" w:after="100" w:afterAutospacing="1"/>
      <w:textAlignment w:val="top"/>
    </w:pPr>
    <w:rPr>
      <w:rFonts w:eastAsia="Calibri"/>
      <w:color w:val="000000"/>
      <w:sz w:val="18"/>
      <w:szCs w:val="18"/>
    </w:rPr>
  </w:style>
  <w:style w:type="paragraph" w:customStyle="1" w:styleId="xl132">
    <w:name w:val="xl132"/>
    <w:basedOn w:val="Normal"/>
    <w:rsid w:val="00A62308"/>
    <w:pPr>
      <w:shd w:val="clear" w:color="000000" w:fill="FFFF00"/>
      <w:spacing w:before="100" w:beforeAutospacing="1" w:after="100" w:afterAutospacing="1"/>
      <w:jc w:val="center"/>
      <w:textAlignment w:val="top"/>
    </w:pPr>
    <w:rPr>
      <w:rFonts w:eastAsia="Calibri"/>
      <w:color w:val="000000"/>
      <w:sz w:val="18"/>
      <w:szCs w:val="18"/>
    </w:rPr>
  </w:style>
  <w:style w:type="paragraph" w:customStyle="1" w:styleId="xl133">
    <w:name w:val="xl133"/>
    <w:basedOn w:val="Normal"/>
    <w:rsid w:val="00A62308"/>
    <w:pPr>
      <w:shd w:val="clear" w:color="000000" w:fill="FFFF00"/>
      <w:spacing w:before="100" w:beforeAutospacing="1" w:after="100" w:afterAutospacing="1"/>
      <w:textAlignment w:val="top"/>
    </w:pPr>
    <w:rPr>
      <w:rFonts w:ascii="Times New Roman" w:eastAsia="Calibri" w:hAnsi="Times New Roman" w:cs="Times New Roman"/>
      <w:sz w:val="18"/>
      <w:szCs w:val="18"/>
    </w:rPr>
  </w:style>
  <w:style w:type="paragraph" w:customStyle="1" w:styleId="xl134">
    <w:name w:val="xl13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8"/>
      <w:szCs w:val="18"/>
    </w:rPr>
  </w:style>
  <w:style w:type="paragraph" w:customStyle="1" w:styleId="xl135">
    <w:name w:val="xl135"/>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6"/>
      <w:szCs w:val="16"/>
    </w:rPr>
  </w:style>
  <w:style w:type="paragraph" w:customStyle="1" w:styleId="xl136">
    <w:name w:val="xl136"/>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sz w:val="18"/>
      <w:szCs w:val="18"/>
    </w:rPr>
  </w:style>
  <w:style w:type="paragraph" w:customStyle="1" w:styleId="xl137">
    <w:name w:val="xl137"/>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38">
    <w:name w:val="xl138"/>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FF"/>
      <w:sz w:val="18"/>
      <w:szCs w:val="18"/>
    </w:rPr>
  </w:style>
  <w:style w:type="paragraph" w:customStyle="1" w:styleId="xl139">
    <w:name w:val="xl139"/>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40">
    <w:name w:val="xl14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41">
    <w:name w:val="xl14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sz w:val="18"/>
      <w:szCs w:val="18"/>
    </w:rPr>
  </w:style>
  <w:style w:type="paragraph" w:customStyle="1" w:styleId="xl142">
    <w:name w:val="xl14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FF0000"/>
      <w:sz w:val="18"/>
      <w:szCs w:val="18"/>
    </w:rPr>
  </w:style>
  <w:style w:type="paragraph" w:customStyle="1" w:styleId="xl143">
    <w:name w:val="xl14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00"/>
      <w:sz w:val="18"/>
      <w:szCs w:val="18"/>
    </w:rPr>
  </w:style>
  <w:style w:type="paragraph" w:customStyle="1" w:styleId="xl144">
    <w:name w:val="xl144"/>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45">
    <w:name w:val="xl145"/>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ascii="Times New Roman" w:eastAsia="Calibri" w:hAnsi="Times New Roman" w:cs="Times New Roman"/>
      <w:color w:val="FF0000"/>
      <w:sz w:val="18"/>
      <w:szCs w:val="18"/>
    </w:rPr>
  </w:style>
  <w:style w:type="paragraph" w:customStyle="1" w:styleId="xl146">
    <w:name w:val="xl146"/>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00"/>
      <w:sz w:val="18"/>
      <w:szCs w:val="18"/>
    </w:rPr>
  </w:style>
  <w:style w:type="paragraph" w:customStyle="1" w:styleId="xl147">
    <w:name w:val="xl147"/>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4"/>
      <w:szCs w:val="14"/>
    </w:rPr>
  </w:style>
  <w:style w:type="paragraph" w:customStyle="1" w:styleId="xl148">
    <w:name w:val="xl148"/>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00"/>
      <w:sz w:val="18"/>
      <w:szCs w:val="18"/>
    </w:rPr>
  </w:style>
  <w:style w:type="paragraph" w:customStyle="1" w:styleId="xl149">
    <w:name w:val="xl149"/>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50">
    <w:name w:val="xl150"/>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51">
    <w:name w:val="xl15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2">
    <w:name w:val="xl15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53">
    <w:name w:val="xl15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4">
    <w:name w:val="xl15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5">
    <w:name w:val="xl155"/>
    <w:basedOn w:val="Normal"/>
    <w:rsid w:val="00A62308"/>
    <w:pPr>
      <w:spacing w:before="100" w:beforeAutospacing="1" w:after="100" w:afterAutospacing="1"/>
    </w:pPr>
    <w:rPr>
      <w:rFonts w:eastAsia="Calibri"/>
      <w:b/>
      <w:bCs/>
      <w:color w:val="FF0000"/>
      <w:sz w:val="24"/>
      <w:szCs w:val="24"/>
    </w:rPr>
  </w:style>
  <w:style w:type="paragraph" w:customStyle="1" w:styleId="xl156">
    <w:name w:val="xl156"/>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57">
    <w:name w:val="xl157"/>
    <w:basedOn w:val="Normal"/>
    <w:rsid w:val="00A62308"/>
    <w:pPr>
      <w:spacing w:before="100" w:beforeAutospacing="1" w:after="100" w:afterAutospacing="1"/>
    </w:pPr>
    <w:rPr>
      <w:rFonts w:eastAsia="Calibri"/>
      <w:b/>
      <w:bCs/>
      <w:sz w:val="24"/>
      <w:szCs w:val="24"/>
    </w:rPr>
  </w:style>
  <w:style w:type="paragraph" w:customStyle="1" w:styleId="xl158">
    <w:name w:val="xl158"/>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6"/>
      <w:szCs w:val="16"/>
    </w:rPr>
  </w:style>
  <w:style w:type="paragraph" w:customStyle="1" w:styleId="xl159">
    <w:name w:val="xl159"/>
    <w:basedOn w:val="Normal"/>
    <w:rsid w:val="00A62308"/>
    <w:pPr>
      <w:shd w:val="clear" w:color="000000" w:fill="FFFFFF"/>
      <w:spacing w:before="100" w:beforeAutospacing="1" w:after="100" w:afterAutospacing="1"/>
    </w:pPr>
    <w:rPr>
      <w:rFonts w:eastAsia="Calibri"/>
      <w:b/>
      <w:bCs/>
      <w:i/>
      <w:iCs/>
      <w:color w:val="FF0000"/>
      <w:sz w:val="24"/>
      <w:szCs w:val="24"/>
    </w:rPr>
  </w:style>
  <w:style w:type="paragraph" w:customStyle="1" w:styleId="xl160">
    <w:name w:val="xl160"/>
    <w:basedOn w:val="Normal"/>
    <w:rsid w:val="00A62308"/>
    <w:pPr>
      <w:shd w:val="clear" w:color="000000" w:fill="FFFFFF"/>
      <w:spacing w:before="100" w:beforeAutospacing="1" w:after="100" w:afterAutospacing="1"/>
    </w:pPr>
    <w:rPr>
      <w:rFonts w:eastAsia="Calibri"/>
      <w:color w:val="FF0000"/>
      <w:sz w:val="18"/>
      <w:szCs w:val="18"/>
    </w:rPr>
  </w:style>
  <w:style w:type="paragraph" w:customStyle="1" w:styleId="xl161">
    <w:name w:val="xl161"/>
    <w:basedOn w:val="Normal"/>
    <w:rsid w:val="00A62308"/>
    <w:pPr>
      <w:shd w:val="clear" w:color="000000" w:fill="FFFFFF"/>
      <w:spacing w:before="100" w:beforeAutospacing="1" w:after="100" w:afterAutospacing="1"/>
    </w:pPr>
    <w:rPr>
      <w:rFonts w:eastAsia="Calibri"/>
      <w:color w:val="FF0000"/>
      <w:sz w:val="18"/>
      <w:szCs w:val="18"/>
    </w:rPr>
  </w:style>
  <w:style w:type="paragraph" w:customStyle="1" w:styleId="xl162">
    <w:name w:val="xl162"/>
    <w:basedOn w:val="Normal"/>
    <w:rsid w:val="00A62308"/>
    <w:pPr>
      <w:shd w:val="clear" w:color="000000" w:fill="FFFFFF"/>
      <w:spacing w:before="100" w:beforeAutospacing="1" w:after="100" w:afterAutospacing="1"/>
      <w:jc w:val="center"/>
      <w:textAlignment w:val="top"/>
    </w:pPr>
    <w:rPr>
      <w:rFonts w:eastAsia="Calibri"/>
      <w:color w:val="FF0000"/>
      <w:sz w:val="18"/>
      <w:szCs w:val="18"/>
    </w:rPr>
  </w:style>
  <w:style w:type="paragraph" w:customStyle="1" w:styleId="xl163">
    <w:name w:val="xl163"/>
    <w:basedOn w:val="Normal"/>
    <w:rsid w:val="00A62308"/>
    <w:pPr>
      <w:shd w:val="clear" w:color="000000" w:fill="FFFFFF"/>
      <w:spacing w:before="100" w:beforeAutospacing="1" w:after="100" w:afterAutospacing="1"/>
      <w:textAlignment w:val="top"/>
    </w:pPr>
    <w:rPr>
      <w:rFonts w:eastAsia="Calibri"/>
      <w:color w:val="FF0000"/>
      <w:sz w:val="18"/>
      <w:szCs w:val="18"/>
    </w:rPr>
  </w:style>
  <w:style w:type="paragraph" w:customStyle="1" w:styleId="xl164">
    <w:name w:val="xl164"/>
    <w:basedOn w:val="Normal"/>
    <w:rsid w:val="00A62308"/>
    <w:pPr>
      <w:shd w:val="clear" w:color="000000" w:fill="FFFFFF"/>
      <w:spacing w:before="100" w:beforeAutospacing="1" w:after="100" w:afterAutospacing="1"/>
      <w:textAlignment w:val="top"/>
    </w:pPr>
    <w:rPr>
      <w:rFonts w:eastAsia="Calibri"/>
      <w:color w:val="FF0000"/>
      <w:sz w:val="18"/>
      <w:szCs w:val="18"/>
    </w:rPr>
  </w:style>
  <w:style w:type="paragraph" w:customStyle="1" w:styleId="xl165">
    <w:name w:val="xl165"/>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8"/>
      <w:szCs w:val="18"/>
    </w:rPr>
  </w:style>
  <w:style w:type="paragraph" w:customStyle="1" w:styleId="xl166">
    <w:name w:val="xl166"/>
    <w:basedOn w:val="Normal"/>
    <w:rsid w:val="00A62308"/>
    <w:pPr>
      <w:spacing w:before="100" w:beforeAutospacing="1" w:after="100" w:afterAutospacing="1"/>
    </w:pPr>
    <w:rPr>
      <w:rFonts w:eastAsia="Calibri"/>
      <w:sz w:val="24"/>
      <w:szCs w:val="24"/>
    </w:rPr>
  </w:style>
  <w:style w:type="paragraph" w:customStyle="1" w:styleId="xl167">
    <w:name w:val="xl167"/>
    <w:basedOn w:val="Normal"/>
    <w:rsid w:val="00A62308"/>
    <w:pPr>
      <w:spacing w:before="100" w:beforeAutospacing="1" w:after="100" w:afterAutospacing="1"/>
    </w:pPr>
    <w:rPr>
      <w:rFonts w:eastAsia="Calibri"/>
      <w:b/>
      <w:bCs/>
      <w:color w:val="FF0000"/>
      <w:sz w:val="24"/>
      <w:szCs w:val="24"/>
    </w:rPr>
  </w:style>
  <w:style w:type="paragraph" w:customStyle="1" w:styleId="xl168">
    <w:name w:val="xl168"/>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69">
    <w:name w:val="xl169"/>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70">
    <w:name w:val="xl17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b/>
      <w:bCs/>
      <w:color w:val="FF0000"/>
      <w:sz w:val="18"/>
      <w:szCs w:val="18"/>
    </w:rPr>
  </w:style>
  <w:style w:type="paragraph" w:customStyle="1" w:styleId="xl171">
    <w:name w:val="xl17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b/>
      <w:bCs/>
      <w:color w:val="FF0000"/>
      <w:sz w:val="18"/>
      <w:szCs w:val="18"/>
    </w:rPr>
  </w:style>
  <w:style w:type="paragraph" w:customStyle="1" w:styleId="xl172">
    <w:name w:val="xl17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sz w:val="18"/>
      <w:szCs w:val="18"/>
    </w:rPr>
  </w:style>
  <w:style w:type="paragraph" w:customStyle="1" w:styleId="xl173">
    <w:name w:val="xl173"/>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sz w:val="18"/>
      <w:szCs w:val="18"/>
    </w:rPr>
  </w:style>
  <w:style w:type="paragraph" w:customStyle="1" w:styleId="xl174">
    <w:name w:val="xl174"/>
    <w:basedOn w:val="Normal"/>
    <w:rsid w:val="00A62308"/>
    <w:pPr>
      <w:shd w:val="clear" w:color="000000" w:fill="FFFFFF"/>
      <w:spacing w:before="100" w:beforeAutospacing="1" w:after="100" w:afterAutospacing="1"/>
    </w:pPr>
    <w:rPr>
      <w:rFonts w:eastAsia="Calibri"/>
      <w:sz w:val="24"/>
      <w:szCs w:val="24"/>
    </w:rPr>
  </w:style>
  <w:style w:type="paragraph" w:customStyle="1" w:styleId="xl175">
    <w:name w:val="xl175"/>
    <w:basedOn w:val="Normal"/>
    <w:rsid w:val="00A62308"/>
    <w:pPr>
      <w:pBdr>
        <w:top w:val="single" w:sz="4" w:space="0" w:color="auto"/>
        <w:left w:val="single" w:sz="4" w:space="0" w:color="auto"/>
        <w:bottom w:val="single" w:sz="4" w:space="0" w:color="auto"/>
      </w:pBdr>
      <w:shd w:val="clear" w:color="000000" w:fill="92D050"/>
      <w:spacing w:before="100" w:beforeAutospacing="1" w:after="100" w:afterAutospacing="1"/>
      <w:jc w:val="center"/>
    </w:pPr>
    <w:rPr>
      <w:rFonts w:eastAsia="Calibri"/>
      <w:sz w:val="16"/>
      <w:szCs w:val="16"/>
    </w:rPr>
  </w:style>
  <w:style w:type="paragraph" w:customStyle="1" w:styleId="xl176">
    <w:name w:val="xl176"/>
    <w:basedOn w:val="Normal"/>
    <w:rsid w:val="00A62308"/>
    <w:pPr>
      <w:pBdr>
        <w:top w:val="single" w:sz="4" w:space="0" w:color="auto"/>
        <w:bottom w:val="single" w:sz="4" w:space="0" w:color="auto"/>
      </w:pBdr>
      <w:shd w:val="clear" w:color="000000" w:fill="92D050"/>
      <w:spacing w:before="100" w:beforeAutospacing="1" w:after="100" w:afterAutospacing="1"/>
      <w:jc w:val="center"/>
    </w:pPr>
    <w:rPr>
      <w:rFonts w:eastAsia="Calibri"/>
      <w:color w:val="000000"/>
      <w:sz w:val="16"/>
      <w:szCs w:val="16"/>
    </w:rPr>
  </w:style>
  <w:style w:type="paragraph" w:customStyle="1" w:styleId="xl177">
    <w:name w:val="xl177"/>
    <w:basedOn w:val="Normal"/>
    <w:rsid w:val="00A62308"/>
    <w:pPr>
      <w:pBdr>
        <w:top w:val="single" w:sz="4" w:space="0" w:color="auto"/>
        <w:bottom w:val="single" w:sz="4" w:space="0" w:color="auto"/>
        <w:right w:val="single" w:sz="4" w:space="0" w:color="auto"/>
      </w:pBdr>
      <w:shd w:val="clear" w:color="000000" w:fill="92D050"/>
      <w:spacing w:before="100" w:beforeAutospacing="1" w:after="100" w:afterAutospacing="1"/>
    </w:pPr>
    <w:rPr>
      <w:rFonts w:eastAsia="Calibri"/>
      <w:sz w:val="18"/>
      <w:szCs w:val="18"/>
    </w:rPr>
  </w:style>
  <w:style w:type="paragraph" w:customStyle="1" w:styleId="xl178">
    <w:name w:val="xl178"/>
    <w:basedOn w:val="Normal"/>
    <w:rsid w:val="00A62308"/>
    <w:pPr>
      <w:spacing w:before="100" w:beforeAutospacing="1" w:after="100" w:afterAutospacing="1"/>
      <w:jc w:val="right"/>
    </w:pPr>
    <w:rPr>
      <w:rFonts w:eastAsia="Calibri"/>
      <w:b/>
      <w:bCs/>
      <w:color w:val="000000"/>
      <w:sz w:val="18"/>
      <w:szCs w:val="18"/>
    </w:rPr>
  </w:style>
  <w:style w:type="paragraph" w:customStyle="1" w:styleId="xl179">
    <w:name w:val="xl179"/>
    <w:basedOn w:val="Normal"/>
    <w:rsid w:val="00A62308"/>
    <w:pPr>
      <w:pBdr>
        <w:top w:val="single" w:sz="4" w:space="0" w:color="99CCFF"/>
        <w:left w:val="single" w:sz="4" w:space="0" w:color="auto"/>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FF"/>
      <w:sz w:val="18"/>
      <w:szCs w:val="18"/>
    </w:rPr>
  </w:style>
  <w:style w:type="paragraph" w:customStyle="1" w:styleId="xl180">
    <w:name w:val="xl180"/>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FF"/>
      <w:sz w:val="18"/>
      <w:szCs w:val="18"/>
    </w:rPr>
  </w:style>
  <w:style w:type="paragraph" w:customStyle="1" w:styleId="xl181">
    <w:name w:val="xl181"/>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FF"/>
      <w:sz w:val="18"/>
      <w:szCs w:val="18"/>
    </w:rPr>
  </w:style>
  <w:style w:type="paragraph" w:customStyle="1" w:styleId="xl182">
    <w:name w:val="xl182"/>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jc w:val="center"/>
      <w:textAlignment w:val="top"/>
    </w:pPr>
    <w:rPr>
      <w:rFonts w:eastAsia="Calibri"/>
      <w:color w:val="0000FF"/>
      <w:sz w:val="18"/>
      <w:szCs w:val="18"/>
    </w:rPr>
  </w:style>
  <w:style w:type="paragraph" w:customStyle="1" w:styleId="xl183">
    <w:name w:val="xl183"/>
    <w:basedOn w:val="Normal"/>
    <w:rsid w:val="00A62308"/>
    <w:pPr>
      <w:pBdr>
        <w:top w:val="single" w:sz="4" w:space="0" w:color="99CCFF"/>
        <w:left w:val="single" w:sz="4" w:space="0" w:color="99CCFF"/>
        <w:bottom w:val="single" w:sz="4" w:space="0" w:color="99CCFF"/>
        <w:right w:val="single" w:sz="4" w:space="0" w:color="99CCFF"/>
      </w:pBdr>
      <w:shd w:val="clear" w:color="000000" w:fill="FFFF99"/>
      <w:spacing w:before="100" w:beforeAutospacing="1" w:after="100" w:afterAutospacing="1"/>
      <w:textAlignment w:val="top"/>
    </w:pPr>
    <w:rPr>
      <w:rFonts w:eastAsia="Calibri"/>
      <w:color w:val="0000FF"/>
      <w:sz w:val="18"/>
      <w:szCs w:val="18"/>
    </w:rPr>
  </w:style>
  <w:style w:type="paragraph" w:customStyle="1" w:styleId="xl184">
    <w:name w:val="xl184"/>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0000FF"/>
      <w:sz w:val="18"/>
      <w:szCs w:val="18"/>
    </w:rPr>
  </w:style>
  <w:style w:type="paragraph" w:customStyle="1" w:styleId="xl185">
    <w:name w:val="xl185"/>
    <w:basedOn w:val="Normal"/>
    <w:rsid w:val="00A62308"/>
    <w:pPr>
      <w:pBdr>
        <w:top w:val="single" w:sz="4" w:space="0" w:color="99CCFF"/>
        <w:left w:val="single" w:sz="4" w:space="0" w:color="99CCFF"/>
        <w:bottom w:val="single" w:sz="4" w:space="0" w:color="99CCFF"/>
        <w:right w:val="single" w:sz="4" w:space="0" w:color="auto"/>
      </w:pBdr>
      <w:shd w:val="clear" w:color="000000" w:fill="FFFF99"/>
      <w:spacing w:before="100" w:beforeAutospacing="1" w:after="100" w:afterAutospacing="1"/>
      <w:textAlignment w:val="top"/>
    </w:pPr>
    <w:rPr>
      <w:rFonts w:eastAsia="Calibri"/>
      <w:color w:val="FF0000"/>
      <w:sz w:val="16"/>
      <w:szCs w:val="16"/>
    </w:rPr>
  </w:style>
  <w:style w:type="paragraph" w:customStyle="1" w:styleId="xl186">
    <w:name w:val="xl186"/>
    <w:basedOn w:val="Normal"/>
    <w:rsid w:val="00A62308"/>
    <w:pPr>
      <w:pBdr>
        <w:left w:val="single" w:sz="4" w:space="0" w:color="99CCFF"/>
        <w:bottom w:val="single" w:sz="4" w:space="0" w:color="99CCFF"/>
      </w:pBdr>
      <w:shd w:val="clear" w:color="000000" w:fill="92D050"/>
      <w:spacing w:before="100" w:beforeAutospacing="1" w:after="100" w:afterAutospacing="1"/>
      <w:jc w:val="center"/>
      <w:textAlignment w:val="top"/>
    </w:pPr>
    <w:rPr>
      <w:rFonts w:eastAsia="Calibri"/>
      <w:sz w:val="18"/>
      <w:szCs w:val="18"/>
    </w:rPr>
  </w:style>
  <w:style w:type="paragraph" w:customStyle="1" w:styleId="xl187">
    <w:name w:val="xl187"/>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sz w:val="18"/>
      <w:szCs w:val="18"/>
    </w:rPr>
  </w:style>
  <w:style w:type="paragraph" w:customStyle="1" w:styleId="xl188">
    <w:name w:val="xl188"/>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color w:val="0000FF"/>
      <w:sz w:val="18"/>
      <w:szCs w:val="18"/>
    </w:rPr>
  </w:style>
  <w:style w:type="paragraph" w:customStyle="1" w:styleId="xl189">
    <w:name w:val="xl189"/>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b/>
      <w:bCs/>
      <w:color w:val="FF0000"/>
      <w:sz w:val="18"/>
      <w:szCs w:val="18"/>
    </w:rPr>
  </w:style>
  <w:style w:type="paragraph" w:customStyle="1" w:styleId="xl190">
    <w:name w:val="xl190"/>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color w:val="FF0000"/>
      <w:sz w:val="18"/>
      <w:szCs w:val="18"/>
    </w:rPr>
  </w:style>
  <w:style w:type="paragraph" w:customStyle="1" w:styleId="xl191">
    <w:name w:val="xl191"/>
    <w:basedOn w:val="Normal"/>
    <w:rsid w:val="00A62308"/>
    <w:pPr>
      <w:pBdr>
        <w:top w:val="single" w:sz="4" w:space="0" w:color="99CCFF"/>
        <w:left w:val="single" w:sz="4" w:space="0" w:color="99CCFF"/>
        <w:bottom w:val="single" w:sz="4" w:space="0" w:color="99CCFF"/>
      </w:pBdr>
      <w:shd w:val="clear" w:color="000000" w:fill="92D050"/>
      <w:spacing w:before="100" w:beforeAutospacing="1" w:after="100" w:afterAutospacing="1"/>
      <w:jc w:val="center"/>
      <w:textAlignment w:val="top"/>
    </w:pPr>
    <w:rPr>
      <w:rFonts w:eastAsia="Calibri"/>
      <w:b/>
      <w:bCs/>
      <w:color w:val="FF0000"/>
      <w:sz w:val="18"/>
      <w:szCs w:val="18"/>
    </w:rPr>
  </w:style>
  <w:style w:type="paragraph" w:customStyle="1" w:styleId="xl192">
    <w:name w:val="xl192"/>
    <w:basedOn w:val="Normal"/>
    <w:rsid w:val="00A62308"/>
    <w:pPr>
      <w:pBdr>
        <w:top w:val="single" w:sz="4" w:space="0" w:color="99CCFF"/>
        <w:left w:val="single" w:sz="4" w:space="0" w:color="99CCFF"/>
        <w:bottom w:val="single" w:sz="4" w:space="0" w:color="auto"/>
      </w:pBdr>
      <w:shd w:val="clear" w:color="000000" w:fill="92D050"/>
      <w:spacing w:before="100" w:beforeAutospacing="1" w:after="100" w:afterAutospacing="1"/>
      <w:jc w:val="center"/>
      <w:textAlignment w:val="top"/>
    </w:pPr>
    <w:rPr>
      <w:rFonts w:eastAsia="Calibri"/>
      <w:sz w:val="18"/>
      <w:szCs w:val="18"/>
    </w:rPr>
  </w:style>
  <w:style w:type="character" w:customStyle="1" w:styleId="yellowhighlight">
    <w:name w:val="yellow_highlight"/>
    <w:basedOn w:val="DefaultParagraphFont"/>
    <w:rsid w:val="004029B8"/>
  </w:style>
  <w:style w:type="character" w:customStyle="1" w:styleId="requesttextlabel2">
    <w:name w:val="requesttextlabel2"/>
    <w:basedOn w:val="DefaultParagraphFont"/>
    <w:rsid w:val="00496AA8"/>
    <w:rPr>
      <w:rFonts w:ascii="Arial" w:hAnsi="Arial" w:cs="Arial"/>
      <w:b/>
      <w:bCs/>
      <w:color w:val="800000"/>
      <w:sz w:val="18"/>
      <w:szCs w:val="18"/>
    </w:rPr>
  </w:style>
  <w:style w:type="character" w:customStyle="1" w:styleId="requestlabel1">
    <w:name w:val="requestlabel1"/>
    <w:basedOn w:val="DefaultParagraphFont"/>
    <w:rsid w:val="00496AA8"/>
    <w:rPr>
      <w:rFonts w:ascii="Arial" w:hAnsi="Arial" w:cs="Arial"/>
      <w:b/>
      <w:bCs/>
      <w:sz w:val="18"/>
      <w:szCs w:val="18"/>
    </w:rPr>
  </w:style>
  <w:style w:type="character" w:customStyle="1" w:styleId="requesttextlabel3">
    <w:name w:val="requesttextlabel3"/>
    <w:basedOn w:val="DefaultParagraphFont"/>
    <w:rsid w:val="00496AA8"/>
    <w:rPr>
      <w:rFonts w:ascii="Arial" w:hAnsi="Arial" w:cs="Arial"/>
      <w:b/>
      <w:bCs/>
      <w:color w:val="800000"/>
      <w:sz w:val="18"/>
      <w:szCs w:val="18"/>
    </w:rPr>
  </w:style>
  <w:style w:type="paragraph" w:customStyle="1" w:styleId="font7">
    <w:name w:val="font7"/>
    <w:basedOn w:val="Normal"/>
    <w:rsid w:val="00D5382C"/>
    <w:pPr>
      <w:spacing w:before="100" w:beforeAutospacing="1" w:after="100" w:afterAutospacing="1"/>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5357">
      <w:bodyDiv w:val="1"/>
      <w:marLeft w:val="0"/>
      <w:marRight w:val="0"/>
      <w:marTop w:val="0"/>
      <w:marBottom w:val="0"/>
      <w:divBdr>
        <w:top w:val="none" w:sz="0" w:space="0" w:color="auto"/>
        <w:left w:val="none" w:sz="0" w:space="0" w:color="auto"/>
        <w:bottom w:val="none" w:sz="0" w:space="0" w:color="auto"/>
        <w:right w:val="none" w:sz="0" w:space="0" w:color="auto"/>
      </w:divBdr>
    </w:div>
    <w:div w:id="22444355">
      <w:bodyDiv w:val="1"/>
      <w:marLeft w:val="0"/>
      <w:marRight w:val="0"/>
      <w:marTop w:val="0"/>
      <w:marBottom w:val="0"/>
      <w:divBdr>
        <w:top w:val="none" w:sz="0" w:space="0" w:color="auto"/>
        <w:left w:val="none" w:sz="0" w:space="0" w:color="auto"/>
        <w:bottom w:val="none" w:sz="0" w:space="0" w:color="auto"/>
        <w:right w:val="none" w:sz="0" w:space="0" w:color="auto"/>
      </w:divBdr>
      <w:divsChild>
        <w:div w:id="173153232">
          <w:marLeft w:val="0"/>
          <w:marRight w:val="0"/>
          <w:marTop w:val="0"/>
          <w:marBottom w:val="0"/>
          <w:divBdr>
            <w:top w:val="none" w:sz="0" w:space="0" w:color="auto"/>
            <w:left w:val="none" w:sz="0" w:space="0" w:color="auto"/>
            <w:bottom w:val="none" w:sz="0" w:space="0" w:color="auto"/>
            <w:right w:val="none" w:sz="0" w:space="0" w:color="auto"/>
          </w:divBdr>
        </w:div>
      </w:divsChild>
    </w:div>
    <w:div w:id="37977504">
      <w:bodyDiv w:val="1"/>
      <w:marLeft w:val="0"/>
      <w:marRight w:val="0"/>
      <w:marTop w:val="0"/>
      <w:marBottom w:val="0"/>
      <w:divBdr>
        <w:top w:val="none" w:sz="0" w:space="0" w:color="auto"/>
        <w:left w:val="none" w:sz="0" w:space="0" w:color="auto"/>
        <w:bottom w:val="none" w:sz="0" w:space="0" w:color="auto"/>
        <w:right w:val="none" w:sz="0" w:space="0" w:color="auto"/>
      </w:divBdr>
    </w:div>
    <w:div w:id="58872365">
      <w:bodyDiv w:val="1"/>
      <w:marLeft w:val="0"/>
      <w:marRight w:val="0"/>
      <w:marTop w:val="0"/>
      <w:marBottom w:val="0"/>
      <w:divBdr>
        <w:top w:val="none" w:sz="0" w:space="0" w:color="auto"/>
        <w:left w:val="none" w:sz="0" w:space="0" w:color="auto"/>
        <w:bottom w:val="none" w:sz="0" w:space="0" w:color="auto"/>
        <w:right w:val="none" w:sz="0" w:space="0" w:color="auto"/>
      </w:divBdr>
    </w:div>
    <w:div w:id="114907016">
      <w:bodyDiv w:val="1"/>
      <w:marLeft w:val="0"/>
      <w:marRight w:val="0"/>
      <w:marTop w:val="0"/>
      <w:marBottom w:val="0"/>
      <w:divBdr>
        <w:top w:val="none" w:sz="0" w:space="0" w:color="auto"/>
        <w:left w:val="none" w:sz="0" w:space="0" w:color="auto"/>
        <w:bottom w:val="none" w:sz="0" w:space="0" w:color="auto"/>
        <w:right w:val="none" w:sz="0" w:space="0" w:color="auto"/>
      </w:divBdr>
    </w:div>
    <w:div w:id="121465031">
      <w:bodyDiv w:val="1"/>
      <w:marLeft w:val="0"/>
      <w:marRight w:val="0"/>
      <w:marTop w:val="0"/>
      <w:marBottom w:val="0"/>
      <w:divBdr>
        <w:top w:val="none" w:sz="0" w:space="0" w:color="auto"/>
        <w:left w:val="none" w:sz="0" w:space="0" w:color="auto"/>
        <w:bottom w:val="none" w:sz="0" w:space="0" w:color="auto"/>
        <w:right w:val="none" w:sz="0" w:space="0" w:color="auto"/>
      </w:divBdr>
    </w:div>
    <w:div w:id="129055974">
      <w:bodyDiv w:val="1"/>
      <w:marLeft w:val="0"/>
      <w:marRight w:val="0"/>
      <w:marTop w:val="0"/>
      <w:marBottom w:val="0"/>
      <w:divBdr>
        <w:top w:val="none" w:sz="0" w:space="0" w:color="auto"/>
        <w:left w:val="none" w:sz="0" w:space="0" w:color="auto"/>
        <w:bottom w:val="none" w:sz="0" w:space="0" w:color="auto"/>
        <w:right w:val="none" w:sz="0" w:space="0" w:color="auto"/>
      </w:divBdr>
    </w:div>
    <w:div w:id="154272263">
      <w:bodyDiv w:val="1"/>
      <w:marLeft w:val="0"/>
      <w:marRight w:val="0"/>
      <w:marTop w:val="0"/>
      <w:marBottom w:val="0"/>
      <w:divBdr>
        <w:top w:val="none" w:sz="0" w:space="0" w:color="auto"/>
        <w:left w:val="none" w:sz="0" w:space="0" w:color="auto"/>
        <w:bottom w:val="none" w:sz="0" w:space="0" w:color="auto"/>
        <w:right w:val="none" w:sz="0" w:space="0" w:color="auto"/>
      </w:divBdr>
    </w:div>
    <w:div w:id="196967197">
      <w:bodyDiv w:val="1"/>
      <w:marLeft w:val="0"/>
      <w:marRight w:val="0"/>
      <w:marTop w:val="0"/>
      <w:marBottom w:val="0"/>
      <w:divBdr>
        <w:top w:val="none" w:sz="0" w:space="0" w:color="auto"/>
        <w:left w:val="none" w:sz="0" w:space="0" w:color="auto"/>
        <w:bottom w:val="none" w:sz="0" w:space="0" w:color="auto"/>
        <w:right w:val="none" w:sz="0" w:space="0" w:color="auto"/>
      </w:divBdr>
    </w:div>
    <w:div w:id="225844209">
      <w:bodyDiv w:val="1"/>
      <w:marLeft w:val="0"/>
      <w:marRight w:val="0"/>
      <w:marTop w:val="0"/>
      <w:marBottom w:val="0"/>
      <w:divBdr>
        <w:top w:val="none" w:sz="0" w:space="0" w:color="auto"/>
        <w:left w:val="none" w:sz="0" w:space="0" w:color="auto"/>
        <w:bottom w:val="none" w:sz="0" w:space="0" w:color="auto"/>
        <w:right w:val="none" w:sz="0" w:space="0" w:color="auto"/>
      </w:divBdr>
    </w:div>
    <w:div w:id="232129843">
      <w:bodyDiv w:val="1"/>
      <w:marLeft w:val="0"/>
      <w:marRight w:val="0"/>
      <w:marTop w:val="0"/>
      <w:marBottom w:val="0"/>
      <w:divBdr>
        <w:top w:val="none" w:sz="0" w:space="0" w:color="auto"/>
        <w:left w:val="none" w:sz="0" w:space="0" w:color="auto"/>
        <w:bottom w:val="none" w:sz="0" w:space="0" w:color="auto"/>
        <w:right w:val="none" w:sz="0" w:space="0" w:color="auto"/>
      </w:divBdr>
    </w:div>
    <w:div w:id="344021781">
      <w:bodyDiv w:val="1"/>
      <w:marLeft w:val="0"/>
      <w:marRight w:val="0"/>
      <w:marTop w:val="0"/>
      <w:marBottom w:val="0"/>
      <w:divBdr>
        <w:top w:val="none" w:sz="0" w:space="0" w:color="auto"/>
        <w:left w:val="none" w:sz="0" w:space="0" w:color="auto"/>
        <w:bottom w:val="none" w:sz="0" w:space="0" w:color="auto"/>
        <w:right w:val="none" w:sz="0" w:space="0" w:color="auto"/>
      </w:divBdr>
    </w:div>
    <w:div w:id="362631771">
      <w:bodyDiv w:val="1"/>
      <w:marLeft w:val="0"/>
      <w:marRight w:val="0"/>
      <w:marTop w:val="0"/>
      <w:marBottom w:val="0"/>
      <w:divBdr>
        <w:top w:val="none" w:sz="0" w:space="0" w:color="auto"/>
        <w:left w:val="none" w:sz="0" w:space="0" w:color="auto"/>
        <w:bottom w:val="none" w:sz="0" w:space="0" w:color="auto"/>
        <w:right w:val="none" w:sz="0" w:space="0" w:color="auto"/>
      </w:divBdr>
    </w:div>
    <w:div w:id="443234481">
      <w:bodyDiv w:val="1"/>
      <w:marLeft w:val="0"/>
      <w:marRight w:val="0"/>
      <w:marTop w:val="0"/>
      <w:marBottom w:val="0"/>
      <w:divBdr>
        <w:top w:val="none" w:sz="0" w:space="0" w:color="auto"/>
        <w:left w:val="none" w:sz="0" w:space="0" w:color="auto"/>
        <w:bottom w:val="none" w:sz="0" w:space="0" w:color="auto"/>
        <w:right w:val="none" w:sz="0" w:space="0" w:color="auto"/>
      </w:divBdr>
    </w:div>
    <w:div w:id="503055485">
      <w:bodyDiv w:val="1"/>
      <w:marLeft w:val="0"/>
      <w:marRight w:val="0"/>
      <w:marTop w:val="0"/>
      <w:marBottom w:val="0"/>
      <w:divBdr>
        <w:top w:val="none" w:sz="0" w:space="0" w:color="auto"/>
        <w:left w:val="none" w:sz="0" w:space="0" w:color="auto"/>
        <w:bottom w:val="none" w:sz="0" w:space="0" w:color="auto"/>
        <w:right w:val="none" w:sz="0" w:space="0" w:color="auto"/>
      </w:divBdr>
      <w:divsChild>
        <w:div w:id="322241881">
          <w:marLeft w:val="0"/>
          <w:marRight w:val="0"/>
          <w:marTop w:val="0"/>
          <w:marBottom w:val="0"/>
          <w:divBdr>
            <w:top w:val="none" w:sz="0" w:space="0" w:color="auto"/>
            <w:left w:val="none" w:sz="0" w:space="0" w:color="auto"/>
            <w:bottom w:val="none" w:sz="0" w:space="0" w:color="auto"/>
            <w:right w:val="none" w:sz="0" w:space="0" w:color="auto"/>
          </w:divBdr>
        </w:div>
      </w:divsChild>
    </w:div>
    <w:div w:id="506679105">
      <w:bodyDiv w:val="1"/>
      <w:marLeft w:val="0"/>
      <w:marRight w:val="0"/>
      <w:marTop w:val="0"/>
      <w:marBottom w:val="0"/>
      <w:divBdr>
        <w:top w:val="none" w:sz="0" w:space="0" w:color="auto"/>
        <w:left w:val="none" w:sz="0" w:space="0" w:color="auto"/>
        <w:bottom w:val="none" w:sz="0" w:space="0" w:color="auto"/>
        <w:right w:val="none" w:sz="0" w:space="0" w:color="auto"/>
      </w:divBdr>
    </w:div>
    <w:div w:id="550462865">
      <w:bodyDiv w:val="1"/>
      <w:marLeft w:val="0"/>
      <w:marRight w:val="0"/>
      <w:marTop w:val="0"/>
      <w:marBottom w:val="0"/>
      <w:divBdr>
        <w:top w:val="none" w:sz="0" w:space="0" w:color="auto"/>
        <w:left w:val="none" w:sz="0" w:space="0" w:color="auto"/>
        <w:bottom w:val="none" w:sz="0" w:space="0" w:color="auto"/>
        <w:right w:val="none" w:sz="0" w:space="0" w:color="auto"/>
      </w:divBdr>
    </w:div>
    <w:div w:id="569845812">
      <w:bodyDiv w:val="1"/>
      <w:marLeft w:val="0"/>
      <w:marRight w:val="0"/>
      <w:marTop w:val="0"/>
      <w:marBottom w:val="0"/>
      <w:divBdr>
        <w:top w:val="none" w:sz="0" w:space="0" w:color="auto"/>
        <w:left w:val="none" w:sz="0" w:space="0" w:color="auto"/>
        <w:bottom w:val="none" w:sz="0" w:space="0" w:color="auto"/>
        <w:right w:val="none" w:sz="0" w:space="0" w:color="auto"/>
      </w:divBdr>
    </w:div>
    <w:div w:id="609507734">
      <w:bodyDiv w:val="1"/>
      <w:marLeft w:val="0"/>
      <w:marRight w:val="0"/>
      <w:marTop w:val="0"/>
      <w:marBottom w:val="0"/>
      <w:divBdr>
        <w:top w:val="none" w:sz="0" w:space="0" w:color="auto"/>
        <w:left w:val="none" w:sz="0" w:space="0" w:color="auto"/>
        <w:bottom w:val="none" w:sz="0" w:space="0" w:color="auto"/>
        <w:right w:val="none" w:sz="0" w:space="0" w:color="auto"/>
      </w:divBdr>
      <w:divsChild>
        <w:div w:id="565998261">
          <w:marLeft w:val="0"/>
          <w:marRight w:val="0"/>
          <w:marTop w:val="0"/>
          <w:marBottom w:val="0"/>
          <w:divBdr>
            <w:top w:val="single" w:sz="6" w:space="0" w:color="DDDDDD"/>
            <w:left w:val="single" w:sz="6" w:space="8" w:color="DDDDDD"/>
            <w:bottom w:val="none" w:sz="0" w:space="0" w:color="auto"/>
            <w:right w:val="single" w:sz="6" w:space="0" w:color="DDDDDD"/>
          </w:divBdr>
          <w:divsChild>
            <w:div w:id="804156658">
              <w:marLeft w:val="0"/>
              <w:marRight w:val="120"/>
              <w:marTop w:val="0"/>
              <w:marBottom w:val="0"/>
              <w:divBdr>
                <w:top w:val="none" w:sz="0" w:space="0" w:color="auto"/>
                <w:left w:val="none" w:sz="0" w:space="0" w:color="auto"/>
                <w:bottom w:val="none" w:sz="0" w:space="0" w:color="auto"/>
                <w:right w:val="none" w:sz="0" w:space="0" w:color="auto"/>
              </w:divBdr>
              <w:divsChild>
                <w:div w:id="918909327">
                  <w:marLeft w:val="0"/>
                  <w:marRight w:val="0"/>
                  <w:marTop w:val="0"/>
                  <w:marBottom w:val="0"/>
                  <w:divBdr>
                    <w:top w:val="none" w:sz="0" w:space="0" w:color="auto"/>
                    <w:left w:val="none" w:sz="0" w:space="0" w:color="auto"/>
                    <w:bottom w:val="none" w:sz="0" w:space="0" w:color="auto"/>
                    <w:right w:val="none" w:sz="0" w:space="0" w:color="auto"/>
                  </w:divBdr>
                  <w:divsChild>
                    <w:div w:id="12954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787381">
      <w:bodyDiv w:val="1"/>
      <w:marLeft w:val="0"/>
      <w:marRight w:val="0"/>
      <w:marTop w:val="0"/>
      <w:marBottom w:val="0"/>
      <w:divBdr>
        <w:top w:val="none" w:sz="0" w:space="0" w:color="auto"/>
        <w:left w:val="none" w:sz="0" w:space="0" w:color="auto"/>
        <w:bottom w:val="none" w:sz="0" w:space="0" w:color="auto"/>
        <w:right w:val="none" w:sz="0" w:space="0" w:color="auto"/>
      </w:divBdr>
    </w:div>
    <w:div w:id="720904175">
      <w:bodyDiv w:val="1"/>
      <w:marLeft w:val="0"/>
      <w:marRight w:val="0"/>
      <w:marTop w:val="0"/>
      <w:marBottom w:val="0"/>
      <w:divBdr>
        <w:top w:val="none" w:sz="0" w:space="0" w:color="auto"/>
        <w:left w:val="none" w:sz="0" w:space="0" w:color="auto"/>
        <w:bottom w:val="none" w:sz="0" w:space="0" w:color="auto"/>
        <w:right w:val="none" w:sz="0" w:space="0" w:color="auto"/>
      </w:divBdr>
    </w:div>
    <w:div w:id="747311319">
      <w:bodyDiv w:val="1"/>
      <w:marLeft w:val="0"/>
      <w:marRight w:val="0"/>
      <w:marTop w:val="0"/>
      <w:marBottom w:val="0"/>
      <w:divBdr>
        <w:top w:val="none" w:sz="0" w:space="0" w:color="auto"/>
        <w:left w:val="none" w:sz="0" w:space="0" w:color="auto"/>
        <w:bottom w:val="none" w:sz="0" w:space="0" w:color="auto"/>
        <w:right w:val="none" w:sz="0" w:space="0" w:color="auto"/>
      </w:divBdr>
    </w:div>
    <w:div w:id="773790046">
      <w:bodyDiv w:val="1"/>
      <w:marLeft w:val="0"/>
      <w:marRight w:val="0"/>
      <w:marTop w:val="0"/>
      <w:marBottom w:val="0"/>
      <w:divBdr>
        <w:top w:val="none" w:sz="0" w:space="0" w:color="auto"/>
        <w:left w:val="none" w:sz="0" w:space="0" w:color="auto"/>
        <w:bottom w:val="none" w:sz="0" w:space="0" w:color="auto"/>
        <w:right w:val="none" w:sz="0" w:space="0" w:color="auto"/>
      </w:divBdr>
    </w:div>
    <w:div w:id="778185820">
      <w:bodyDiv w:val="1"/>
      <w:marLeft w:val="0"/>
      <w:marRight w:val="0"/>
      <w:marTop w:val="0"/>
      <w:marBottom w:val="0"/>
      <w:divBdr>
        <w:top w:val="none" w:sz="0" w:space="0" w:color="auto"/>
        <w:left w:val="none" w:sz="0" w:space="0" w:color="auto"/>
        <w:bottom w:val="none" w:sz="0" w:space="0" w:color="auto"/>
        <w:right w:val="none" w:sz="0" w:space="0" w:color="auto"/>
      </w:divBdr>
      <w:divsChild>
        <w:div w:id="2037776639">
          <w:marLeft w:val="0"/>
          <w:marRight w:val="0"/>
          <w:marTop w:val="0"/>
          <w:marBottom w:val="0"/>
          <w:divBdr>
            <w:top w:val="none" w:sz="0" w:space="0" w:color="auto"/>
            <w:left w:val="none" w:sz="0" w:space="0" w:color="auto"/>
            <w:bottom w:val="none" w:sz="0" w:space="0" w:color="auto"/>
            <w:right w:val="none" w:sz="0" w:space="0" w:color="auto"/>
          </w:divBdr>
        </w:div>
      </w:divsChild>
    </w:div>
    <w:div w:id="885527574">
      <w:bodyDiv w:val="1"/>
      <w:marLeft w:val="0"/>
      <w:marRight w:val="0"/>
      <w:marTop w:val="0"/>
      <w:marBottom w:val="0"/>
      <w:divBdr>
        <w:top w:val="none" w:sz="0" w:space="0" w:color="auto"/>
        <w:left w:val="none" w:sz="0" w:space="0" w:color="auto"/>
        <w:bottom w:val="none" w:sz="0" w:space="0" w:color="auto"/>
        <w:right w:val="none" w:sz="0" w:space="0" w:color="auto"/>
      </w:divBdr>
    </w:div>
    <w:div w:id="886836399">
      <w:bodyDiv w:val="1"/>
      <w:marLeft w:val="0"/>
      <w:marRight w:val="0"/>
      <w:marTop w:val="0"/>
      <w:marBottom w:val="0"/>
      <w:divBdr>
        <w:top w:val="none" w:sz="0" w:space="0" w:color="auto"/>
        <w:left w:val="none" w:sz="0" w:space="0" w:color="auto"/>
        <w:bottom w:val="none" w:sz="0" w:space="0" w:color="auto"/>
        <w:right w:val="none" w:sz="0" w:space="0" w:color="auto"/>
      </w:divBdr>
      <w:divsChild>
        <w:div w:id="1302492910">
          <w:marLeft w:val="0"/>
          <w:marRight w:val="0"/>
          <w:marTop w:val="0"/>
          <w:marBottom w:val="0"/>
          <w:divBdr>
            <w:top w:val="none" w:sz="0" w:space="0" w:color="auto"/>
            <w:left w:val="none" w:sz="0" w:space="0" w:color="auto"/>
            <w:bottom w:val="none" w:sz="0" w:space="0" w:color="auto"/>
            <w:right w:val="none" w:sz="0" w:space="0" w:color="auto"/>
          </w:divBdr>
        </w:div>
      </w:divsChild>
    </w:div>
    <w:div w:id="896476596">
      <w:bodyDiv w:val="1"/>
      <w:marLeft w:val="0"/>
      <w:marRight w:val="0"/>
      <w:marTop w:val="0"/>
      <w:marBottom w:val="0"/>
      <w:divBdr>
        <w:top w:val="none" w:sz="0" w:space="0" w:color="auto"/>
        <w:left w:val="none" w:sz="0" w:space="0" w:color="auto"/>
        <w:bottom w:val="none" w:sz="0" w:space="0" w:color="auto"/>
        <w:right w:val="none" w:sz="0" w:space="0" w:color="auto"/>
      </w:divBdr>
    </w:div>
    <w:div w:id="1012802286">
      <w:bodyDiv w:val="1"/>
      <w:marLeft w:val="0"/>
      <w:marRight w:val="0"/>
      <w:marTop w:val="0"/>
      <w:marBottom w:val="0"/>
      <w:divBdr>
        <w:top w:val="none" w:sz="0" w:space="0" w:color="auto"/>
        <w:left w:val="none" w:sz="0" w:space="0" w:color="auto"/>
        <w:bottom w:val="none" w:sz="0" w:space="0" w:color="auto"/>
        <w:right w:val="none" w:sz="0" w:space="0" w:color="auto"/>
      </w:divBdr>
    </w:div>
    <w:div w:id="1105078239">
      <w:bodyDiv w:val="1"/>
      <w:marLeft w:val="0"/>
      <w:marRight w:val="0"/>
      <w:marTop w:val="0"/>
      <w:marBottom w:val="0"/>
      <w:divBdr>
        <w:top w:val="none" w:sz="0" w:space="0" w:color="auto"/>
        <w:left w:val="none" w:sz="0" w:space="0" w:color="auto"/>
        <w:bottom w:val="none" w:sz="0" w:space="0" w:color="auto"/>
        <w:right w:val="none" w:sz="0" w:space="0" w:color="auto"/>
      </w:divBdr>
    </w:div>
    <w:div w:id="1184438200">
      <w:bodyDiv w:val="1"/>
      <w:marLeft w:val="0"/>
      <w:marRight w:val="0"/>
      <w:marTop w:val="0"/>
      <w:marBottom w:val="0"/>
      <w:divBdr>
        <w:top w:val="none" w:sz="0" w:space="0" w:color="auto"/>
        <w:left w:val="none" w:sz="0" w:space="0" w:color="auto"/>
        <w:bottom w:val="none" w:sz="0" w:space="0" w:color="auto"/>
        <w:right w:val="none" w:sz="0" w:space="0" w:color="auto"/>
      </w:divBdr>
    </w:div>
    <w:div w:id="1185678306">
      <w:bodyDiv w:val="1"/>
      <w:marLeft w:val="0"/>
      <w:marRight w:val="0"/>
      <w:marTop w:val="0"/>
      <w:marBottom w:val="0"/>
      <w:divBdr>
        <w:top w:val="none" w:sz="0" w:space="0" w:color="auto"/>
        <w:left w:val="none" w:sz="0" w:space="0" w:color="auto"/>
        <w:bottom w:val="none" w:sz="0" w:space="0" w:color="auto"/>
        <w:right w:val="none" w:sz="0" w:space="0" w:color="auto"/>
      </w:divBdr>
    </w:div>
    <w:div w:id="1189878025">
      <w:bodyDiv w:val="1"/>
      <w:marLeft w:val="0"/>
      <w:marRight w:val="0"/>
      <w:marTop w:val="0"/>
      <w:marBottom w:val="0"/>
      <w:divBdr>
        <w:top w:val="none" w:sz="0" w:space="0" w:color="auto"/>
        <w:left w:val="none" w:sz="0" w:space="0" w:color="auto"/>
        <w:bottom w:val="none" w:sz="0" w:space="0" w:color="auto"/>
        <w:right w:val="none" w:sz="0" w:space="0" w:color="auto"/>
      </w:divBdr>
    </w:div>
    <w:div w:id="1203247418">
      <w:bodyDiv w:val="1"/>
      <w:marLeft w:val="0"/>
      <w:marRight w:val="0"/>
      <w:marTop w:val="0"/>
      <w:marBottom w:val="0"/>
      <w:divBdr>
        <w:top w:val="none" w:sz="0" w:space="0" w:color="auto"/>
        <w:left w:val="none" w:sz="0" w:space="0" w:color="auto"/>
        <w:bottom w:val="none" w:sz="0" w:space="0" w:color="auto"/>
        <w:right w:val="none" w:sz="0" w:space="0" w:color="auto"/>
      </w:divBdr>
    </w:div>
    <w:div w:id="1215972583">
      <w:bodyDiv w:val="1"/>
      <w:marLeft w:val="0"/>
      <w:marRight w:val="0"/>
      <w:marTop w:val="0"/>
      <w:marBottom w:val="0"/>
      <w:divBdr>
        <w:top w:val="none" w:sz="0" w:space="0" w:color="auto"/>
        <w:left w:val="none" w:sz="0" w:space="0" w:color="auto"/>
        <w:bottom w:val="none" w:sz="0" w:space="0" w:color="auto"/>
        <w:right w:val="none" w:sz="0" w:space="0" w:color="auto"/>
      </w:divBdr>
    </w:div>
    <w:div w:id="1243680550">
      <w:bodyDiv w:val="1"/>
      <w:marLeft w:val="0"/>
      <w:marRight w:val="0"/>
      <w:marTop w:val="0"/>
      <w:marBottom w:val="0"/>
      <w:divBdr>
        <w:top w:val="none" w:sz="0" w:space="0" w:color="auto"/>
        <w:left w:val="none" w:sz="0" w:space="0" w:color="auto"/>
        <w:bottom w:val="none" w:sz="0" w:space="0" w:color="auto"/>
        <w:right w:val="none" w:sz="0" w:space="0" w:color="auto"/>
      </w:divBdr>
    </w:div>
    <w:div w:id="1243837308">
      <w:bodyDiv w:val="1"/>
      <w:marLeft w:val="0"/>
      <w:marRight w:val="0"/>
      <w:marTop w:val="0"/>
      <w:marBottom w:val="0"/>
      <w:divBdr>
        <w:top w:val="none" w:sz="0" w:space="0" w:color="auto"/>
        <w:left w:val="none" w:sz="0" w:space="0" w:color="auto"/>
        <w:bottom w:val="none" w:sz="0" w:space="0" w:color="auto"/>
        <w:right w:val="none" w:sz="0" w:space="0" w:color="auto"/>
      </w:divBdr>
    </w:div>
    <w:div w:id="1335575696">
      <w:bodyDiv w:val="1"/>
      <w:marLeft w:val="0"/>
      <w:marRight w:val="0"/>
      <w:marTop w:val="0"/>
      <w:marBottom w:val="0"/>
      <w:divBdr>
        <w:top w:val="none" w:sz="0" w:space="0" w:color="auto"/>
        <w:left w:val="none" w:sz="0" w:space="0" w:color="auto"/>
        <w:bottom w:val="none" w:sz="0" w:space="0" w:color="auto"/>
        <w:right w:val="none" w:sz="0" w:space="0" w:color="auto"/>
      </w:divBdr>
    </w:div>
    <w:div w:id="1345549485">
      <w:bodyDiv w:val="1"/>
      <w:marLeft w:val="0"/>
      <w:marRight w:val="0"/>
      <w:marTop w:val="0"/>
      <w:marBottom w:val="0"/>
      <w:divBdr>
        <w:top w:val="none" w:sz="0" w:space="0" w:color="auto"/>
        <w:left w:val="none" w:sz="0" w:space="0" w:color="auto"/>
        <w:bottom w:val="none" w:sz="0" w:space="0" w:color="auto"/>
        <w:right w:val="none" w:sz="0" w:space="0" w:color="auto"/>
      </w:divBdr>
    </w:div>
    <w:div w:id="1347515248">
      <w:bodyDiv w:val="1"/>
      <w:marLeft w:val="0"/>
      <w:marRight w:val="0"/>
      <w:marTop w:val="0"/>
      <w:marBottom w:val="0"/>
      <w:divBdr>
        <w:top w:val="none" w:sz="0" w:space="0" w:color="auto"/>
        <w:left w:val="none" w:sz="0" w:space="0" w:color="auto"/>
        <w:bottom w:val="none" w:sz="0" w:space="0" w:color="auto"/>
        <w:right w:val="none" w:sz="0" w:space="0" w:color="auto"/>
      </w:divBdr>
    </w:div>
    <w:div w:id="1353873023">
      <w:bodyDiv w:val="1"/>
      <w:marLeft w:val="0"/>
      <w:marRight w:val="0"/>
      <w:marTop w:val="0"/>
      <w:marBottom w:val="0"/>
      <w:divBdr>
        <w:top w:val="none" w:sz="0" w:space="0" w:color="auto"/>
        <w:left w:val="none" w:sz="0" w:space="0" w:color="auto"/>
        <w:bottom w:val="none" w:sz="0" w:space="0" w:color="auto"/>
        <w:right w:val="none" w:sz="0" w:space="0" w:color="auto"/>
      </w:divBdr>
    </w:div>
    <w:div w:id="1444956734">
      <w:bodyDiv w:val="1"/>
      <w:marLeft w:val="0"/>
      <w:marRight w:val="0"/>
      <w:marTop w:val="0"/>
      <w:marBottom w:val="0"/>
      <w:divBdr>
        <w:top w:val="none" w:sz="0" w:space="0" w:color="auto"/>
        <w:left w:val="none" w:sz="0" w:space="0" w:color="auto"/>
        <w:bottom w:val="none" w:sz="0" w:space="0" w:color="auto"/>
        <w:right w:val="none" w:sz="0" w:space="0" w:color="auto"/>
      </w:divBdr>
    </w:div>
    <w:div w:id="1455951995">
      <w:bodyDiv w:val="1"/>
      <w:marLeft w:val="0"/>
      <w:marRight w:val="0"/>
      <w:marTop w:val="0"/>
      <w:marBottom w:val="0"/>
      <w:divBdr>
        <w:top w:val="none" w:sz="0" w:space="0" w:color="auto"/>
        <w:left w:val="none" w:sz="0" w:space="0" w:color="auto"/>
        <w:bottom w:val="none" w:sz="0" w:space="0" w:color="auto"/>
        <w:right w:val="none" w:sz="0" w:space="0" w:color="auto"/>
      </w:divBdr>
    </w:div>
    <w:div w:id="1508010795">
      <w:bodyDiv w:val="1"/>
      <w:marLeft w:val="0"/>
      <w:marRight w:val="0"/>
      <w:marTop w:val="0"/>
      <w:marBottom w:val="0"/>
      <w:divBdr>
        <w:top w:val="none" w:sz="0" w:space="0" w:color="auto"/>
        <w:left w:val="none" w:sz="0" w:space="0" w:color="auto"/>
        <w:bottom w:val="none" w:sz="0" w:space="0" w:color="auto"/>
        <w:right w:val="none" w:sz="0" w:space="0" w:color="auto"/>
      </w:divBdr>
    </w:div>
    <w:div w:id="1514227019">
      <w:bodyDiv w:val="1"/>
      <w:marLeft w:val="0"/>
      <w:marRight w:val="0"/>
      <w:marTop w:val="0"/>
      <w:marBottom w:val="0"/>
      <w:divBdr>
        <w:top w:val="none" w:sz="0" w:space="0" w:color="auto"/>
        <w:left w:val="none" w:sz="0" w:space="0" w:color="auto"/>
        <w:bottom w:val="none" w:sz="0" w:space="0" w:color="auto"/>
        <w:right w:val="none" w:sz="0" w:space="0" w:color="auto"/>
      </w:divBdr>
    </w:div>
    <w:div w:id="1520967575">
      <w:bodyDiv w:val="1"/>
      <w:marLeft w:val="0"/>
      <w:marRight w:val="0"/>
      <w:marTop w:val="0"/>
      <w:marBottom w:val="0"/>
      <w:divBdr>
        <w:top w:val="none" w:sz="0" w:space="0" w:color="auto"/>
        <w:left w:val="none" w:sz="0" w:space="0" w:color="auto"/>
        <w:bottom w:val="none" w:sz="0" w:space="0" w:color="auto"/>
        <w:right w:val="none" w:sz="0" w:space="0" w:color="auto"/>
      </w:divBdr>
    </w:div>
    <w:div w:id="1531145473">
      <w:bodyDiv w:val="1"/>
      <w:marLeft w:val="0"/>
      <w:marRight w:val="0"/>
      <w:marTop w:val="0"/>
      <w:marBottom w:val="0"/>
      <w:divBdr>
        <w:top w:val="none" w:sz="0" w:space="0" w:color="auto"/>
        <w:left w:val="none" w:sz="0" w:space="0" w:color="auto"/>
        <w:bottom w:val="none" w:sz="0" w:space="0" w:color="auto"/>
        <w:right w:val="none" w:sz="0" w:space="0" w:color="auto"/>
      </w:divBdr>
    </w:div>
    <w:div w:id="1644002771">
      <w:bodyDiv w:val="1"/>
      <w:marLeft w:val="0"/>
      <w:marRight w:val="0"/>
      <w:marTop w:val="0"/>
      <w:marBottom w:val="0"/>
      <w:divBdr>
        <w:top w:val="none" w:sz="0" w:space="0" w:color="auto"/>
        <w:left w:val="none" w:sz="0" w:space="0" w:color="auto"/>
        <w:bottom w:val="none" w:sz="0" w:space="0" w:color="auto"/>
        <w:right w:val="none" w:sz="0" w:space="0" w:color="auto"/>
      </w:divBdr>
    </w:div>
    <w:div w:id="1678582072">
      <w:bodyDiv w:val="1"/>
      <w:marLeft w:val="0"/>
      <w:marRight w:val="0"/>
      <w:marTop w:val="0"/>
      <w:marBottom w:val="0"/>
      <w:divBdr>
        <w:top w:val="none" w:sz="0" w:space="0" w:color="auto"/>
        <w:left w:val="none" w:sz="0" w:space="0" w:color="auto"/>
        <w:bottom w:val="none" w:sz="0" w:space="0" w:color="auto"/>
        <w:right w:val="none" w:sz="0" w:space="0" w:color="auto"/>
      </w:divBdr>
    </w:div>
    <w:div w:id="1731540067">
      <w:bodyDiv w:val="1"/>
      <w:marLeft w:val="0"/>
      <w:marRight w:val="0"/>
      <w:marTop w:val="0"/>
      <w:marBottom w:val="0"/>
      <w:divBdr>
        <w:top w:val="none" w:sz="0" w:space="0" w:color="auto"/>
        <w:left w:val="none" w:sz="0" w:space="0" w:color="auto"/>
        <w:bottom w:val="none" w:sz="0" w:space="0" w:color="auto"/>
        <w:right w:val="none" w:sz="0" w:space="0" w:color="auto"/>
      </w:divBdr>
    </w:div>
    <w:div w:id="2050110232">
      <w:bodyDiv w:val="1"/>
      <w:marLeft w:val="0"/>
      <w:marRight w:val="0"/>
      <w:marTop w:val="0"/>
      <w:marBottom w:val="0"/>
      <w:divBdr>
        <w:top w:val="none" w:sz="0" w:space="0" w:color="auto"/>
        <w:left w:val="none" w:sz="0" w:space="0" w:color="auto"/>
        <w:bottom w:val="none" w:sz="0" w:space="0" w:color="auto"/>
        <w:right w:val="none" w:sz="0" w:space="0" w:color="auto"/>
      </w:divBdr>
    </w:div>
    <w:div w:id="208005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lmmis.com" TargetMode="External"/><Relationship Id="rId18" Type="http://schemas.openxmlformats.org/officeDocument/2006/relationships/image" Target="media/image2.emf"/><Relationship Id="rId26" Type="http://schemas.openxmlformats.org/officeDocument/2006/relationships/hyperlink" Target="http://www.wedi.org/snip/" TargetMode="External"/><Relationship Id="rId3" Type="http://schemas.openxmlformats.org/officeDocument/2006/relationships/styles" Target="styles.xml"/><Relationship Id="rId21" Type="http://schemas.openxmlformats.org/officeDocument/2006/relationships/hyperlink" Target="http://www.lamedicaid.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lamedicaid.com/provweb1" TargetMode="External"/><Relationship Id="rId17" Type="http://schemas.openxmlformats.org/officeDocument/2006/relationships/hyperlink" Target="http://www.lamedicaid.com" TargetMode="External"/><Relationship Id="rId25" Type="http://schemas.openxmlformats.org/officeDocument/2006/relationships/hyperlink" Target="http://www.cms.gov" TargetMode="External"/><Relationship Id="rId33"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wpc-edi.com/codes/" TargetMode="External"/><Relationship Id="rId20" Type="http://schemas.openxmlformats.org/officeDocument/2006/relationships/footer" Target="footer1.xml"/><Relationship Id="rId29" Type="http://schemas.openxmlformats.org/officeDocument/2006/relationships/hyperlink" Target="http://www.nubc.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pc-edi.com/content" TargetMode="External"/><Relationship Id="rId24" Type="http://schemas.openxmlformats.org/officeDocument/2006/relationships/hyperlink" Target="http://www.lmmis.com" TargetMode="External"/><Relationship Id="rId32"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lmmis.com/provweb1/default.htm" TargetMode="External"/><Relationship Id="rId23" Type="http://schemas.openxmlformats.org/officeDocument/2006/relationships/hyperlink" Target="http://www.lamedicaid.com" TargetMode="External"/><Relationship Id="rId28" Type="http://schemas.openxmlformats.org/officeDocument/2006/relationships/hyperlink" Target="http://www.x12.org" TargetMode="External"/><Relationship Id="rId10" Type="http://schemas.openxmlformats.org/officeDocument/2006/relationships/hyperlink" Target="mailto:tanya.ehrmann@dc.gov" TargetMode="External"/><Relationship Id="rId19" Type="http://schemas.openxmlformats.org/officeDocument/2006/relationships/package" Target="embeddings/Microsoft_PowerPoint_Slide1.sldx"/><Relationship Id="rId31" Type="http://schemas.openxmlformats.org/officeDocument/2006/relationships/hyperlink" Target="http://HL7.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lamedicaid.com/provweb1/billing_information/medicaid_billing_index.htm" TargetMode="External"/><Relationship Id="rId22" Type="http://schemas.openxmlformats.org/officeDocument/2006/relationships/hyperlink" Target="http://aspe.hhs.gov/admnsimp/" TargetMode="External"/><Relationship Id="rId27" Type="http://schemas.openxmlformats.org/officeDocument/2006/relationships/hyperlink" Target="http://www.ansi.org" TargetMode="External"/><Relationship Id="rId30" Type="http://schemas.openxmlformats.org/officeDocument/2006/relationships/hyperlink" Target="http://www.nucc.org"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MC\ReportVertic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44D91-8FD0-4CFD-B3C3-CEE4684C3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ReportVertical</Template>
  <TotalTime>2</TotalTime>
  <Pages>185</Pages>
  <Words>37524</Words>
  <Characters>198333</Characters>
  <Application>Microsoft Office Word</Application>
  <DocSecurity>4</DocSecurity>
  <Lines>1652</Lines>
  <Paragraphs>470</Paragraphs>
  <ScaleCrop>false</ScaleCrop>
  <HeadingPairs>
    <vt:vector size="2" baseType="variant">
      <vt:variant>
        <vt:lpstr>Title</vt:lpstr>
      </vt:variant>
      <vt:variant>
        <vt:i4>1</vt:i4>
      </vt:variant>
    </vt:vector>
  </HeadingPairs>
  <TitlesOfParts>
    <vt:vector size="1" baseType="lpstr">
      <vt:lpstr>Report (Vertical)</vt:lpstr>
    </vt:vector>
  </TitlesOfParts>
  <Company>Mercer Government Human Services Consulting</Company>
  <LinksUpToDate>false</LinksUpToDate>
  <CharactersWithSpaces>235387</CharactersWithSpaces>
  <SharedDoc>false</SharedDoc>
  <HLinks>
    <vt:vector size="396" baseType="variant">
      <vt:variant>
        <vt:i4>8126521</vt:i4>
      </vt:variant>
      <vt:variant>
        <vt:i4>351</vt:i4>
      </vt:variant>
      <vt:variant>
        <vt:i4>0</vt:i4>
      </vt:variant>
      <vt:variant>
        <vt:i4>5</vt:i4>
      </vt:variant>
      <vt:variant>
        <vt:lpwstr>http://hl7.org/</vt:lpwstr>
      </vt:variant>
      <vt:variant>
        <vt:lpwstr/>
      </vt:variant>
      <vt:variant>
        <vt:i4>5570638</vt:i4>
      </vt:variant>
      <vt:variant>
        <vt:i4>348</vt:i4>
      </vt:variant>
      <vt:variant>
        <vt:i4>0</vt:i4>
      </vt:variant>
      <vt:variant>
        <vt:i4>5</vt:i4>
      </vt:variant>
      <vt:variant>
        <vt:lpwstr>http://www.nucc.org/</vt:lpwstr>
      </vt:variant>
      <vt:variant>
        <vt:lpwstr/>
      </vt:variant>
      <vt:variant>
        <vt:i4>5505102</vt:i4>
      </vt:variant>
      <vt:variant>
        <vt:i4>345</vt:i4>
      </vt:variant>
      <vt:variant>
        <vt:i4>0</vt:i4>
      </vt:variant>
      <vt:variant>
        <vt:i4>5</vt:i4>
      </vt:variant>
      <vt:variant>
        <vt:lpwstr>http://www.nubc.org/</vt:lpwstr>
      </vt:variant>
      <vt:variant>
        <vt:lpwstr/>
      </vt:variant>
      <vt:variant>
        <vt:i4>6881341</vt:i4>
      </vt:variant>
      <vt:variant>
        <vt:i4>342</vt:i4>
      </vt:variant>
      <vt:variant>
        <vt:i4>0</vt:i4>
      </vt:variant>
      <vt:variant>
        <vt:i4>5</vt:i4>
      </vt:variant>
      <vt:variant>
        <vt:lpwstr>http://www.x12.org/</vt:lpwstr>
      </vt:variant>
      <vt:variant>
        <vt:lpwstr/>
      </vt:variant>
      <vt:variant>
        <vt:i4>4849759</vt:i4>
      </vt:variant>
      <vt:variant>
        <vt:i4>339</vt:i4>
      </vt:variant>
      <vt:variant>
        <vt:i4>0</vt:i4>
      </vt:variant>
      <vt:variant>
        <vt:i4>5</vt:i4>
      </vt:variant>
      <vt:variant>
        <vt:lpwstr>http://www.ansi.org/</vt:lpwstr>
      </vt:variant>
      <vt:variant>
        <vt:lpwstr/>
      </vt:variant>
      <vt:variant>
        <vt:i4>5570638</vt:i4>
      </vt:variant>
      <vt:variant>
        <vt:i4>336</vt:i4>
      </vt:variant>
      <vt:variant>
        <vt:i4>0</vt:i4>
      </vt:variant>
      <vt:variant>
        <vt:i4>5</vt:i4>
      </vt:variant>
      <vt:variant>
        <vt:lpwstr>http://www.wedi.org/snip/</vt:lpwstr>
      </vt:variant>
      <vt:variant>
        <vt:lpwstr/>
      </vt:variant>
      <vt:variant>
        <vt:i4>2752636</vt:i4>
      </vt:variant>
      <vt:variant>
        <vt:i4>333</vt:i4>
      </vt:variant>
      <vt:variant>
        <vt:i4>0</vt:i4>
      </vt:variant>
      <vt:variant>
        <vt:i4>5</vt:i4>
      </vt:variant>
      <vt:variant>
        <vt:lpwstr>http://www.cms.gov/</vt:lpwstr>
      </vt:variant>
      <vt:variant>
        <vt:lpwstr/>
      </vt:variant>
      <vt:variant>
        <vt:i4>65543</vt:i4>
      </vt:variant>
      <vt:variant>
        <vt:i4>330</vt:i4>
      </vt:variant>
      <vt:variant>
        <vt:i4>0</vt:i4>
      </vt:variant>
      <vt:variant>
        <vt:i4>5</vt:i4>
      </vt:variant>
      <vt:variant>
        <vt:lpwstr>http://aspe.hhs.gov/admnsimp/</vt:lpwstr>
      </vt:variant>
      <vt:variant>
        <vt:lpwstr/>
      </vt:variant>
      <vt:variant>
        <vt:i4>2752566</vt:i4>
      </vt:variant>
      <vt:variant>
        <vt:i4>324</vt:i4>
      </vt:variant>
      <vt:variant>
        <vt:i4>0</vt:i4>
      </vt:variant>
      <vt:variant>
        <vt:i4>5</vt:i4>
      </vt:variant>
      <vt:variant>
        <vt:lpwstr>http://www.lamedicaid.com/</vt:lpwstr>
      </vt:variant>
      <vt:variant>
        <vt:lpwstr/>
      </vt:variant>
      <vt:variant>
        <vt:i4>4784141</vt:i4>
      </vt:variant>
      <vt:variant>
        <vt:i4>321</vt:i4>
      </vt:variant>
      <vt:variant>
        <vt:i4>0</vt:i4>
      </vt:variant>
      <vt:variant>
        <vt:i4>5</vt:i4>
      </vt:variant>
      <vt:variant>
        <vt:lpwstr>http://www.wpc-edi.com/codes/</vt:lpwstr>
      </vt:variant>
      <vt:variant>
        <vt:lpwstr/>
      </vt:variant>
      <vt:variant>
        <vt:i4>4194305</vt:i4>
      </vt:variant>
      <vt:variant>
        <vt:i4>318</vt:i4>
      </vt:variant>
      <vt:variant>
        <vt:i4>0</vt:i4>
      </vt:variant>
      <vt:variant>
        <vt:i4>5</vt:i4>
      </vt:variant>
      <vt:variant>
        <vt:lpwstr>http://www.lmmis.com/provweb1/default.htm</vt:lpwstr>
      </vt:variant>
      <vt:variant>
        <vt:lpwstr/>
      </vt:variant>
      <vt:variant>
        <vt:i4>5767275</vt:i4>
      </vt:variant>
      <vt:variant>
        <vt:i4>315</vt:i4>
      </vt:variant>
      <vt:variant>
        <vt:i4>0</vt:i4>
      </vt:variant>
      <vt:variant>
        <vt:i4>5</vt:i4>
      </vt:variant>
      <vt:variant>
        <vt:lpwstr>http://www.lamedicaid.com/provweb1/billing_information/medicaid_billing_index.htm</vt:lpwstr>
      </vt:variant>
      <vt:variant>
        <vt:lpwstr/>
      </vt:variant>
      <vt:variant>
        <vt:i4>5701653</vt:i4>
      </vt:variant>
      <vt:variant>
        <vt:i4>312</vt:i4>
      </vt:variant>
      <vt:variant>
        <vt:i4>0</vt:i4>
      </vt:variant>
      <vt:variant>
        <vt:i4>5</vt:i4>
      </vt:variant>
      <vt:variant>
        <vt:lpwstr>http://www.lmmis.com/</vt:lpwstr>
      </vt:variant>
      <vt:variant>
        <vt:lpwstr/>
      </vt:variant>
      <vt:variant>
        <vt:i4>7995452</vt:i4>
      </vt:variant>
      <vt:variant>
        <vt:i4>309</vt:i4>
      </vt:variant>
      <vt:variant>
        <vt:i4>0</vt:i4>
      </vt:variant>
      <vt:variant>
        <vt:i4>5</vt:i4>
      </vt:variant>
      <vt:variant>
        <vt:lpwstr>http://www.lamedicaid.com/provweb1</vt:lpwstr>
      </vt:variant>
      <vt:variant>
        <vt:lpwstr/>
      </vt:variant>
      <vt:variant>
        <vt:i4>2162802</vt:i4>
      </vt:variant>
      <vt:variant>
        <vt:i4>306</vt:i4>
      </vt:variant>
      <vt:variant>
        <vt:i4>0</vt:i4>
      </vt:variant>
      <vt:variant>
        <vt:i4>5</vt:i4>
      </vt:variant>
      <vt:variant>
        <vt:lpwstr>http://www.wpc-edi.com/content</vt:lpwstr>
      </vt:variant>
      <vt:variant>
        <vt:lpwstr/>
      </vt:variant>
      <vt:variant>
        <vt:i4>2359379</vt:i4>
      </vt:variant>
      <vt:variant>
        <vt:i4>303</vt:i4>
      </vt:variant>
      <vt:variant>
        <vt:i4>0</vt:i4>
      </vt:variant>
      <vt:variant>
        <vt:i4>5</vt:i4>
      </vt:variant>
      <vt:variant>
        <vt:lpwstr>mailto:tanya.ehrmann@dc.gov</vt:lpwstr>
      </vt:variant>
      <vt:variant>
        <vt:lpwstr/>
      </vt:variant>
      <vt:variant>
        <vt:i4>1900592</vt:i4>
      </vt:variant>
      <vt:variant>
        <vt:i4>296</vt:i4>
      </vt:variant>
      <vt:variant>
        <vt:i4>0</vt:i4>
      </vt:variant>
      <vt:variant>
        <vt:i4>5</vt:i4>
      </vt:variant>
      <vt:variant>
        <vt:lpwstr/>
      </vt:variant>
      <vt:variant>
        <vt:lpwstr>_Toc299625902</vt:lpwstr>
      </vt:variant>
      <vt:variant>
        <vt:i4>1900592</vt:i4>
      </vt:variant>
      <vt:variant>
        <vt:i4>290</vt:i4>
      </vt:variant>
      <vt:variant>
        <vt:i4>0</vt:i4>
      </vt:variant>
      <vt:variant>
        <vt:i4>5</vt:i4>
      </vt:variant>
      <vt:variant>
        <vt:lpwstr/>
      </vt:variant>
      <vt:variant>
        <vt:lpwstr>_Toc299625901</vt:lpwstr>
      </vt:variant>
      <vt:variant>
        <vt:i4>1900592</vt:i4>
      </vt:variant>
      <vt:variant>
        <vt:i4>284</vt:i4>
      </vt:variant>
      <vt:variant>
        <vt:i4>0</vt:i4>
      </vt:variant>
      <vt:variant>
        <vt:i4>5</vt:i4>
      </vt:variant>
      <vt:variant>
        <vt:lpwstr/>
      </vt:variant>
      <vt:variant>
        <vt:lpwstr>_Toc299625900</vt:lpwstr>
      </vt:variant>
      <vt:variant>
        <vt:i4>1310769</vt:i4>
      </vt:variant>
      <vt:variant>
        <vt:i4>278</vt:i4>
      </vt:variant>
      <vt:variant>
        <vt:i4>0</vt:i4>
      </vt:variant>
      <vt:variant>
        <vt:i4>5</vt:i4>
      </vt:variant>
      <vt:variant>
        <vt:lpwstr/>
      </vt:variant>
      <vt:variant>
        <vt:lpwstr>_Toc299625899</vt:lpwstr>
      </vt:variant>
      <vt:variant>
        <vt:i4>1310769</vt:i4>
      </vt:variant>
      <vt:variant>
        <vt:i4>272</vt:i4>
      </vt:variant>
      <vt:variant>
        <vt:i4>0</vt:i4>
      </vt:variant>
      <vt:variant>
        <vt:i4>5</vt:i4>
      </vt:variant>
      <vt:variant>
        <vt:lpwstr/>
      </vt:variant>
      <vt:variant>
        <vt:lpwstr>_Toc299625898</vt:lpwstr>
      </vt:variant>
      <vt:variant>
        <vt:i4>1310769</vt:i4>
      </vt:variant>
      <vt:variant>
        <vt:i4>266</vt:i4>
      </vt:variant>
      <vt:variant>
        <vt:i4>0</vt:i4>
      </vt:variant>
      <vt:variant>
        <vt:i4>5</vt:i4>
      </vt:variant>
      <vt:variant>
        <vt:lpwstr/>
      </vt:variant>
      <vt:variant>
        <vt:lpwstr>_Toc299625897</vt:lpwstr>
      </vt:variant>
      <vt:variant>
        <vt:i4>1310769</vt:i4>
      </vt:variant>
      <vt:variant>
        <vt:i4>260</vt:i4>
      </vt:variant>
      <vt:variant>
        <vt:i4>0</vt:i4>
      </vt:variant>
      <vt:variant>
        <vt:i4>5</vt:i4>
      </vt:variant>
      <vt:variant>
        <vt:lpwstr/>
      </vt:variant>
      <vt:variant>
        <vt:lpwstr>_Toc299625896</vt:lpwstr>
      </vt:variant>
      <vt:variant>
        <vt:i4>1310769</vt:i4>
      </vt:variant>
      <vt:variant>
        <vt:i4>254</vt:i4>
      </vt:variant>
      <vt:variant>
        <vt:i4>0</vt:i4>
      </vt:variant>
      <vt:variant>
        <vt:i4>5</vt:i4>
      </vt:variant>
      <vt:variant>
        <vt:lpwstr/>
      </vt:variant>
      <vt:variant>
        <vt:lpwstr>_Toc299625895</vt:lpwstr>
      </vt:variant>
      <vt:variant>
        <vt:i4>1310769</vt:i4>
      </vt:variant>
      <vt:variant>
        <vt:i4>248</vt:i4>
      </vt:variant>
      <vt:variant>
        <vt:i4>0</vt:i4>
      </vt:variant>
      <vt:variant>
        <vt:i4>5</vt:i4>
      </vt:variant>
      <vt:variant>
        <vt:lpwstr/>
      </vt:variant>
      <vt:variant>
        <vt:lpwstr>_Toc299625894</vt:lpwstr>
      </vt:variant>
      <vt:variant>
        <vt:i4>1310769</vt:i4>
      </vt:variant>
      <vt:variant>
        <vt:i4>242</vt:i4>
      </vt:variant>
      <vt:variant>
        <vt:i4>0</vt:i4>
      </vt:variant>
      <vt:variant>
        <vt:i4>5</vt:i4>
      </vt:variant>
      <vt:variant>
        <vt:lpwstr/>
      </vt:variant>
      <vt:variant>
        <vt:lpwstr>_Toc299625893</vt:lpwstr>
      </vt:variant>
      <vt:variant>
        <vt:i4>1310769</vt:i4>
      </vt:variant>
      <vt:variant>
        <vt:i4>236</vt:i4>
      </vt:variant>
      <vt:variant>
        <vt:i4>0</vt:i4>
      </vt:variant>
      <vt:variant>
        <vt:i4>5</vt:i4>
      </vt:variant>
      <vt:variant>
        <vt:lpwstr/>
      </vt:variant>
      <vt:variant>
        <vt:lpwstr>_Toc299625892</vt:lpwstr>
      </vt:variant>
      <vt:variant>
        <vt:i4>1310769</vt:i4>
      </vt:variant>
      <vt:variant>
        <vt:i4>230</vt:i4>
      </vt:variant>
      <vt:variant>
        <vt:i4>0</vt:i4>
      </vt:variant>
      <vt:variant>
        <vt:i4>5</vt:i4>
      </vt:variant>
      <vt:variant>
        <vt:lpwstr/>
      </vt:variant>
      <vt:variant>
        <vt:lpwstr>_Toc299625891</vt:lpwstr>
      </vt:variant>
      <vt:variant>
        <vt:i4>1310769</vt:i4>
      </vt:variant>
      <vt:variant>
        <vt:i4>224</vt:i4>
      </vt:variant>
      <vt:variant>
        <vt:i4>0</vt:i4>
      </vt:variant>
      <vt:variant>
        <vt:i4>5</vt:i4>
      </vt:variant>
      <vt:variant>
        <vt:lpwstr/>
      </vt:variant>
      <vt:variant>
        <vt:lpwstr>_Toc299625890</vt:lpwstr>
      </vt:variant>
      <vt:variant>
        <vt:i4>1376305</vt:i4>
      </vt:variant>
      <vt:variant>
        <vt:i4>218</vt:i4>
      </vt:variant>
      <vt:variant>
        <vt:i4>0</vt:i4>
      </vt:variant>
      <vt:variant>
        <vt:i4>5</vt:i4>
      </vt:variant>
      <vt:variant>
        <vt:lpwstr/>
      </vt:variant>
      <vt:variant>
        <vt:lpwstr>_Toc299625889</vt:lpwstr>
      </vt:variant>
      <vt:variant>
        <vt:i4>1376305</vt:i4>
      </vt:variant>
      <vt:variant>
        <vt:i4>212</vt:i4>
      </vt:variant>
      <vt:variant>
        <vt:i4>0</vt:i4>
      </vt:variant>
      <vt:variant>
        <vt:i4>5</vt:i4>
      </vt:variant>
      <vt:variant>
        <vt:lpwstr/>
      </vt:variant>
      <vt:variant>
        <vt:lpwstr>_Toc299625888</vt:lpwstr>
      </vt:variant>
      <vt:variant>
        <vt:i4>1376305</vt:i4>
      </vt:variant>
      <vt:variant>
        <vt:i4>206</vt:i4>
      </vt:variant>
      <vt:variant>
        <vt:i4>0</vt:i4>
      </vt:variant>
      <vt:variant>
        <vt:i4>5</vt:i4>
      </vt:variant>
      <vt:variant>
        <vt:lpwstr/>
      </vt:variant>
      <vt:variant>
        <vt:lpwstr>_Toc299625887</vt:lpwstr>
      </vt:variant>
      <vt:variant>
        <vt:i4>1376305</vt:i4>
      </vt:variant>
      <vt:variant>
        <vt:i4>200</vt:i4>
      </vt:variant>
      <vt:variant>
        <vt:i4>0</vt:i4>
      </vt:variant>
      <vt:variant>
        <vt:i4>5</vt:i4>
      </vt:variant>
      <vt:variant>
        <vt:lpwstr/>
      </vt:variant>
      <vt:variant>
        <vt:lpwstr>_Toc299625886</vt:lpwstr>
      </vt:variant>
      <vt:variant>
        <vt:i4>1376305</vt:i4>
      </vt:variant>
      <vt:variant>
        <vt:i4>194</vt:i4>
      </vt:variant>
      <vt:variant>
        <vt:i4>0</vt:i4>
      </vt:variant>
      <vt:variant>
        <vt:i4>5</vt:i4>
      </vt:variant>
      <vt:variant>
        <vt:lpwstr/>
      </vt:variant>
      <vt:variant>
        <vt:lpwstr>_Toc299625885</vt:lpwstr>
      </vt:variant>
      <vt:variant>
        <vt:i4>1376305</vt:i4>
      </vt:variant>
      <vt:variant>
        <vt:i4>188</vt:i4>
      </vt:variant>
      <vt:variant>
        <vt:i4>0</vt:i4>
      </vt:variant>
      <vt:variant>
        <vt:i4>5</vt:i4>
      </vt:variant>
      <vt:variant>
        <vt:lpwstr/>
      </vt:variant>
      <vt:variant>
        <vt:lpwstr>_Toc299625884</vt:lpwstr>
      </vt:variant>
      <vt:variant>
        <vt:i4>1376305</vt:i4>
      </vt:variant>
      <vt:variant>
        <vt:i4>182</vt:i4>
      </vt:variant>
      <vt:variant>
        <vt:i4>0</vt:i4>
      </vt:variant>
      <vt:variant>
        <vt:i4>5</vt:i4>
      </vt:variant>
      <vt:variant>
        <vt:lpwstr/>
      </vt:variant>
      <vt:variant>
        <vt:lpwstr>_Toc299625883</vt:lpwstr>
      </vt:variant>
      <vt:variant>
        <vt:i4>1376305</vt:i4>
      </vt:variant>
      <vt:variant>
        <vt:i4>176</vt:i4>
      </vt:variant>
      <vt:variant>
        <vt:i4>0</vt:i4>
      </vt:variant>
      <vt:variant>
        <vt:i4>5</vt:i4>
      </vt:variant>
      <vt:variant>
        <vt:lpwstr/>
      </vt:variant>
      <vt:variant>
        <vt:lpwstr>_Toc299625882</vt:lpwstr>
      </vt:variant>
      <vt:variant>
        <vt:i4>1376305</vt:i4>
      </vt:variant>
      <vt:variant>
        <vt:i4>170</vt:i4>
      </vt:variant>
      <vt:variant>
        <vt:i4>0</vt:i4>
      </vt:variant>
      <vt:variant>
        <vt:i4>5</vt:i4>
      </vt:variant>
      <vt:variant>
        <vt:lpwstr/>
      </vt:variant>
      <vt:variant>
        <vt:lpwstr>_Toc299625881</vt:lpwstr>
      </vt:variant>
      <vt:variant>
        <vt:i4>1376305</vt:i4>
      </vt:variant>
      <vt:variant>
        <vt:i4>164</vt:i4>
      </vt:variant>
      <vt:variant>
        <vt:i4>0</vt:i4>
      </vt:variant>
      <vt:variant>
        <vt:i4>5</vt:i4>
      </vt:variant>
      <vt:variant>
        <vt:lpwstr/>
      </vt:variant>
      <vt:variant>
        <vt:lpwstr>_Toc299625880</vt:lpwstr>
      </vt:variant>
      <vt:variant>
        <vt:i4>1703985</vt:i4>
      </vt:variant>
      <vt:variant>
        <vt:i4>158</vt:i4>
      </vt:variant>
      <vt:variant>
        <vt:i4>0</vt:i4>
      </vt:variant>
      <vt:variant>
        <vt:i4>5</vt:i4>
      </vt:variant>
      <vt:variant>
        <vt:lpwstr/>
      </vt:variant>
      <vt:variant>
        <vt:lpwstr>_Toc299625879</vt:lpwstr>
      </vt:variant>
      <vt:variant>
        <vt:i4>1703985</vt:i4>
      </vt:variant>
      <vt:variant>
        <vt:i4>152</vt:i4>
      </vt:variant>
      <vt:variant>
        <vt:i4>0</vt:i4>
      </vt:variant>
      <vt:variant>
        <vt:i4>5</vt:i4>
      </vt:variant>
      <vt:variant>
        <vt:lpwstr/>
      </vt:variant>
      <vt:variant>
        <vt:lpwstr>_Toc299625878</vt:lpwstr>
      </vt:variant>
      <vt:variant>
        <vt:i4>1703985</vt:i4>
      </vt:variant>
      <vt:variant>
        <vt:i4>146</vt:i4>
      </vt:variant>
      <vt:variant>
        <vt:i4>0</vt:i4>
      </vt:variant>
      <vt:variant>
        <vt:i4>5</vt:i4>
      </vt:variant>
      <vt:variant>
        <vt:lpwstr/>
      </vt:variant>
      <vt:variant>
        <vt:lpwstr>_Toc299625877</vt:lpwstr>
      </vt:variant>
      <vt:variant>
        <vt:i4>1703985</vt:i4>
      </vt:variant>
      <vt:variant>
        <vt:i4>140</vt:i4>
      </vt:variant>
      <vt:variant>
        <vt:i4>0</vt:i4>
      </vt:variant>
      <vt:variant>
        <vt:i4>5</vt:i4>
      </vt:variant>
      <vt:variant>
        <vt:lpwstr/>
      </vt:variant>
      <vt:variant>
        <vt:lpwstr>_Toc299625876</vt:lpwstr>
      </vt:variant>
      <vt:variant>
        <vt:i4>1703985</vt:i4>
      </vt:variant>
      <vt:variant>
        <vt:i4>134</vt:i4>
      </vt:variant>
      <vt:variant>
        <vt:i4>0</vt:i4>
      </vt:variant>
      <vt:variant>
        <vt:i4>5</vt:i4>
      </vt:variant>
      <vt:variant>
        <vt:lpwstr/>
      </vt:variant>
      <vt:variant>
        <vt:lpwstr>_Toc299625875</vt:lpwstr>
      </vt:variant>
      <vt:variant>
        <vt:i4>1703985</vt:i4>
      </vt:variant>
      <vt:variant>
        <vt:i4>128</vt:i4>
      </vt:variant>
      <vt:variant>
        <vt:i4>0</vt:i4>
      </vt:variant>
      <vt:variant>
        <vt:i4>5</vt:i4>
      </vt:variant>
      <vt:variant>
        <vt:lpwstr/>
      </vt:variant>
      <vt:variant>
        <vt:lpwstr>_Toc299625874</vt:lpwstr>
      </vt:variant>
      <vt:variant>
        <vt:i4>1703985</vt:i4>
      </vt:variant>
      <vt:variant>
        <vt:i4>122</vt:i4>
      </vt:variant>
      <vt:variant>
        <vt:i4>0</vt:i4>
      </vt:variant>
      <vt:variant>
        <vt:i4>5</vt:i4>
      </vt:variant>
      <vt:variant>
        <vt:lpwstr/>
      </vt:variant>
      <vt:variant>
        <vt:lpwstr>_Toc299625873</vt:lpwstr>
      </vt:variant>
      <vt:variant>
        <vt:i4>1703985</vt:i4>
      </vt:variant>
      <vt:variant>
        <vt:i4>116</vt:i4>
      </vt:variant>
      <vt:variant>
        <vt:i4>0</vt:i4>
      </vt:variant>
      <vt:variant>
        <vt:i4>5</vt:i4>
      </vt:variant>
      <vt:variant>
        <vt:lpwstr/>
      </vt:variant>
      <vt:variant>
        <vt:lpwstr>_Toc299625872</vt:lpwstr>
      </vt:variant>
      <vt:variant>
        <vt:i4>1703985</vt:i4>
      </vt:variant>
      <vt:variant>
        <vt:i4>110</vt:i4>
      </vt:variant>
      <vt:variant>
        <vt:i4>0</vt:i4>
      </vt:variant>
      <vt:variant>
        <vt:i4>5</vt:i4>
      </vt:variant>
      <vt:variant>
        <vt:lpwstr/>
      </vt:variant>
      <vt:variant>
        <vt:lpwstr>_Toc299625871</vt:lpwstr>
      </vt:variant>
      <vt:variant>
        <vt:i4>1703985</vt:i4>
      </vt:variant>
      <vt:variant>
        <vt:i4>104</vt:i4>
      </vt:variant>
      <vt:variant>
        <vt:i4>0</vt:i4>
      </vt:variant>
      <vt:variant>
        <vt:i4>5</vt:i4>
      </vt:variant>
      <vt:variant>
        <vt:lpwstr/>
      </vt:variant>
      <vt:variant>
        <vt:lpwstr>_Toc299625870</vt:lpwstr>
      </vt:variant>
      <vt:variant>
        <vt:i4>1769521</vt:i4>
      </vt:variant>
      <vt:variant>
        <vt:i4>98</vt:i4>
      </vt:variant>
      <vt:variant>
        <vt:i4>0</vt:i4>
      </vt:variant>
      <vt:variant>
        <vt:i4>5</vt:i4>
      </vt:variant>
      <vt:variant>
        <vt:lpwstr/>
      </vt:variant>
      <vt:variant>
        <vt:lpwstr>_Toc299625869</vt:lpwstr>
      </vt:variant>
      <vt:variant>
        <vt:i4>1769521</vt:i4>
      </vt:variant>
      <vt:variant>
        <vt:i4>92</vt:i4>
      </vt:variant>
      <vt:variant>
        <vt:i4>0</vt:i4>
      </vt:variant>
      <vt:variant>
        <vt:i4>5</vt:i4>
      </vt:variant>
      <vt:variant>
        <vt:lpwstr/>
      </vt:variant>
      <vt:variant>
        <vt:lpwstr>_Toc299625868</vt:lpwstr>
      </vt:variant>
      <vt:variant>
        <vt:i4>1769521</vt:i4>
      </vt:variant>
      <vt:variant>
        <vt:i4>86</vt:i4>
      </vt:variant>
      <vt:variant>
        <vt:i4>0</vt:i4>
      </vt:variant>
      <vt:variant>
        <vt:i4>5</vt:i4>
      </vt:variant>
      <vt:variant>
        <vt:lpwstr/>
      </vt:variant>
      <vt:variant>
        <vt:lpwstr>_Toc299625867</vt:lpwstr>
      </vt:variant>
      <vt:variant>
        <vt:i4>1769521</vt:i4>
      </vt:variant>
      <vt:variant>
        <vt:i4>80</vt:i4>
      </vt:variant>
      <vt:variant>
        <vt:i4>0</vt:i4>
      </vt:variant>
      <vt:variant>
        <vt:i4>5</vt:i4>
      </vt:variant>
      <vt:variant>
        <vt:lpwstr/>
      </vt:variant>
      <vt:variant>
        <vt:lpwstr>_Toc299625866</vt:lpwstr>
      </vt:variant>
      <vt:variant>
        <vt:i4>1769521</vt:i4>
      </vt:variant>
      <vt:variant>
        <vt:i4>74</vt:i4>
      </vt:variant>
      <vt:variant>
        <vt:i4>0</vt:i4>
      </vt:variant>
      <vt:variant>
        <vt:i4>5</vt:i4>
      </vt:variant>
      <vt:variant>
        <vt:lpwstr/>
      </vt:variant>
      <vt:variant>
        <vt:lpwstr>_Toc299625865</vt:lpwstr>
      </vt:variant>
      <vt:variant>
        <vt:i4>1769521</vt:i4>
      </vt:variant>
      <vt:variant>
        <vt:i4>68</vt:i4>
      </vt:variant>
      <vt:variant>
        <vt:i4>0</vt:i4>
      </vt:variant>
      <vt:variant>
        <vt:i4>5</vt:i4>
      </vt:variant>
      <vt:variant>
        <vt:lpwstr/>
      </vt:variant>
      <vt:variant>
        <vt:lpwstr>_Toc299625864</vt:lpwstr>
      </vt:variant>
      <vt:variant>
        <vt:i4>1769521</vt:i4>
      </vt:variant>
      <vt:variant>
        <vt:i4>62</vt:i4>
      </vt:variant>
      <vt:variant>
        <vt:i4>0</vt:i4>
      </vt:variant>
      <vt:variant>
        <vt:i4>5</vt:i4>
      </vt:variant>
      <vt:variant>
        <vt:lpwstr/>
      </vt:variant>
      <vt:variant>
        <vt:lpwstr>_Toc299625863</vt:lpwstr>
      </vt:variant>
      <vt:variant>
        <vt:i4>1769521</vt:i4>
      </vt:variant>
      <vt:variant>
        <vt:i4>56</vt:i4>
      </vt:variant>
      <vt:variant>
        <vt:i4>0</vt:i4>
      </vt:variant>
      <vt:variant>
        <vt:i4>5</vt:i4>
      </vt:variant>
      <vt:variant>
        <vt:lpwstr/>
      </vt:variant>
      <vt:variant>
        <vt:lpwstr>_Toc299625862</vt:lpwstr>
      </vt:variant>
      <vt:variant>
        <vt:i4>1769521</vt:i4>
      </vt:variant>
      <vt:variant>
        <vt:i4>50</vt:i4>
      </vt:variant>
      <vt:variant>
        <vt:i4>0</vt:i4>
      </vt:variant>
      <vt:variant>
        <vt:i4>5</vt:i4>
      </vt:variant>
      <vt:variant>
        <vt:lpwstr/>
      </vt:variant>
      <vt:variant>
        <vt:lpwstr>_Toc299625861</vt:lpwstr>
      </vt:variant>
      <vt:variant>
        <vt:i4>1769521</vt:i4>
      </vt:variant>
      <vt:variant>
        <vt:i4>44</vt:i4>
      </vt:variant>
      <vt:variant>
        <vt:i4>0</vt:i4>
      </vt:variant>
      <vt:variant>
        <vt:i4>5</vt:i4>
      </vt:variant>
      <vt:variant>
        <vt:lpwstr/>
      </vt:variant>
      <vt:variant>
        <vt:lpwstr>_Toc299625860</vt:lpwstr>
      </vt:variant>
      <vt:variant>
        <vt:i4>1572913</vt:i4>
      </vt:variant>
      <vt:variant>
        <vt:i4>38</vt:i4>
      </vt:variant>
      <vt:variant>
        <vt:i4>0</vt:i4>
      </vt:variant>
      <vt:variant>
        <vt:i4>5</vt:i4>
      </vt:variant>
      <vt:variant>
        <vt:lpwstr/>
      </vt:variant>
      <vt:variant>
        <vt:lpwstr>_Toc299625859</vt:lpwstr>
      </vt:variant>
      <vt:variant>
        <vt:i4>1572913</vt:i4>
      </vt:variant>
      <vt:variant>
        <vt:i4>32</vt:i4>
      </vt:variant>
      <vt:variant>
        <vt:i4>0</vt:i4>
      </vt:variant>
      <vt:variant>
        <vt:i4>5</vt:i4>
      </vt:variant>
      <vt:variant>
        <vt:lpwstr/>
      </vt:variant>
      <vt:variant>
        <vt:lpwstr>_Toc299625858</vt:lpwstr>
      </vt:variant>
      <vt:variant>
        <vt:i4>1572913</vt:i4>
      </vt:variant>
      <vt:variant>
        <vt:i4>26</vt:i4>
      </vt:variant>
      <vt:variant>
        <vt:i4>0</vt:i4>
      </vt:variant>
      <vt:variant>
        <vt:i4>5</vt:i4>
      </vt:variant>
      <vt:variant>
        <vt:lpwstr/>
      </vt:variant>
      <vt:variant>
        <vt:lpwstr>_Toc299625857</vt:lpwstr>
      </vt:variant>
      <vt:variant>
        <vt:i4>1572913</vt:i4>
      </vt:variant>
      <vt:variant>
        <vt:i4>20</vt:i4>
      </vt:variant>
      <vt:variant>
        <vt:i4>0</vt:i4>
      </vt:variant>
      <vt:variant>
        <vt:i4>5</vt:i4>
      </vt:variant>
      <vt:variant>
        <vt:lpwstr/>
      </vt:variant>
      <vt:variant>
        <vt:lpwstr>_Toc299625856</vt:lpwstr>
      </vt:variant>
      <vt:variant>
        <vt:i4>1572913</vt:i4>
      </vt:variant>
      <vt:variant>
        <vt:i4>14</vt:i4>
      </vt:variant>
      <vt:variant>
        <vt:i4>0</vt:i4>
      </vt:variant>
      <vt:variant>
        <vt:i4>5</vt:i4>
      </vt:variant>
      <vt:variant>
        <vt:lpwstr/>
      </vt:variant>
      <vt:variant>
        <vt:lpwstr>_Toc299625855</vt:lpwstr>
      </vt:variant>
      <vt:variant>
        <vt:i4>1572913</vt:i4>
      </vt:variant>
      <vt:variant>
        <vt:i4>8</vt:i4>
      </vt:variant>
      <vt:variant>
        <vt:i4>0</vt:i4>
      </vt:variant>
      <vt:variant>
        <vt:i4>5</vt:i4>
      </vt:variant>
      <vt:variant>
        <vt:lpwstr/>
      </vt:variant>
      <vt:variant>
        <vt:lpwstr>_Toc299625854</vt:lpwstr>
      </vt:variant>
      <vt:variant>
        <vt:i4>1572913</vt:i4>
      </vt:variant>
      <vt:variant>
        <vt:i4>2</vt:i4>
      </vt:variant>
      <vt:variant>
        <vt:i4>0</vt:i4>
      </vt:variant>
      <vt:variant>
        <vt:i4>5</vt:i4>
      </vt:variant>
      <vt:variant>
        <vt:lpwstr/>
      </vt:variant>
      <vt:variant>
        <vt:lpwstr>_Toc299625853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(Vertical)</dc:title>
  <dc:subject>Encounter Reporting User Manual</dc:subject>
  <dc:creator>Sharon Jackson</dc:creator>
  <cp:keywords/>
  <dc:description/>
  <cp:lastModifiedBy>DRicks</cp:lastModifiedBy>
  <cp:revision>2</cp:revision>
  <cp:lastPrinted>2012-04-24T13:15:00Z</cp:lastPrinted>
  <dcterms:created xsi:type="dcterms:W3CDTF">2012-04-24T14:52:00Z</dcterms:created>
  <dcterms:modified xsi:type="dcterms:W3CDTF">2012-04-24T14:52:00Z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MCOA_Template">
    <vt:lpwstr>ReportVertical.dot</vt:lpwstr>
  </property>
  <property fmtid="{D5CDD505-2E9C-101B-9397-08002B2CF9AE}" pid="3" name="MMCOA_PaperResize">
    <vt:lpwstr>Standard</vt:lpwstr>
  </property>
  <property fmtid="{D5CDD505-2E9C-101B-9397-08002B2CF9AE}" pid="4" name="MMCOA_CurrentPaperSetup">
    <vt:lpwstr>USLetter</vt:lpwstr>
  </property>
  <property fmtid="{D5CDD505-2E9C-101B-9397-08002B2CF9AE}" pid="5" name="MMCOA_Redate">
    <vt:lpwstr>Date;</vt:lpwstr>
  </property>
  <property fmtid="{D5CDD505-2E9C-101B-9397-08002B2CF9AE}" pid="6" name="MMCOA_BIC">
    <vt:bool>true</vt:bool>
  </property>
  <property fmtid="{D5CDD505-2E9C-101B-9397-08002B2CF9AE}" pid="7" name="BICCompanyNameNo1">
    <vt:lpwstr>Mercer Government Human Services Consulting</vt:lpwstr>
  </property>
  <property fmtid="{D5CDD505-2E9C-101B-9397-08002B2CF9AE}" pid="8" name="BICCompanyNameNo2">
    <vt:lpwstr> </vt:lpwstr>
  </property>
  <property fmtid="{D5CDD505-2E9C-101B-9397-08002B2CF9AE}" pid="9" name="BICCompanyNameNo3">
    <vt:lpwstr> </vt:lpwstr>
  </property>
  <property fmtid="{D5CDD505-2E9C-101B-9397-08002B2CF9AE}" pid="10" name="BICCompanyNameNo4">
    <vt:lpwstr> </vt:lpwstr>
  </property>
  <property fmtid="{D5CDD505-2E9C-101B-9397-08002B2CF9AE}" pid="11" name="BICCompanyAddressNo1">
    <vt:lpwstr>3131 E. Camelback Road, Suite 300_x000d_
Phoenix, AZ 85016-4536</vt:lpwstr>
  </property>
  <property fmtid="{D5CDD505-2E9C-101B-9397-08002B2CF9AE}" pid="12" name="BICCompanyAddressNo2">
    <vt:lpwstr> </vt:lpwstr>
  </property>
  <property fmtid="{D5CDD505-2E9C-101B-9397-08002B2CF9AE}" pid="13" name="BICCompanyAddressNo3">
    <vt:lpwstr> </vt:lpwstr>
  </property>
  <property fmtid="{D5CDD505-2E9C-101B-9397-08002B2CF9AE}" pid="14" name="BICCompanyAddressNo4">
    <vt:lpwstr> </vt:lpwstr>
  </property>
  <property fmtid="{D5CDD505-2E9C-101B-9397-08002B2CF9AE}" pid="15" name="BICCompanyPhoneNo1">
    <vt:lpwstr>602 522 6500</vt:lpwstr>
  </property>
  <property fmtid="{D5CDD505-2E9C-101B-9397-08002B2CF9AE}" pid="16" name="BICCompanyPhoneNo2">
    <vt:lpwstr> </vt:lpwstr>
  </property>
  <property fmtid="{D5CDD505-2E9C-101B-9397-08002B2CF9AE}" pid="17" name="BICCompanyPhoneNo3">
    <vt:lpwstr> </vt:lpwstr>
  </property>
  <property fmtid="{D5CDD505-2E9C-101B-9397-08002B2CF9AE}" pid="18" name="BICCompanyPhoneNo4">
    <vt:lpwstr> </vt:lpwstr>
  </property>
  <property fmtid="{D5CDD505-2E9C-101B-9397-08002B2CF9AE}" pid="19" name="BICCompanyAbbreviatedNameNo1">
    <vt:lpwstr>Mercer Government Human Services Consulting</vt:lpwstr>
  </property>
  <property fmtid="{D5CDD505-2E9C-101B-9397-08002B2CF9AE}" pid="20" name="BICCompanyAbbreviatedNameNo2">
    <vt:lpwstr> </vt:lpwstr>
  </property>
  <property fmtid="{D5CDD505-2E9C-101B-9397-08002B2CF9AE}" pid="21" name="BICCompanyAbbreviatedNameNo3">
    <vt:lpwstr> </vt:lpwstr>
  </property>
  <property fmtid="{D5CDD505-2E9C-101B-9397-08002B2CF9AE}" pid="22" name="BICCompanyAbbreviatedNameNo4">
    <vt:lpwstr> </vt:lpwstr>
  </property>
  <property fmtid="{D5CDD505-2E9C-101B-9397-08002B2CF9AE}" pid="23" name="BICCompanyAbbreviationNo1">
    <vt:lpwstr>MRH</vt:lpwstr>
  </property>
  <property fmtid="{D5CDD505-2E9C-101B-9397-08002B2CF9AE}" pid="24" name="BICCompanyAbbreviationNo2">
    <vt:lpwstr> </vt:lpwstr>
  </property>
  <property fmtid="{D5CDD505-2E9C-101B-9397-08002B2CF9AE}" pid="25" name="BICCompanyAbbreviationNo3">
    <vt:lpwstr> </vt:lpwstr>
  </property>
  <property fmtid="{D5CDD505-2E9C-101B-9397-08002B2CF9AE}" pid="26" name="BICCompanyAbbreviationNo4">
    <vt:lpwstr> </vt:lpwstr>
  </property>
  <property fmtid="{D5CDD505-2E9C-101B-9397-08002B2CF9AE}" pid="27" name="MMCOA_TemplateVersion">
    <vt:lpwstr>3.3</vt:lpwstr>
  </property>
  <property fmtid="{D5CDD505-2E9C-101B-9397-08002B2CF9AE}" pid="28" name="MMCOA_CoverColour">
    <vt:lpwstr>MMC_NoCover</vt:lpwstr>
  </property>
  <property fmtid="{D5CDD505-2E9C-101B-9397-08002B2CF9AE}" pid="29" name="MMCOA_UI_Language">
    <vt:lpwstr>en-GB</vt:lpwstr>
  </property>
  <property fmtid="{D5CDD505-2E9C-101B-9397-08002B2CF9AE}" pid="30" name="MMCOA_Language">
    <vt:lpwstr>en-US</vt:lpwstr>
  </property>
  <property fmtid="{D5CDD505-2E9C-101B-9397-08002B2CF9AE}" pid="31" name="MMCOA_LanguageDateFormat">
    <vt:lpwstr>MMMM d, yyyy</vt:lpwstr>
  </property>
  <property fmtid="{D5CDD505-2E9C-101B-9397-08002B2CF9AE}" pid="32" name="MMCOA_PaperOrientation">
    <vt:lpwstr/>
  </property>
  <property fmtid="{D5CDD505-2E9C-101B-9397-08002B2CF9AE}" pid="33" name="MMCOA_Date">
    <vt:lpwstr>April 5, 2011</vt:lpwstr>
  </property>
  <property fmtid="{D5CDD505-2E9C-101B-9397-08002B2CF9AE}" pid="34" name="MMCOA_BaseStyle">
    <vt:lpwstr>Base</vt:lpwstr>
  </property>
  <property fmtid="{D5CDD505-2E9C-101B-9397-08002B2CF9AE}" pid="35" name="MMCOA_TableStyles">
    <vt:lpwstr>Table Heading Text;Table Text</vt:lpwstr>
  </property>
  <property fmtid="{D5CDD505-2E9C-101B-9397-08002B2CF9AE}" pid="36" name="MMCOA_SuppressLogo">
    <vt:lpwstr>Logo Hide;</vt:lpwstr>
  </property>
  <property fmtid="{D5CDD505-2E9C-101B-9397-08002B2CF9AE}" pid="37" name="MMCOA_SuppressLogoAddress">
    <vt:lpwstr>Logo Hide;Text Hide;</vt:lpwstr>
  </property>
  <property fmtid="{D5CDD505-2E9C-101B-9397-08002B2CF9AE}" pid="38" name="MMCOA_StyleKeyBindings">
    <vt:lpwstr>NormalþHeading 1þHeading 2þHeading 3þList BulletþList Bullet 2þList Bullet 3þList Bullet 4þList NumberþList Number 2þList Number 3þList Number 4þHeading Number 1þHeading Number 2þHeading Number 3þHead</vt:lpwstr>
  </property>
  <property fmtid="{D5CDD505-2E9C-101B-9397-08002B2CF9AE}" pid="39" name="MMCOA_StyleKeyBindings2">
    <vt:lpwstr>ing Number 4þNormal Indent 1þNormal Indent 2þNormal Indent 3þNormal Indent 4þHeading 1þHeading 2þHeading 3þHeading 5</vt:lpwstr>
  </property>
  <property fmtid="{D5CDD505-2E9C-101B-9397-08002B2CF9AE}" pid="40" name="MMCOA_StyleKeyBindingsKeys">
    <vt:lpwstr>846þ1585þ1586þ1587þ1590þ1591þ1592þ1593þ1648þ1649þ1650þ1651þ817þ818þ819þ821þ1653þ1654þ1655þ1656þ1585þ1586þ1587þ1589</vt:lpwstr>
  </property>
  <property fmtid="{D5CDD505-2E9C-101B-9397-08002B2CF9AE}" pid="41" name="MPR_PEERREVIEW">
    <vt:lpwstr>Peer Review Identifier</vt:lpwstr>
  </property>
  <property fmtid="{D5CDD505-2E9C-101B-9397-08002B2CF9AE}" pid="42" name="MPR_DocID">
    <vt:lpwstr>3014D50354194936AB453C23B4258813</vt:lpwstr>
  </property>
</Properties>
</file>